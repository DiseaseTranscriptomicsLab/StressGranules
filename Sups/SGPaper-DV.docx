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0D5AD0" w14:textId="6F54401D" w:rsidR="00E00D81" w:rsidRPr="00E14B7D" w:rsidRDefault="0016404B" w:rsidP="00B87F9F">
      <w:pPr>
        <w:pStyle w:val="NoSpacing"/>
        <w:jc w:val="both"/>
        <w:rPr>
          <w:lang w:val="en-GB"/>
        </w:rPr>
      </w:pPr>
      <w:r w:rsidRPr="00E14B7D">
        <w:rPr>
          <w:lang w:val="en-GB"/>
        </w:rPr>
        <w:t>Research Article</w:t>
      </w:r>
    </w:p>
    <w:p w14:paraId="78444536" w14:textId="12EEF4A0" w:rsidR="00250FB2" w:rsidRPr="00E14B7D" w:rsidRDefault="00250FB2" w:rsidP="00177C97">
      <w:pPr>
        <w:jc w:val="both"/>
        <w:rPr>
          <w:rFonts w:asciiTheme="majorHAnsi" w:hAnsiTheme="majorHAnsi" w:cs="Arial"/>
          <w:b/>
          <w:bCs/>
          <w:sz w:val="32"/>
          <w:szCs w:val="32"/>
          <w:lang w:val="en-GB"/>
        </w:rPr>
      </w:pPr>
      <w:r w:rsidRPr="00E14B7D">
        <w:rPr>
          <w:rFonts w:asciiTheme="majorHAnsi" w:hAnsiTheme="majorHAnsi" w:cs="Arial"/>
          <w:b/>
          <w:bCs/>
          <w:sz w:val="32"/>
          <w:szCs w:val="32"/>
          <w:lang w:val="en-GB"/>
        </w:rPr>
        <w:t xml:space="preserve">Revisiting Stress Granule Transcriptomes </w:t>
      </w:r>
      <w:r w:rsidR="00CC438B" w:rsidRPr="00E14B7D">
        <w:rPr>
          <w:rFonts w:asciiTheme="majorHAnsi" w:hAnsiTheme="majorHAnsi" w:cs="Arial"/>
          <w:b/>
          <w:bCs/>
          <w:sz w:val="32"/>
          <w:szCs w:val="32"/>
          <w:lang w:val="en-GB"/>
        </w:rPr>
        <w:t xml:space="preserve">Suggests </w:t>
      </w:r>
      <w:r w:rsidRPr="00E14B7D">
        <w:rPr>
          <w:rFonts w:asciiTheme="majorHAnsi" w:hAnsiTheme="majorHAnsi" w:cs="Arial"/>
          <w:b/>
          <w:bCs/>
          <w:sz w:val="32"/>
          <w:szCs w:val="32"/>
          <w:lang w:val="en-GB"/>
        </w:rPr>
        <w:t>Mitochondrial RNA Enrichment Despite Methodological Bias</w:t>
      </w:r>
    </w:p>
    <w:p w14:paraId="4307D6BB" w14:textId="49AB1382" w:rsidR="004B25C7" w:rsidRPr="004839F3" w:rsidRDefault="004B25C7" w:rsidP="00177C97">
      <w:pPr>
        <w:jc w:val="both"/>
        <w:rPr>
          <w:rFonts w:cs="Arial"/>
          <w:sz w:val="24"/>
          <w:szCs w:val="24"/>
          <w:lang w:val="pt-PT"/>
        </w:rPr>
      </w:pPr>
      <w:r w:rsidRPr="004839F3">
        <w:rPr>
          <w:rFonts w:cs="Arial"/>
          <w:sz w:val="24"/>
          <w:szCs w:val="24"/>
          <w:lang w:val="pt-PT"/>
        </w:rPr>
        <w:t>Alexandre Kaizeler</w:t>
      </w:r>
      <w:r w:rsidRPr="004839F3">
        <w:rPr>
          <w:rFonts w:cs="Arial"/>
          <w:sz w:val="24"/>
          <w:szCs w:val="24"/>
          <w:vertAlign w:val="superscript"/>
          <w:lang w:val="pt-PT"/>
        </w:rPr>
        <w:t>1</w:t>
      </w:r>
      <w:r w:rsidR="00EB37DD" w:rsidRPr="004839F3">
        <w:rPr>
          <w:rFonts w:cs="Arial"/>
          <w:sz w:val="24"/>
          <w:szCs w:val="24"/>
          <w:vertAlign w:val="superscript"/>
          <w:lang w:val="pt-PT"/>
        </w:rPr>
        <w:t>,</w:t>
      </w:r>
      <w:r w:rsidR="00007D4F" w:rsidRPr="004839F3">
        <w:rPr>
          <w:rFonts w:cs="Arial"/>
          <w:sz w:val="24"/>
          <w:szCs w:val="24"/>
          <w:vertAlign w:val="superscript"/>
          <w:lang w:val="pt-PT"/>
        </w:rPr>
        <w:t>2</w:t>
      </w:r>
      <w:r w:rsidR="00434B47" w:rsidRPr="004839F3">
        <w:rPr>
          <w:rFonts w:cs="Arial"/>
          <w:sz w:val="24"/>
          <w:szCs w:val="24"/>
          <w:vertAlign w:val="superscript"/>
          <w:lang w:val="pt-PT"/>
        </w:rPr>
        <w:t>,</w:t>
      </w:r>
      <w:r w:rsidR="00C66E8B" w:rsidRPr="004839F3">
        <w:rPr>
          <w:rFonts w:cs="Arial"/>
          <w:sz w:val="24"/>
          <w:szCs w:val="24"/>
          <w:vertAlign w:val="superscript"/>
          <w:lang w:val="pt-PT"/>
        </w:rPr>
        <w:t>3</w:t>
      </w:r>
      <w:r w:rsidR="00EB37DD" w:rsidRPr="004839F3">
        <w:rPr>
          <w:rFonts w:cs="Arial"/>
          <w:sz w:val="24"/>
          <w:szCs w:val="24"/>
          <w:lang w:val="pt-PT"/>
        </w:rPr>
        <w:t>*</w:t>
      </w:r>
    </w:p>
    <w:p w14:paraId="00E51D9D" w14:textId="04E95CF6" w:rsidR="006C3F98" w:rsidRPr="004839F3" w:rsidRDefault="006C3F98" w:rsidP="00177C97">
      <w:pPr>
        <w:jc w:val="both"/>
        <w:rPr>
          <w:rFonts w:cs="Arial"/>
          <w:sz w:val="24"/>
          <w:szCs w:val="24"/>
          <w:lang w:val="pt-PT"/>
        </w:rPr>
      </w:pPr>
      <w:r w:rsidRPr="004839F3">
        <w:rPr>
          <w:rFonts w:cs="Arial"/>
          <w:sz w:val="24"/>
          <w:szCs w:val="24"/>
          <w:lang w:val="pt-PT"/>
        </w:rPr>
        <w:t>Diogo Coutinho</w:t>
      </w:r>
      <w:r w:rsidRPr="004839F3">
        <w:rPr>
          <w:rFonts w:cs="Arial"/>
          <w:sz w:val="24"/>
          <w:szCs w:val="24"/>
          <w:vertAlign w:val="superscript"/>
          <w:lang w:val="pt-PT"/>
        </w:rPr>
        <w:t>1</w:t>
      </w:r>
    </w:p>
    <w:p w14:paraId="08AE48D7" w14:textId="219B123D" w:rsidR="00177C97" w:rsidRPr="004839F3" w:rsidRDefault="00177C97" w:rsidP="00177C97">
      <w:pPr>
        <w:jc w:val="both"/>
        <w:rPr>
          <w:rFonts w:cs="Arial"/>
          <w:sz w:val="24"/>
          <w:szCs w:val="24"/>
          <w:lang w:val="pt-PT"/>
        </w:rPr>
      </w:pPr>
      <w:r w:rsidRPr="004839F3">
        <w:rPr>
          <w:rFonts w:cs="Arial"/>
          <w:sz w:val="24"/>
          <w:szCs w:val="24"/>
          <w:lang w:val="pt-PT"/>
        </w:rPr>
        <w:t>Diana V. Vieira</w:t>
      </w:r>
      <w:r w:rsidRPr="004839F3">
        <w:rPr>
          <w:rFonts w:cs="Arial"/>
          <w:sz w:val="24"/>
          <w:szCs w:val="24"/>
          <w:vertAlign w:val="superscript"/>
          <w:lang w:val="pt-PT"/>
        </w:rPr>
        <w:t>1</w:t>
      </w:r>
    </w:p>
    <w:p w14:paraId="10DF9845" w14:textId="3262A005" w:rsidR="00177C97" w:rsidRPr="004839F3" w:rsidRDefault="00177C97" w:rsidP="00B87F9F">
      <w:pPr>
        <w:jc w:val="both"/>
        <w:rPr>
          <w:rFonts w:cs="Arial"/>
          <w:sz w:val="24"/>
          <w:szCs w:val="24"/>
          <w:lang w:val="pt-PT"/>
        </w:rPr>
      </w:pPr>
      <w:r w:rsidRPr="004839F3">
        <w:rPr>
          <w:rFonts w:cs="Arial"/>
          <w:sz w:val="24"/>
          <w:szCs w:val="24"/>
          <w:lang w:val="pt-PT"/>
        </w:rPr>
        <w:t>Vanessa A. Morais</w:t>
      </w:r>
      <w:r w:rsidRPr="004839F3">
        <w:rPr>
          <w:rFonts w:cs="Arial"/>
          <w:sz w:val="24"/>
          <w:szCs w:val="24"/>
          <w:vertAlign w:val="superscript"/>
          <w:lang w:val="pt-PT"/>
        </w:rPr>
        <w:t>1,2</w:t>
      </w:r>
      <w:r w:rsidR="00434B47" w:rsidRPr="004839F3">
        <w:rPr>
          <w:rFonts w:cs="Arial"/>
          <w:sz w:val="24"/>
          <w:szCs w:val="24"/>
          <w:vertAlign w:val="superscript"/>
          <w:lang w:val="pt-PT"/>
        </w:rPr>
        <w:t>,</w:t>
      </w:r>
      <w:r w:rsidR="00434B47" w:rsidRPr="004839F3">
        <w:rPr>
          <w:rFonts w:cs="Arial"/>
          <w:sz w:val="24"/>
          <w:szCs w:val="24"/>
          <w:lang w:val="pt-PT"/>
        </w:rPr>
        <w:t>**</w:t>
      </w:r>
    </w:p>
    <w:p w14:paraId="45801ACE" w14:textId="2231513D" w:rsidR="004B25C7" w:rsidRPr="004839F3" w:rsidRDefault="004B25C7" w:rsidP="00B87F9F">
      <w:pPr>
        <w:jc w:val="both"/>
        <w:rPr>
          <w:rFonts w:cs="Arial"/>
          <w:sz w:val="24"/>
          <w:szCs w:val="24"/>
          <w:lang w:val="pt-PT"/>
        </w:rPr>
      </w:pPr>
      <w:r w:rsidRPr="004839F3">
        <w:rPr>
          <w:rFonts w:cs="Arial"/>
          <w:sz w:val="24"/>
          <w:szCs w:val="24"/>
          <w:lang w:val="pt-PT"/>
        </w:rPr>
        <w:t>Nuno L. Barbosa-Morais</w:t>
      </w:r>
      <w:r w:rsidRPr="004839F3">
        <w:rPr>
          <w:rFonts w:cs="Arial"/>
          <w:sz w:val="24"/>
          <w:szCs w:val="24"/>
          <w:vertAlign w:val="superscript"/>
          <w:lang w:val="pt-PT"/>
        </w:rPr>
        <w:t>1,</w:t>
      </w:r>
      <w:r w:rsidR="00007D4F" w:rsidRPr="004839F3">
        <w:rPr>
          <w:rFonts w:cs="Arial"/>
          <w:sz w:val="24"/>
          <w:szCs w:val="24"/>
          <w:vertAlign w:val="superscript"/>
          <w:lang w:val="pt-PT"/>
        </w:rPr>
        <w:t>2</w:t>
      </w:r>
      <w:r w:rsidR="00434B47" w:rsidRPr="004839F3">
        <w:rPr>
          <w:rFonts w:cs="Arial"/>
          <w:sz w:val="24"/>
          <w:szCs w:val="24"/>
          <w:vertAlign w:val="superscript"/>
          <w:lang w:val="pt-PT"/>
        </w:rPr>
        <w:t>,</w:t>
      </w:r>
      <w:r w:rsidR="00C66E8B" w:rsidRPr="004839F3">
        <w:rPr>
          <w:rFonts w:cs="Arial"/>
          <w:sz w:val="24"/>
          <w:szCs w:val="24"/>
          <w:vertAlign w:val="superscript"/>
          <w:lang w:val="pt-PT"/>
        </w:rPr>
        <w:t>3</w:t>
      </w:r>
      <w:r w:rsidRPr="004839F3">
        <w:rPr>
          <w:rFonts w:cs="Arial"/>
          <w:sz w:val="24"/>
          <w:szCs w:val="24"/>
          <w:lang w:val="pt-PT"/>
        </w:rPr>
        <w:t>*</w:t>
      </w:r>
      <w:r w:rsidR="00921410" w:rsidRPr="004839F3">
        <w:rPr>
          <w:rFonts w:cs="Arial"/>
          <w:sz w:val="24"/>
          <w:szCs w:val="24"/>
          <w:lang w:val="pt-PT"/>
        </w:rPr>
        <w:t>*</w:t>
      </w:r>
      <w:r w:rsidR="00434B47" w:rsidRPr="004839F3">
        <w:rPr>
          <w:rFonts w:cs="Arial"/>
          <w:sz w:val="24"/>
          <w:szCs w:val="24"/>
          <w:lang w:val="pt-PT"/>
        </w:rPr>
        <w:t>*</w:t>
      </w:r>
    </w:p>
    <w:p w14:paraId="044244B8" w14:textId="2F1F0DBB" w:rsidR="004B25C7" w:rsidRPr="004839F3" w:rsidRDefault="004B25C7" w:rsidP="00B87F9F">
      <w:pPr>
        <w:jc w:val="both"/>
        <w:rPr>
          <w:rFonts w:cs="Arial"/>
          <w:sz w:val="24"/>
          <w:szCs w:val="24"/>
          <w:lang w:val="pt-PT"/>
        </w:rPr>
      </w:pPr>
      <w:r w:rsidRPr="004839F3">
        <w:rPr>
          <w:rFonts w:cs="Arial"/>
          <w:sz w:val="24"/>
          <w:szCs w:val="24"/>
          <w:vertAlign w:val="superscript"/>
          <w:lang w:val="pt-PT"/>
        </w:rPr>
        <w:t>1</w:t>
      </w:r>
      <w:r w:rsidRPr="004839F3">
        <w:rPr>
          <w:rFonts w:cs="Arial"/>
          <w:sz w:val="24"/>
          <w:szCs w:val="24"/>
          <w:lang w:val="pt-PT"/>
        </w:rPr>
        <w:t xml:space="preserve"> </w:t>
      </w:r>
      <w:r w:rsidR="007274A7" w:rsidRPr="004839F3">
        <w:rPr>
          <w:rFonts w:cs="Arial"/>
          <w:sz w:val="24"/>
          <w:szCs w:val="24"/>
          <w:lang w:val="pt-PT"/>
        </w:rPr>
        <w:t>Gulbenkian Institute for Molecular Medicine</w:t>
      </w:r>
      <w:r w:rsidRPr="004839F3">
        <w:rPr>
          <w:rFonts w:cs="Arial"/>
          <w:sz w:val="24"/>
          <w:szCs w:val="24"/>
          <w:lang w:val="pt-PT"/>
        </w:rPr>
        <w:t>, 1649-</w:t>
      </w:r>
      <w:r w:rsidR="003B2AA7" w:rsidRPr="004839F3">
        <w:rPr>
          <w:rFonts w:cs="Arial"/>
          <w:sz w:val="24"/>
          <w:szCs w:val="24"/>
          <w:lang w:val="pt-PT"/>
        </w:rPr>
        <w:t xml:space="preserve">035 </w:t>
      </w:r>
      <w:r w:rsidRPr="004839F3">
        <w:rPr>
          <w:rFonts w:cs="Arial"/>
          <w:sz w:val="24"/>
          <w:szCs w:val="24"/>
          <w:lang w:val="pt-PT"/>
        </w:rPr>
        <w:t>Lisbon, Portugal</w:t>
      </w:r>
    </w:p>
    <w:p w14:paraId="030E40C2" w14:textId="58F2431F" w:rsidR="00007D4F" w:rsidRPr="004839F3" w:rsidRDefault="00007D4F" w:rsidP="00B87F9F">
      <w:pPr>
        <w:jc w:val="both"/>
        <w:rPr>
          <w:rFonts w:cs="Arial"/>
          <w:sz w:val="24"/>
          <w:szCs w:val="24"/>
          <w:lang w:val="pt-PT"/>
        </w:rPr>
      </w:pPr>
      <w:r w:rsidRPr="004839F3">
        <w:rPr>
          <w:rFonts w:cs="Arial"/>
          <w:sz w:val="24"/>
          <w:szCs w:val="24"/>
          <w:vertAlign w:val="superscript"/>
          <w:lang w:val="pt-PT"/>
        </w:rPr>
        <w:t>2</w:t>
      </w:r>
      <w:r w:rsidRPr="004839F3">
        <w:rPr>
          <w:rFonts w:cs="Arial"/>
          <w:sz w:val="24"/>
          <w:szCs w:val="24"/>
          <w:lang w:val="pt-PT"/>
        </w:rPr>
        <w:t xml:space="preserve"> Faculdade de Medicina, Universidade de Lisboa, 1649-028 Lisbon, Portugal</w:t>
      </w:r>
    </w:p>
    <w:p w14:paraId="24D054CE" w14:textId="3370889F" w:rsidR="00C66E8B" w:rsidRPr="004839F3" w:rsidRDefault="00C66E8B" w:rsidP="00B87F9F">
      <w:pPr>
        <w:jc w:val="both"/>
        <w:rPr>
          <w:rFonts w:cs="Arial"/>
          <w:sz w:val="24"/>
          <w:szCs w:val="24"/>
          <w:lang w:val="pt-PT"/>
        </w:rPr>
      </w:pPr>
      <w:r w:rsidRPr="004839F3">
        <w:rPr>
          <w:rFonts w:cs="Arial"/>
          <w:sz w:val="24"/>
          <w:szCs w:val="24"/>
          <w:vertAlign w:val="superscript"/>
          <w:lang w:val="pt-PT"/>
        </w:rPr>
        <w:t>3</w:t>
      </w:r>
      <w:r w:rsidRPr="004839F3">
        <w:rPr>
          <w:rFonts w:cs="Arial"/>
          <w:sz w:val="24"/>
          <w:szCs w:val="24"/>
          <w:lang w:val="pt-PT"/>
        </w:rPr>
        <w:t xml:space="preserve"> Comprehensive Health Research Centre (CHRC), NOVA Medical School|Faculdade de Ciências Médicas, NMS|FCM, Universidade NOVA de Lisboa, 1169-056 Lisbon, Portugal</w:t>
      </w:r>
    </w:p>
    <w:p w14:paraId="1413F283" w14:textId="55EDD6A0" w:rsidR="00F75978" w:rsidRPr="00E1164B" w:rsidRDefault="004B25C7" w:rsidP="00B87F9F">
      <w:pPr>
        <w:jc w:val="both"/>
        <w:rPr>
          <w:rFonts w:cs="Arial"/>
          <w:sz w:val="24"/>
          <w:szCs w:val="24"/>
          <w:lang w:val="en-GB"/>
        </w:rPr>
      </w:pPr>
      <w:r w:rsidRPr="00E1164B">
        <w:rPr>
          <w:rFonts w:cs="Arial"/>
          <w:sz w:val="24"/>
          <w:szCs w:val="24"/>
          <w:lang w:val="en-GB"/>
        </w:rPr>
        <w:t xml:space="preserve">* </w:t>
      </w:r>
      <w:r w:rsidR="00F75978" w:rsidRPr="00E1164B">
        <w:rPr>
          <w:rFonts w:cs="Arial"/>
          <w:sz w:val="24"/>
          <w:szCs w:val="24"/>
          <w:lang w:val="en-GB"/>
        </w:rPr>
        <w:t xml:space="preserve">First </w:t>
      </w:r>
      <w:r w:rsidRPr="00E1164B">
        <w:rPr>
          <w:rFonts w:cs="Arial"/>
          <w:sz w:val="24"/>
          <w:szCs w:val="24"/>
          <w:lang w:val="en-GB"/>
        </w:rPr>
        <w:t>Corresponding Author</w:t>
      </w:r>
      <w:r w:rsidR="007274A7" w:rsidRPr="00E1164B">
        <w:rPr>
          <w:rFonts w:cs="Arial"/>
          <w:sz w:val="24"/>
          <w:szCs w:val="24"/>
          <w:lang w:val="en-GB"/>
        </w:rPr>
        <w:t>:</w:t>
      </w:r>
      <w:r w:rsidR="00234381" w:rsidRPr="00E1164B">
        <w:rPr>
          <w:rFonts w:cs="Arial"/>
          <w:sz w:val="24"/>
          <w:szCs w:val="24"/>
          <w:lang w:val="en-GB"/>
        </w:rPr>
        <w:t xml:space="preserve"> Alexandre Kaizeler</w:t>
      </w:r>
      <w:r w:rsidR="00FF28FF" w:rsidRPr="00E1164B">
        <w:rPr>
          <w:rFonts w:cs="Arial"/>
          <w:sz w:val="24"/>
          <w:szCs w:val="24"/>
          <w:lang w:val="en-GB"/>
        </w:rPr>
        <w:t xml:space="preserve"> – </w:t>
      </w:r>
      <w:hyperlink r:id="rId8" w:history="1">
        <w:r w:rsidR="00FF28FF" w:rsidRPr="00E1164B">
          <w:rPr>
            <w:rStyle w:val="Hyperlink"/>
            <w:rFonts w:cs="Arial"/>
            <w:sz w:val="24"/>
            <w:szCs w:val="24"/>
            <w:lang w:val="en-GB"/>
          </w:rPr>
          <w:t>alexandre.afonso@gimm.pt</w:t>
        </w:r>
      </w:hyperlink>
    </w:p>
    <w:p w14:paraId="1285C70B" w14:textId="1A98F467" w:rsidR="00434B47" w:rsidRPr="00E1164B" w:rsidRDefault="00434B47" w:rsidP="00434B47">
      <w:pPr>
        <w:jc w:val="both"/>
        <w:rPr>
          <w:rFonts w:cs="Arial"/>
          <w:sz w:val="24"/>
          <w:szCs w:val="24"/>
          <w:lang w:val="en-GB"/>
        </w:rPr>
      </w:pPr>
      <w:r w:rsidRPr="00E1164B">
        <w:rPr>
          <w:rFonts w:cs="Arial"/>
          <w:sz w:val="24"/>
          <w:szCs w:val="24"/>
          <w:lang w:val="en-GB"/>
        </w:rPr>
        <w:t xml:space="preserve">** Second Corresponding Author: Vanessa A. Morais – </w:t>
      </w:r>
      <w:r w:rsidR="005D208F" w:rsidRPr="005D208F">
        <w:rPr>
          <w:rFonts w:cs="Arial"/>
          <w:sz w:val="24"/>
          <w:szCs w:val="24"/>
          <w:lang w:val="en-GB"/>
        </w:rPr>
        <w:t>vmorais@medicina.ulisboa.pt</w:t>
      </w:r>
    </w:p>
    <w:p w14:paraId="23DCCC2D" w14:textId="7C0FBA21" w:rsidR="004B25C7" w:rsidRPr="00E1164B" w:rsidRDefault="00F75978" w:rsidP="00B87F9F">
      <w:pPr>
        <w:jc w:val="both"/>
        <w:rPr>
          <w:rFonts w:cs="Arial"/>
          <w:sz w:val="24"/>
          <w:szCs w:val="24"/>
          <w:lang w:val="en-GB"/>
        </w:rPr>
      </w:pPr>
      <w:r w:rsidRPr="00E1164B">
        <w:rPr>
          <w:rFonts w:cs="Arial"/>
          <w:sz w:val="24"/>
          <w:szCs w:val="24"/>
          <w:lang w:val="en-GB"/>
        </w:rPr>
        <w:t>*</w:t>
      </w:r>
      <w:r w:rsidR="00434B47" w:rsidRPr="00E1164B">
        <w:rPr>
          <w:rFonts w:cs="Arial"/>
          <w:sz w:val="24"/>
          <w:szCs w:val="24"/>
          <w:lang w:val="en-GB"/>
        </w:rPr>
        <w:t>*</w:t>
      </w:r>
      <w:r w:rsidRPr="00E1164B">
        <w:rPr>
          <w:rFonts w:cs="Arial"/>
          <w:sz w:val="24"/>
          <w:szCs w:val="24"/>
          <w:lang w:val="en-GB"/>
        </w:rPr>
        <w:t xml:space="preserve">* </w:t>
      </w:r>
      <w:r w:rsidR="00434B47" w:rsidRPr="00E1164B">
        <w:rPr>
          <w:rFonts w:cs="Arial"/>
          <w:sz w:val="24"/>
          <w:szCs w:val="24"/>
          <w:lang w:val="en-GB"/>
        </w:rPr>
        <w:t xml:space="preserve">Third </w:t>
      </w:r>
      <w:r w:rsidRPr="00E1164B">
        <w:rPr>
          <w:rFonts w:cs="Arial"/>
          <w:sz w:val="24"/>
          <w:szCs w:val="24"/>
          <w:lang w:val="en-GB"/>
        </w:rPr>
        <w:t xml:space="preserve">Corresponding Author: </w:t>
      </w:r>
      <w:r w:rsidR="00FF28FF" w:rsidRPr="00E1164B">
        <w:rPr>
          <w:rFonts w:cs="Arial"/>
          <w:sz w:val="24"/>
          <w:szCs w:val="24"/>
          <w:lang w:val="en-GB"/>
        </w:rPr>
        <w:t>Nuno L. Barbosa-Morais – nuno.morais@</w:t>
      </w:r>
      <w:r w:rsidR="00FE4D98" w:rsidRPr="00E1164B">
        <w:rPr>
          <w:rFonts w:cs="Arial"/>
          <w:sz w:val="24"/>
          <w:szCs w:val="24"/>
          <w:lang w:val="en-GB"/>
        </w:rPr>
        <w:t>nms.unl.pt</w:t>
      </w:r>
    </w:p>
    <w:p w14:paraId="43CD4163" w14:textId="7D502799" w:rsidR="004B25C7" w:rsidRPr="00E1164B" w:rsidRDefault="00FE7F5C" w:rsidP="00533F41">
      <w:pPr>
        <w:pStyle w:val="Heading1"/>
        <w:rPr>
          <w:lang w:val="en-GB"/>
        </w:rPr>
      </w:pPr>
      <w:r>
        <w:rPr>
          <w:lang w:val="en-GB"/>
        </w:rPr>
        <w:t>Abstract</w:t>
      </w:r>
    </w:p>
    <w:p w14:paraId="1C4D7DC9" w14:textId="3218BF9A" w:rsidR="003E4FC8" w:rsidRPr="00E1164B" w:rsidRDefault="003E4FC8" w:rsidP="003E4FC8">
      <w:pPr>
        <w:rPr>
          <w:rFonts w:ascii="Arial" w:hAnsi="Arial" w:cs="Arial"/>
          <w:sz w:val="24"/>
          <w:szCs w:val="24"/>
          <w:lang w:val="en-GB"/>
        </w:rPr>
      </w:pPr>
      <w:r w:rsidRPr="00E1164B">
        <w:rPr>
          <w:rFonts w:ascii="Arial" w:hAnsi="Arial" w:cs="Arial"/>
          <w:sz w:val="24"/>
          <w:szCs w:val="24"/>
          <w:lang w:val="en-GB"/>
        </w:rPr>
        <w:t>Stress granules (SGs) are dynamic, membraneless cytoplasmic condensates that form in response to diverse cellular stressors. Although proposed to modulate stress responses by selectively sequestering proteins and RNAs, their precise molecular composition and function remain unclear. Reported SG transcriptomes differ substantially due to methodological discrepancies, notably between differential centrifugation (DC) and proximity label</w:t>
      </w:r>
      <w:ins w:id="0" w:author="Diana Vieira" w:date="2026-08-26T16:56:00Z" w16du:dateUtc="2026-08-26T15:56:00Z">
        <w:r w:rsidR="008F1493">
          <w:rPr>
            <w:rFonts w:ascii="Arial" w:hAnsi="Arial" w:cs="Arial"/>
            <w:sz w:val="24"/>
            <w:szCs w:val="24"/>
            <w:lang w:val="en-GB"/>
          </w:rPr>
          <w:t>l</w:t>
        </w:r>
      </w:ins>
      <w:r w:rsidRPr="00E1164B">
        <w:rPr>
          <w:rFonts w:ascii="Arial" w:hAnsi="Arial" w:cs="Arial"/>
          <w:sz w:val="24"/>
          <w:szCs w:val="24"/>
          <w:lang w:val="en-GB"/>
        </w:rPr>
        <w:t>ing (PL). Here, we reanaly</w:t>
      </w:r>
      <w:r w:rsidR="00A942FF" w:rsidRPr="00E1164B">
        <w:rPr>
          <w:rFonts w:ascii="Arial" w:hAnsi="Arial" w:cs="Arial"/>
          <w:sz w:val="24"/>
          <w:szCs w:val="24"/>
          <w:lang w:val="en-GB"/>
        </w:rPr>
        <w:t>s</w:t>
      </w:r>
      <w:r w:rsidRPr="00E1164B">
        <w:rPr>
          <w:rFonts w:ascii="Arial" w:hAnsi="Arial" w:cs="Arial"/>
          <w:sz w:val="24"/>
          <w:szCs w:val="24"/>
          <w:lang w:val="en-GB"/>
        </w:rPr>
        <w:t xml:space="preserve">e publicly available human SG transcriptomes across multiple stressors, cell types, and isolation strategies. </w:t>
      </w:r>
      <w:r w:rsidR="00455A62" w:rsidRPr="00E1164B">
        <w:rPr>
          <w:rFonts w:ascii="Arial" w:hAnsi="Arial" w:cs="Arial"/>
          <w:sz w:val="24"/>
          <w:szCs w:val="24"/>
          <w:lang w:val="en-GB"/>
        </w:rPr>
        <w:t>DC-based profiles were strongly shaped by RNA length, consistent with a physical bias inherent to the sedimentation-based separation</w:t>
      </w:r>
      <w:r w:rsidRPr="00E1164B">
        <w:rPr>
          <w:rFonts w:ascii="Arial" w:hAnsi="Arial" w:cs="Arial"/>
          <w:sz w:val="24"/>
          <w:szCs w:val="24"/>
          <w:lang w:val="en-GB"/>
        </w:rPr>
        <w:t xml:space="preserve">. Correcting for this effect reveals limited concordance between studies, yet </w:t>
      </w:r>
      <w:commentRangeStart w:id="1"/>
      <w:r w:rsidR="00E064F9" w:rsidRPr="00E1164B">
        <w:rPr>
          <w:rFonts w:ascii="Arial" w:hAnsi="Arial" w:cs="Arial"/>
          <w:sz w:val="24"/>
          <w:szCs w:val="24"/>
          <w:lang w:val="en-GB"/>
        </w:rPr>
        <w:t xml:space="preserve">potential </w:t>
      </w:r>
      <w:r w:rsidRPr="00E1164B">
        <w:rPr>
          <w:rFonts w:ascii="Arial" w:hAnsi="Arial" w:cs="Arial"/>
          <w:sz w:val="24"/>
          <w:szCs w:val="24"/>
          <w:lang w:val="en-GB"/>
        </w:rPr>
        <w:t>enrichment of mitochondrially encoded RNAs emerges as a consistent feature</w:t>
      </w:r>
      <w:commentRangeEnd w:id="1"/>
      <w:r w:rsidR="008F1493" w:rsidRPr="00E1164B">
        <w:rPr>
          <w:rStyle w:val="CommentReference"/>
          <w:rFonts w:ascii="Arial" w:hAnsi="Arial" w:cs="Arial"/>
          <w:sz w:val="24"/>
          <w:szCs w:val="24"/>
          <w:lang w:val="en-GB"/>
        </w:rPr>
        <w:commentReference w:id="1"/>
      </w:r>
      <w:r w:rsidRPr="00E1164B">
        <w:rPr>
          <w:rFonts w:ascii="Arial" w:hAnsi="Arial" w:cs="Arial"/>
          <w:sz w:val="24"/>
          <w:szCs w:val="24"/>
          <w:lang w:val="en-GB"/>
        </w:rPr>
        <w:t xml:space="preserve">. Immunofluorescence experiments further support </w:t>
      </w:r>
      <w:commentRangeStart w:id="2"/>
      <w:r w:rsidRPr="00E1164B">
        <w:rPr>
          <w:rFonts w:ascii="Arial" w:hAnsi="Arial" w:cs="Arial"/>
          <w:sz w:val="24"/>
          <w:szCs w:val="24"/>
          <w:lang w:val="en-GB"/>
        </w:rPr>
        <w:t>dsRNA uptake by SGs upon stress</w:t>
      </w:r>
      <w:commentRangeEnd w:id="2"/>
      <w:r w:rsidR="008F1493" w:rsidRPr="00E1164B">
        <w:rPr>
          <w:rStyle w:val="CommentReference"/>
          <w:rFonts w:ascii="Arial" w:hAnsi="Arial" w:cs="Arial"/>
          <w:sz w:val="24"/>
          <w:szCs w:val="24"/>
          <w:lang w:val="en-GB"/>
        </w:rPr>
        <w:commentReference w:id="2"/>
      </w:r>
      <w:r w:rsidRPr="00E1164B">
        <w:rPr>
          <w:rFonts w:ascii="Arial" w:hAnsi="Arial" w:cs="Arial"/>
          <w:sz w:val="24"/>
          <w:szCs w:val="24"/>
          <w:lang w:val="en-GB"/>
        </w:rPr>
        <w:t>. Since leakage of mitochondrial nucleic acids is a well-characteri</w:t>
      </w:r>
      <w:r w:rsidR="00A942FF" w:rsidRPr="00E1164B">
        <w:rPr>
          <w:rFonts w:ascii="Arial" w:hAnsi="Arial" w:cs="Arial"/>
          <w:sz w:val="24"/>
          <w:szCs w:val="24"/>
          <w:lang w:val="en-GB"/>
        </w:rPr>
        <w:t>s</w:t>
      </w:r>
      <w:r w:rsidRPr="00E1164B">
        <w:rPr>
          <w:rFonts w:ascii="Arial" w:hAnsi="Arial" w:cs="Arial"/>
          <w:sz w:val="24"/>
          <w:szCs w:val="24"/>
          <w:lang w:val="en-GB"/>
        </w:rPr>
        <w:t xml:space="preserve">ed damage-associated molecular pattern linked to inflammation, their sequestration in SGs suggests a potential role in modulating immune-related stress responses. These findings refine our understanding of SG composition, underscore the need to control for technical </w:t>
      </w:r>
      <w:del w:id="3" w:author="Diana Vieira" w:date="2026-08-26T16:56:00Z" w16du:dateUtc="2026-08-26T15:56:00Z">
        <w:r w:rsidRPr="00E1164B" w:rsidDel="008F1493">
          <w:rPr>
            <w:rFonts w:ascii="Arial" w:hAnsi="Arial" w:cs="Arial"/>
            <w:sz w:val="24"/>
            <w:szCs w:val="24"/>
            <w:lang w:val="en-GB"/>
          </w:rPr>
          <w:delText xml:space="preserve">artifacts </w:delText>
        </w:r>
      </w:del>
      <w:ins w:id="4" w:author="Diana Vieira" w:date="2026-08-26T16:56:00Z" w16du:dateUtc="2026-08-26T15:56:00Z">
        <w:r w:rsidR="008F1493" w:rsidRPr="00E1164B">
          <w:rPr>
            <w:rFonts w:ascii="Arial" w:hAnsi="Arial" w:cs="Arial"/>
            <w:sz w:val="24"/>
            <w:szCs w:val="24"/>
            <w:lang w:val="en-GB"/>
          </w:rPr>
          <w:t>art</w:t>
        </w:r>
        <w:r w:rsidR="008F1493">
          <w:rPr>
            <w:rFonts w:ascii="Arial" w:hAnsi="Arial" w:cs="Arial"/>
            <w:sz w:val="24"/>
            <w:szCs w:val="24"/>
            <w:lang w:val="en-GB"/>
          </w:rPr>
          <w:t>e</w:t>
        </w:r>
        <w:r w:rsidR="008F1493" w:rsidRPr="00E1164B">
          <w:rPr>
            <w:rFonts w:ascii="Arial" w:hAnsi="Arial" w:cs="Arial"/>
            <w:sz w:val="24"/>
            <w:szCs w:val="24"/>
            <w:lang w:val="en-GB"/>
          </w:rPr>
          <w:t xml:space="preserve">facts </w:t>
        </w:r>
      </w:ins>
      <w:r w:rsidRPr="00E1164B">
        <w:rPr>
          <w:rFonts w:ascii="Arial" w:hAnsi="Arial" w:cs="Arial"/>
          <w:sz w:val="24"/>
          <w:szCs w:val="24"/>
          <w:lang w:val="en-GB"/>
        </w:rPr>
        <w:t xml:space="preserve">in SG isolation, and </w:t>
      </w:r>
      <w:r w:rsidRPr="00E1164B">
        <w:rPr>
          <w:rFonts w:ascii="Arial" w:hAnsi="Arial" w:cs="Arial"/>
          <w:sz w:val="24"/>
          <w:szCs w:val="24"/>
          <w:lang w:val="en-GB"/>
        </w:rPr>
        <w:lastRenderedPageBreak/>
        <w:t>provide a framework to distinguish genuine biological signals from methodological noise in SG research.</w:t>
      </w:r>
    </w:p>
    <w:p w14:paraId="61FED3DC" w14:textId="77777777" w:rsidR="00BC3F7F" w:rsidRPr="00E1164B" w:rsidRDefault="00BC3F7F" w:rsidP="0005428B">
      <w:pPr>
        <w:rPr>
          <w:lang w:val="en-GB"/>
        </w:rPr>
      </w:pPr>
    </w:p>
    <w:p w14:paraId="787348A3" w14:textId="77777777" w:rsidR="00BC3F7F" w:rsidRPr="00E1164B" w:rsidRDefault="00BC3F7F" w:rsidP="0005428B">
      <w:pPr>
        <w:rPr>
          <w:lang w:val="en-GB"/>
        </w:rPr>
      </w:pPr>
    </w:p>
    <w:p w14:paraId="45E4E8E0" w14:textId="77777777" w:rsidR="00BC3F7F" w:rsidRPr="00E1164B" w:rsidRDefault="00BC3F7F" w:rsidP="0005428B">
      <w:pPr>
        <w:rPr>
          <w:lang w:val="en-GB"/>
        </w:rPr>
      </w:pPr>
    </w:p>
    <w:p w14:paraId="152646F1" w14:textId="77777777" w:rsidR="00BC3F7F" w:rsidRPr="00E1164B" w:rsidRDefault="00BC3F7F" w:rsidP="0005428B">
      <w:pPr>
        <w:rPr>
          <w:lang w:val="en-GB"/>
        </w:rPr>
      </w:pPr>
    </w:p>
    <w:p w14:paraId="2EB2D4D4" w14:textId="77777777" w:rsidR="00BC3F7F" w:rsidRPr="00E1164B" w:rsidRDefault="00BC3F7F" w:rsidP="0005428B">
      <w:pPr>
        <w:rPr>
          <w:lang w:val="en-GB"/>
        </w:rPr>
      </w:pPr>
    </w:p>
    <w:p w14:paraId="17198157" w14:textId="77777777" w:rsidR="00BC3F7F" w:rsidRPr="00E1164B" w:rsidRDefault="00BC3F7F" w:rsidP="0005428B">
      <w:pPr>
        <w:rPr>
          <w:lang w:val="en-GB"/>
        </w:rPr>
      </w:pPr>
    </w:p>
    <w:p w14:paraId="0C8F944E" w14:textId="77777777" w:rsidR="00BC3F7F" w:rsidRPr="00E1164B" w:rsidRDefault="00BC3F7F" w:rsidP="0005428B">
      <w:pPr>
        <w:rPr>
          <w:lang w:val="en-GB"/>
        </w:rPr>
      </w:pPr>
    </w:p>
    <w:p w14:paraId="7A5DB3A0" w14:textId="77777777" w:rsidR="00BC3F7F" w:rsidRPr="00E1164B" w:rsidRDefault="00BC3F7F" w:rsidP="0005428B">
      <w:pPr>
        <w:rPr>
          <w:lang w:val="en-GB"/>
        </w:rPr>
      </w:pPr>
    </w:p>
    <w:p w14:paraId="3670260B" w14:textId="31FE0DA1" w:rsidR="004B25C7" w:rsidRPr="00E1164B" w:rsidRDefault="004B25C7" w:rsidP="00533F41">
      <w:pPr>
        <w:pStyle w:val="Heading1"/>
        <w:rPr>
          <w:lang w:val="en-GB"/>
        </w:rPr>
      </w:pPr>
      <w:r w:rsidRPr="00E1164B">
        <w:rPr>
          <w:lang w:val="en-GB"/>
        </w:rPr>
        <w:t>Graphical Abstract</w:t>
      </w:r>
    </w:p>
    <w:p w14:paraId="27AF4274" w14:textId="706AADAA" w:rsidR="00CB1CC0" w:rsidRPr="00E14B7D" w:rsidRDefault="0079350F" w:rsidP="00B87F9F">
      <w:pPr>
        <w:jc w:val="both"/>
        <w:rPr>
          <w:rFonts w:ascii="Arial" w:hAnsi="Arial" w:cs="Arial"/>
          <w:color w:val="00B0F0"/>
          <w:sz w:val="32"/>
          <w:szCs w:val="32"/>
          <w:lang w:val="en-GB"/>
        </w:rPr>
      </w:pPr>
      <w:r w:rsidRPr="00E14B7D">
        <w:rPr>
          <w:noProof/>
          <w:lang w:val="en-GB"/>
        </w:rPr>
        <w:drawing>
          <wp:inline distT="0" distB="0" distL="0" distR="0" wp14:anchorId="0ED3272E" wp14:editId="7E3CD491">
            <wp:extent cx="5942927" cy="2376805"/>
            <wp:effectExtent l="0" t="0" r="1270" b="4445"/>
            <wp:docPr id="1443807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7677" name="Imagem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2927" cy="2376805"/>
                    </a:xfrm>
                    <a:prstGeom prst="rect">
                      <a:avLst/>
                    </a:prstGeom>
                  </pic:spPr>
                </pic:pic>
              </a:graphicData>
            </a:graphic>
          </wp:inline>
        </w:drawing>
      </w:r>
    </w:p>
    <w:p w14:paraId="6D8E062D" w14:textId="5CE7DC89" w:rsidR="004B25C7" w:rsidRPr="00E14B7D" w:rsidRDefault="004B25C7" w:rsidP="00533F41">
      <w:pPr>
        <w:pStyle w:val="Heading1"/>
        <w:rPr>
          <w:lang w:val="en-GB"/>
        </w:rPr>
      </w:pPr>
      <w:r w:rsidRPr="00E14B7D">
        <w:rPr>
          <w:lang w:val="en-GB"/>
        </w:rPr>
        <w:t>Introduction</w:t>
      </w:r>
    </w:p>
    <w:p w14:paraId="348C17C4" w14:textId="4DD61444" w:rsidR="00D315C6" w:rsidRPr="00E1164B" w:rsidRDefault="004A5BAF" w:rsidP="0098059C">
      <w:pPr>
        <w:jc w:val="both"/>
        <w:rPr>
          <w:rFonts w:ascii="Arial" w:hAnsi="Arial" w:cs="Arial"/>
          <w:sz w:val="24"/>
          <w:szCs w:val="24"/>
          <w:lang w:val="en-GB"/>
        </w:rPr>
      </w:pPr>
      <w:r w:rsidRPr="00E14B7D">
        <w:rPr>
          <w:rFonts w:ascii="Arial" w:hAnsi="Arial" w:cs="Arial"/>
          <w:sz w:val="24"/>
          <w:szCs w:val="24"/>
          <w:lang w:val="en-GB"/>
        </w:rPr>
        <w:t xml:space="preserve">Stress </w:t>
      </w:r>
      <w:del w:id="5" w:author="Diana Vieira" w:date="2026-08-26T16:59:00Z" w16du:dateUtc="2026-08-26T15:59:00Z">
        <w:r w:rsidRPr="00E14B7D" w:rsidDel="008F1493">
          <w:rPr>
            <w:rFonts w:ascii="Arial" w:hAnsi="Arial" w:cs="Arial"/>
            <w:sz w:val="24"/>
            <w:szCs w:val="24"/>
            <w:lang w:val="en-GB"/>
          </w:rPr>
          <w:delText xml:space="preserve">Granules </w:delText>
        </w:r>
      </w:del>
      <w:ins w:id="6" w:author="Diana Vieira" w:date="2026-08-26T16:59:00Z" w16du:dateUtc="2026-08-26T15:59:00Z">
        <w:r w:rsidR="008F1493">
          <w:rPr>
            <w:rFonts w:ascii="Arial" w:hAnsi="Arial" w:cs="Arial"/>
            <w:sz w:val="24"/>
            <w:szCs w:val="24"/>
            <w:lang w:val="en-GB"/>
          </w:rPr>
          <w:t>g</w:t>
        </w:r>
        <w:r w:rsidR="008F1493" w:rsidRPr="00E14B7D">
          <w:rPr>
            <w:rFonts w:ascii="Arial" w:hAnsi="Arial" w:cs="Arial"/>
            <w:sz w:val="24"/>
            <w:szCs w:val="24"/>
            <w:lang w:val="en-GB"/>
          </w:rPr>
          <w:t xml:space="preserve">ranules </w:t>
        </w:r>
      </w:ins>
      <w:r w:rsidRPr="00E14B7D">
        <w:rPr>
          <w:rFonts w:ascii="Arial" w:hAnsi="Arial" w:cs="Arial"/>
          <w:sz w:val="24"/>
          <w:szCs w:val="24"/>
          <w:lang w:val="en-GB"/>
        </w:rPr>
        <w:t xml:space="preserve">(SGs) are </w:t>
      </w:r>
      <w:r w:rsidR="00445135" w:rsidRPr="00E14B7D">
        <w:rPr>
          <w:rFonts w:ascii="Arial" w:hAnsi="Arial" w:cs="Arial"/>
          <w:sz w:val="24"/>
          <w:szCs w:val="24"/>
          <w:lang w:val="en-GB"/>
        </w:rPr>
        <w:t xml:space="preserve">membraneless </w:t>
      </w:r>
      <w:r w:rsidRPr="00E14B7D">
        <w:rPr>
          <w:rFonts w:ascii="Arial" w:hAnsi="Arial" w:cs="Arial"/>
          <w:sz w:val="24"/>
          <w:szCs w:val="24"/>
          <w:lang w:val="en-GB"/>
        </w:rPr>
        <w:t xml:space="preserve">cytoplasmic structures </w:t>
      </w:r>
      <w:r w:rsidR="00445135" w:rsidRPr="00E14B7D">
        <w:rPr>
          <w:rFonts w:ascii="Arial" w:hAnsi="Arial" w:cs="Arial"/>
          <w:sz w:val="24"/>
          <w:szCs w:val="24"/>
          <w:lang w:val="en-GB"/>
        </w:rPr>
        <w:t>formed</w:t>
      </w:r>
      <w:r w:rsidRPr="00E14B7D">
        <w:rPr>
          <w:rFonts w:ascii="Arial" w:hAnsi="Arial" w:cs="Arial"/>
          <w:sz w:val="24"/>
          <w:szCs w:val="24"/>
          <w:lang w:val="en-GB"/>
        </w:rPr>
        <w:t xml:space="preserve"> in response to </w:t>
      </w:r>
      <w:r w:rsidR="00445135" w:rsidRPr="00E14B7D">
        <w:rPr>
          <w:rFonts w:ascii="Arial" w:hAnsi="Arial" w:cs="Arial"/>
          <w:sz w:val="24"/>
          <w:szCs w:val="24"/>
          <w:lang w:val="en-GB"/>
        </w:rPr>
        <w:t>a wide variety of stimuli</w:t>
      </w:r>
      <w:r w:rsidR="00BE1A11"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{"citationID":"XCGtU6Dq","properties":{"formattedCitation":"(1)","plainCitation":"(1)","noteIndex":0},"citationItems":[{"id":"7QlDGlPw/e3KK62pc","uris":["http://zotero.org/users/local/1p9EH8ax/items/3XN27NR3"],"itemData":{"id":21,"type":"article-journal","abstract":"Phase separation and cellular organization\n            Cells are compartmentalized to allow distinct processes to occur in membrane-delimited organelles. But similar spatial restriction of cellular components in membrane-less intracellular assemblies or condensates also appears to occur—much like oil droplets in water. These compartments contribute to multiple biological processes and regulatory mechanisms. Shin and Brangwynne review the protein-protein and protein-RNA interactions that result in formation of these structures. They explain known and potential functions of such structures in a range of examples, from signaling and local control of biochemical reactants to spatial segregation. In disease, such aggregation may go awry and contribute to neurodegenerative syndromes associated with inappropriate protein aggregation.\n            \n              Science\n              , this issue p.\n              eaaf4382\n            \n          , \n            \n              BACKGROUND\n              Living cells contain distinct subcompartments to facilitate spatiotemporal regulation of biological reactions. In addition to canonical membrane-bound organelles such as secretory vesicles and endoplasmic reticulum, there are many organelles that do not have an enclosing membrane yet remain coherent structures that can compartmentalize and concentrate specific sets of molecules. Examples include assemblies in the nucleus such as the nucleolus, Cajal bodies, and nuclear speckles and also cytoplasmic structures such as stress granules, P-bodies, and germ granules. These structures play diverse roles in various biological processes and are also increasingly implicated in protein aggregation diseases.\n            \n            \n              ADVANCES\n              A number of studies have shown that membrane-less assemblies exhibit remarkable liquid-like features. As with conventional liquids, they typically adopt round morphologies and coalesce into a single droplet upon contact with one another and also wet intracellular surfaces such as the nuclear envelope. Moreover, component molecules exhibit dynamic exchange with the surrounding nucleoplasm and cytoplasm. These findings together suggest that these structures represent liquid-phase condensates, which form via a biologically regulated (liquid-liquid) phase separation process. Liquid phase condensation increasingly appears to be a fundamental mechanism for organizing intracellular space. Consistent with this concept, several membrane-less organelles have been shown to exhibit a concentration threshold for assembly, a hallmark of phase separation. At the molecular level, weak, transient interactions between molecules with multivalent domains or intrinsically disordered regions (IDRs) are a driving force for phase separation. In cells, condensation of liquid-phase assemblies can be regulated by active processes, including transcription and various posttranslational modifications. The simplest physical picture of a homogeneous liquid phase is often not enough to capture the full complexity of intracellular condensates, which frequently exhibit heterogeneous multilayered structures with partially solid-like characters. However, recent studies have shown that multiple distinct liquid phases can coexist and give rise to richly structured droplet architectures determined by the relative liquid surface tensions. Moreover, solid-like phases can emerge from metastable liquid condensates via multiple routes of potentially both kinetic and thermodynamic origins, which has important implications for the role of intracellular liquids in protein aggregation pathologies.\n            \n            \n              OUTLOOK\n              The list of intracellular assemblies driven by liquid phase condensation is growing rapidly, but our understanding of their sequence-encoded biological function and dysfunction lags behind. Moreover, unlike equilibrium phases of nonliving matter, living cells are far from equilibrium, with intracellular condensates subject to various posttranslational regulation and other adenosine triphosphate–dependent biological activity. Efforts using in vitro reconstitution, combined with traditional cell biology approaches and quantitative biophysical tools, are required to elucidate how such nonequilibrium features of living cells control intracellular phase behavior. The functional consequences of forming liquid condensates are likely multifaceted and may include facilitated reaction, sequestration of specific factors, and organization of associated intracellular structures. Liquid phase condensation is particularly interesting in the nucleus, given the growing interest in the impact of nuclear phase behavior on the flow of genetic information; nuclear condensates range from micrometer-sized bodies such as the nucleolus to submicrometer structures such as transcriptional assemblies, all of which directly interact with and regulate the genome. Deepening our understanding of these intracellular states of matter not only will shed light on the basic biology of cellular organization but also may enable therapeutic intervention in protein aggregation disease by targeting intracellular phase behavior.\n              \n                \n                  Liquid phase condensation: An emerging paradigm of cellular organization.\n                  Living cells contain various types of condensed liquid-like structures enriched with a distinct set of biomolecules that assemble through regulated phase separation. Sequence-encoded physicochemical properties lead to rich intracellular phase behaviors, including multiphase structuring and emergence of solid-like states from metastable liquids. Liquid condensates affect the flow of information in the cell, often through affecting RNA transcription and protein translation.\n                \n                \n              \n            \n          , \n            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diseases.","container-title":"Science","DOI":"10.1126/science.aaf4382","ISSN":"0036-8075, 1095-9203","issue":"6357","journalAbbreviation":"Science","language":"en","page":"eaaf4382","source":"DOI.org (Crossref)","title":"Liquid phase condensation in cell physiology and disease","volume":"357","author":[{"family":"Shin","given":"Yongdae"},{"family":"Brangwynne","given":"Clifford P."}],"issued":{"date-parts":[["2017",9,22]]}}}],"schema":"https://github.com/citation-style-language/schema/raw/master/csl-citation.json"} </w:instrText>
      </w:r>
      <w:r w:rsidR="00BE1A11" w:rsidRPr="00E1164B">
        <w:rPr>
          <w:rFonts w:ascii="Arial" w:hAnsi="Arial" w:cs="Arial"/>
          <w:sz w:val="24"/>
          <w:szCs w:val="24"/>
          <w:lang w:val="en-GB"/>
        </w:rPr>
        <w:fldChar w:fldCharType="separate"/>
      </w:r>
      <w:r w:rsidR="0097304F" w:rsidRPr="0097304F">
        <w:rPr>
          <w:rFonts w:ascii="Aptos" w:hAnsi="Aptos"/>
          <w:sz w:val="24"/>
          <w:lang w:val="en-GB"/>
        </w:rPr>
        <w:t>(1)</w:t>
      </w:r>
      <w:r w:rsidR="00BE1A11" w:rsidRPr="00E1164B">
        <w:rPr>
          <w:rFonts w:ascii="Arial" w:hAnsi="Arial" w:cs="Arial"/>
          <w:sz w:val="24"/>
          <w:szCs w:val="24"/>
          <w:lang w:val="en-GB"/>
        </w:rPr>
        <w:fldChar w:fldCharType="end"/>
      </w:r>
      <w:r w:rsidR="00C25145" w:rsidRPr="00E1164B">
        <w:rPr>
          <w:rFonts w:ascii="Arial" w:hAnsi="Arial" w:cs="Arial"/>
          <w:sz w:val="24"/>
          <w:szCs w:val="24"/>
          <w:lang w:val="en-GB"/>
        </w:rPr>
        <w:t>, including</w:t>
      </w:r>
      <w:r w:rsidR="005D03A7" w:rsidRPr="00E1164B">
        <w:rPr>
          <w:rFonts w:ascii="Arial" w:hAnsi="Arial" w:cs="Arial"/>
          <w:sz w:val="24"/>
          <w:szCs w:val="24"/>
          <w:lang w:val="en-GB"/>
        </w:rPr>
        <w:t xml:space="preserve"> </w:t>
      </w:r>
      <w:r w:rsidRPr="00E1164B">
        <w:rPr>
          <w:rFonts w:ascii="Arial" w:hAnsi="Arial" w:cs="Arial"/>
          <w:sz w:val="24"/>
          <w:szCs w:val="24"/>
          <w:lang w:val="en-GB"/>
        </w:rPr>
        <w:t>hypoxia</w:t>
      </w:r>
      <w:r w:rsidR="00445135" w:rsidRPr="00E1164B">
        <w:rPr>
          <w:rFonts w:ascii="Arial" w:hAnsi="Arial" w:cs="Arial"/>
          <w:sz w:val="24"/>
          <w:szCs w:val="24"/>
          <w:lang w:val="en-GB"/>
        </w:rPr>
        <w:t xml:space="preserve">, </w:t>
      </w:r>
      <w:r w:rsidRPr="00E1164B">
        <w:rPr>
          <w:rFonts w:ascii="Arial" w:hAnsi="Arial" w:cs="Arial"/>
          <w:sz w:val="24"/>
          <w:szCs w:val="24"/>
          <w:lang w:val="en-GB"/>
        </w:rPr>
        <w:t>nutrient deprivation</w:t>
      </w:r>
      <w:r w:rsidR="00BE1A11" w:rsidRPr="00E1164B">
        <w:rPr>
          <w:rFonts w:ascii="Arial" w:hAnsi="Arial" w:cs="Arial"/>
          <w:sz w:val="24"/>
          <w:szCs w:val="24"/>
          <w:lang w:val="en-GB"/>
        </w:rPr>
        <w:t xml:space="preserve">, </w:t>
      </w:r>
      <w:r w:rsidR="00445135" w:rsidRPr="00E1164B">
        <w:rPr>
          <w:rFonts w:ascii="Arial" w:hAnsi="Arial" w:cs="Arial"/>
          <w:sz w:val="24"/>
          <w:szCs w:val="24"/>
          <w:lang w:val="en-GB"/>
        </w:rPr>
        <w:t>viral infection</w:t>
      </w:r>
      <w:r w:rsidR="00BE1A11" w:rsidRPr="00E1164B">
        <w:rPr>
          <w:rFonts w:ascii="Arial" w:hAnsi="Arial" w:cs="Arial"/>
          <w:sz w:val="24"/>
          <w:szCs w:val="24"/>
          <w:lang w:val="en-GB"/>
        </w:rPr>
        <w:t>,</w:t>
      </w:r>
      <w:r w:rsidR="008A429E" w:rsidRPr="00E1164B">
        <w:rPr>
          <w:rFonts w:ascii="Arial" w:hAnsi="Arial" w:cs="Arial"/>
          <w:sz w:val="24"/>
          <w:szCs w:val="24"/>
          <w:lang w:val="en-GB"/>
        </w:rPr>
        <w:t xml:space="preserve"> T cell activation,</w:t>
      </w:r>
      <w:r w:rsidR="00BE1A11" w:rsidRPr="00E1164B">
        <w:rPr>
          <w:rFonts w:ascii="Arial" w:hAnsi="Arial" w:cs="Arial"/>
          <w:sz w:val="24"/>
          <w:szCs w:val="24"/>
          <w:lang w:val="en-GB"/>
        </w:rPr>
        <w:t xml:space="preserve"> </w:t>
      </w:r>
      <w:r w:rsidR="00445135" w:rsidRPr="00E1164B">
        <w:rPr>
          <w:rFonts w:ascii="Arial" w:hAnsi="Arial" w:cs="Arial"/>
          <w:sz w:val="24"/>
          <w:szCs w:val="24"/>
          <w:lang w:val="en-GB"/>
        </w:rPr>
        <w:t>heat-shock</w:t>
      </w:r>
      <w:r w:rsidR="00BE1A11" w:rsidRPr="00E1164B">
        <w:rPr>
          <w:rFonts w:ascii="Arial" w:hAnsi="Arial" w:cs="Arial"/>
          <w:sz w:val="24"/>
          <w:szCs w:val="24"/>
          <w:lang w:val="en-GB"/>
        </w:rPr>
        <w:t xml:space="preserve"> </w:t>
      </w:r>
      <w:r w:rsidR="00445135" w:rsidRPr="00E1164B">
        <w:rPr>
          <w:rFonts w:ascii="Arial" w:hAnsi="Arial" w:cs="Arial"/>
          <w:sz w:val="24"/>
          <w:szCs w:val="24"/>
          <w:lang w:val="en-GB"/>
        </w:rPr>
        <w:t>and oxidative stress</w:t>
      </w:r>
      <w:r w:rsidR="00BE1A11"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UKG78R8i","properties":{"formattedCitation":"(2\\uc0\\u8211{}7)","plainCitation":"(2–7)","noteIndex":0},"citationItems":[{"id":"7QlDGlPw/Q75AGrsN","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yNsE43jM","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id":"7QlDGlPw/k51mbKri","uris":["http://zotero.org/users/local/1p9EH8ax/items/YEKVSLLZ"],"itemData":{"id":27,"type":"article-journal","container-title":"Nature Reviews Immunology","DOI":"10.1038/nri.2017.63","ISSN":"1474-1733, 1474-1741","issue":"10","journalAbbreviation":"Nat Rev Immunol","language":"en","page":"647-660","source":"DOI.org (Crossref)","title":"Translation inhibition and stress granules in the antiviral immune response","volume":"17","author":[{"family":"McCormick","given":"Craig"},{"family":"Khaperskyy","given":"Denys A."}],"issued":{"date-parts":[["2017",10]]}}},{"id":"7QlDGlPw/MlEtcLHv","uris":["http://zotero.org/users/local/1p9EH8ax/items/HZWWBAHR"],"itemData":{"id":28,"type":"article-journal","container-title":"Cell","DOI":"10.1016/j.cell.2015.08.041","ISSN":"00928674","issue":"6","journalAbbreviation":"Cell","language":"en","page":"1286-1298","source":"DOI.org (Crossref)","title":"Reversible, Specific, Active Aggregates of Endogenous Proteins Assemble upon Heat Stress","volume":"162","author":[{"family":"Wallace","given":"Edward W.J."},{"family":"Kear-Scott","given":"Jamie L."},{"family":"Pilipenko","given":"Evgeny V."},{"family":"Schwartz","given":"Michael H."},{"family":"Laskowski","given":"Pawel R."},{"family":"Rojek","given":"Alexandra E."},{"family":"Katanski","given":"Christopher D."},{"family":"Riback","given":"Joshua A."},{"family":"Dion","given":"Michael F."},{"family":"Franks","given":"Alexander M."},{"family":"Airoldi","given":"Edoardo M."},{"family":"Pan","given":"Tao"},{"family":"Budnik","given":"Bogdan A."},{"family":"Drummond","given":"D. Allan"}],"issued":{"date-parts":[["2015",9]]}}},{"id":"7QlDGlPw/2urqL3Mr","uris":["http://zotero.org/users/local/1p9EH8ax/items/9RA7X77L"],"itemData":{"id":65,"type":"article-journal","container-title":"Cell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id":"7QlDGlPw/whmaCuBT","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E1A11" w:rsidRPr="00E1164B">
        <w:rPr>
          <w:rFonts w:ascii="Arial" w:hAnsi="Arial" w:cs="Arial"/>
          <w:sz w:val="24"/>
          <w:szCs w:val="24"/>
          <w:lang w:val="en-GB"/>
        </w:rPr>
        <w:fldChar w:fldCharType="separate"/>
      </w:r>
      <w:r w:rsidR="0097304F" w:rsidRPr="0097304F">
        <w:rPr>
          <w:rFonts w:ascii="Aptos" w:hAnsi="Aptos" w:cs="Times New Roman"/>
          <w:kern w:val="0"/>
          <w:sz w:val="24"/>
        </w:rPr>
        <w:t>(2–7)</w:t>
      </w:r>
      <w:r w:rsidR="00BE1A11" w:rsidRPr="00E1164B">
        <w:rPr>
          <w:rFonts w:ascii="Arial" w:hAnsi="Arial" w:cs="Arial"/>
          <w:sz w:val="24"/>
          <w:szCs w:val="24"/>
          <w:lang w:val="en-GB"/>
        </w:rPr>
        <w:fldChar w:fldCharType="end"/>
      </w:r>
      <w:r w:rsidRPr="00E1164B">
        <w:rPr>
          <w:rFonts w:ascii="Arial" w:hAnsi="Arial" w:cs="Arial"/>
          <w:sz w:val="24"/>
          <w:szCs w:val="24"/>
          <w:lang w:val="en-GB"/>
        </w:rPr>
        <w:t>.</w:t>
      </w:r>
      <w:r w:rsidR="002F7DF5" w:rsidRPr="00E1164B">
        <w:rPr>
          <w:rFonts w:ascii="Arial" w:hAnsi="Arial" w:cs="Arial"/>
          <w:sz w:val="24"/>
          <w:szCs w:val="24"/>
          <w:lang w:val="en-GB"/>
        </w:rPr>
        <w:t xml:space="preserve"> </w:t>
      </w:r>
      <w:r w:rsidR="008C21AC" w:rsidRPr="00E1164B">
        <w:rPr>
          <w:rFonts w:ascii="Arial" w:hAnsi="Arial" w:cs="Arial"/>
          <w:sz w:val="24"/>
          <w:szCs w:val="24"/>
          <w:lang w:val="en-GB"/>
        </w:rPr>
        <w:t>SGs c</w:t>
      </w:r>
      <w:r w:rsidR="00B50FB8" w:rsidRPr="00E1164B">
        <w:rPr>
          <w:rFonts w:ascii="Arial" w:hAnsi="Arial" w:cs="Arial"/>
          <w:sz w:val="24"/>
          <w:szCs w:val="24"/>
          <w:lang w:val="en-GB"/>
        </w:rPr>
        <w:t>ompri</w:t>
      </w:r>
      <w:r w:rsidR="00D91438" w:rsidRPr="00E1164B">
        <w:rPr>
          <w:rFonts w:ascii="Arial" w:hAnsi="Arial" w:cs="Arial"/>
          <w:sz w:val="24"/>
          <w:szCs w:val="24"/>
          <w:lang w:val="en-GB"/>
        </w:rPr>
        <w:t>s</w:t>
      </w:r>
      <w:r w:rsidR="00B50FB8" w:rsidRPr="00E1164B">
        <w:rPr>
          <w:rFonts w:ascii="Arial" w:hAnsi="Arial" w:cs="Arial"/>
          <w:sz w:val="24"/>
          <w:szCs w:val="24"/>
          <w:lang w:val="en-GB"/>
        </w:rPr>
        <w:t>e</w:t>
      </w:r>
      <w:r w:rsidRPr="00E1164B">
        <w:rPr>
          <w:rFonts w:ascii="Arial" w:hAnsi="Arial" w:cs="Arial"/>
          <w:sz w:val="24"/>
          <w:szCs w:val="24"/>
          <w:lang w:val="en-GB"/>
        </w:rPr>
        <w:t xml:space="preserve"> aggregations of RNA</w:t>
      </w:r>
      <w:r w:rsidR="007B0F88" w:rsidRPr="00E1164B">
        <w:rPr>
          <w:rFonts w:ascii="Arial" w:hAnsi="Arial" w:cs="Arial"/>
          <w:sz w:val="24"/>
          <w:szCs w:val="24"/>
          <w:lang w:val="en-GB"/>
        </w:rPr>
        <w:t xml:space="preserve">, stalled preinitiation complexes, and </w:t>
      </w:r>
      <w:r w:rsidR="00445135" w:rsidRPr="00E1164B">
        <w:rPr>
          <w:rFonts w:ascii="Arial" w:hAnsi="Arial" w:cs="Arial"/>
          <w:sz w:val="24"/>
          <w:szCs w:val="24"/>
          <w:lang w:val="en-GB"/>
        </w:rPr>
        <w:t>proteins</w:t>
      </w:r>
      <w:r w:rsidR="007B0F88"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Nib1EyI","properties":{"formattedCitation":"(3)","plainCitation":"(3)","noteIndex":0},"citationItems":[{"id":"7QlDGlPw/yNsE43jM","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granules","volume":"19","author":[{"family":"Anderson","given":"Paul"},{"family":"Kedersha","given":"Nancy"}],"issued":{"date-parts":[["2009",5]]}}}],"schema":"https://github.com/citation-style-language/schema/raw/master/csl-citation.json"} </w:instrText>
      </w:r>
      <w:r w:rsidR="007B0F88" w:rsidRPr="00E1164B">
        <w:rPr>
          <w:rFonts w:ascii="Arial" w:hAnsi="Arial" w:cs="Arial"/>
          <w:sz w:val="24"/>
          <w:szCs w:val="24"/>
          <w:lang w:val="en-GB"/>
        </w:rPr>
        <w:fldChar w:fldCharType="separate"/>
      </w:r>
      <w:r w:rsidR="0097304F" w:rsidRPr="0097304F">
        <w:rPr>
          <w:rFonts w:ascii="Aptos" w:hAnsi="Aptos"/>
          <w:sz w:val="24"/>
          <w:lang w:val="en-GB"/>
        </w:rPr>
        <w:t>(3)</w:t>
      </w:r>
      <w:r w:rsidR="007B0F88" w:rsidRPr="00E1164B">
        <w:rPr>
          <w:rFonts w:ascii="Arial" w:hAnsi="Arial" w:cs="Arial"/>
          <w:sz w:val="24"/>
          <w:szCs w:val="24"/>
          <w:lang w:val="en-GB"/>
        </w:rPr>
        <w:fldChar w:fldCharType="end"/>
      </w:r>
      <w:r w:rsidR="00445135" w:rsidRPr="00E1164B">
        <w:rPr>
          <w:rFonts w:ascii="Arial" w:hAnsi="Arial" w:cs="Arial"/>
          <w:sz w:val="24"/>
          <w:szCs w:val="24"/>
          <w:lang w:val="en-GB"/>
        </w:rPr>
        <w:t>, of which around half are</w:t>
      </w:r>
      <w:r w:rsidRPr="00E1164B">
        <w:rPr>
          <w:rFonts w:ascii="Arial" w:hAnsi="Arial" w:cs="Arial"/>
          <w:sz w:val="24"/>
          <w:szCs w:val="24"/>
          <w:lang w:val="en-GB"/>
        </w:rPr>
        <w:t xml:space="preserve"> RNA-binding proteins (RBPs)</w:t>
      </w:r>
      <w:r w:rsidR="007B0F88"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TlKMvM34","properties":{"formattedCitation":"(8)","plainCitation":"(8)","noteIndex":0},"citationItems":[{"id":"7QlDGlPw/COH0IcUu","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7B0F88" w:rsidRPr="00E1164B">
        <w:rPr>
          <w:rFonts w:ascii="Arial" w:hAnsi="Arial" w:cs="Arial"/>
          <w:sz w:val="24"/>
          <w:szCs w:val="24"/>
          <w:lang w:val="en-GB"/>
        </w:rPr>
        <w:fldChar w:fldCharType="separate"/>
      </w:r>
      <w:r w:rsidR="0097304F" w:rsidRPr="0097304F">
        <w:rPr>
          <w:rFonts w:ascii="Aptos" w:hAnsi="Aptos"/>
          <w:sz w:val="24"/>
          <w:lang w:val="en-GB"/>
        </w:rPr>
        <w:t>(8)</w:t>
      </w:r>
      <w:r w:rsidR="007B0F88" w:rsidRPr="00E1164B">
        <w:rPr>
          <w:rFonts w:ascii="Arial" w:hAnsi="Arial" w:cs="Arial"/>
          <w:sz w:val="24"/>
          <w:szCs w:val="24"/>
          <w:lang w:val="en-GB"/>
        </w:rPr>
        <w:fldChar w:fldCharType="end"/>
      </w:r>
      <w:r w:rsidR="008C21AC" w:rsidRPr="00E1164B">
        <w:rPr>
          <w:rFonts w:ascii="Arial" w:hAnsi="Arial" w:cs="Arial"/>
          <w:sz w:val="24"/>
          <w:szCs w:val="24"/>
          <w:lang w:val="en-GB"/>
        </w:rPr>
        <w:t>. Characteri</w:t>
      </w:r>
      <w:r w:rsidR="00B475D4" w:rsidRPr="00E1164B">
        <w:rPr>
          <w:rFonts w:ascii="Arial" w:hAnsi="Arial" w:cs="Arial"/>
          <w:sz w:val="24"/>
          <w:szCs w:val="24"/>
          <w:lang w:val="en-GB"/>
        </w:rPr>
        <w:t>s</w:t>
      </w:r>
      <w:r w:rsidR="008C21AC" w:rsidRPr="00E1164B">
        <w:rPr>
          <w:rFonts w:ascii="Arial" w:hAnsi="Arial" w:cs="Arial"/>
          <w:sz w:val="24"/>
          <w:szCs w:val="24"/>
          <w:lang w:val="en-GB"/>
        </w:rPr>
        <w:t>ed by rapid formation and swift disassembly upon cessation of the triggering stimuli</w:t>
      </w:r>
      <w:r w:rsidR="001C1C78" w:rsidRPr="00E1164B">
        <w:rPr>
          <w:rFonts w:ascii="Arial" w:hAnsi="Arial" w:cs="Arial"/>
          <w:sz w:val="24"/>
          <w:szCs w:val="24"/>
          <w:lang w:val="en-GB"/>
        </w:rPr>
        <w:t xml:space="preserve"> (15 and 30 minutes with oxidative and heat-shock stress</w:t>
      </w:r>
      <w:r w:rsidR="002B158E" w:rsidRPr="00E1164B">
        <w:rPr>
          <w:rFonts w:ascii="Arial" w:hAnsi="Arial" w:cs="Arial"/>
          <w:sz w:val="24"/>
          <w:szCs w:val="24"/>
          <w:lang w:val="en-GB"/>
        </w:rPr>
        <w:t>, respectively</w:t>
      </w:r>
      <w:r w:rsidR="001C1C78" w:rsidRPr="00E1164B">
        <w:rPr>
          <w:rFonts w:ascii="Arial" w:hAnsi="Arial" w:cs="Arial"/>
          <w:sz w:val="24"/>
          <w:szCs w:val="24"/>
          <w:lang w:val="en-GB"/>
        </w:rPr>
        <w:t>)</w:t>
      </w:r>
      <w:r w:rsidR="001C1C78" w:rsidRPr="00E1164B">
        <w:rPr>
          <w:rFonts w:ascii="Arial" w:hAnsi="Arial" w:cs="Arial"/>
          <w:sz w:val="24"/>
          <w:szCs w:val="24"/>
          <w:lang w:val="en-GB"/>
        </w:rPr>
        <w:fldChar w:fldCharType="begin"/>
      </w:r>
      <w:r w:rsidR="00E62C6A">
        <w:rPr>
          <w:rFonts w:ascii="Arial" w:hAnsi="Arial" w:cs="Arial"/>
          <w:sz w:val="24"/>
          <w:szCs w:val="24"/>
          <w:lang w:val="en-GB"/>
        </w:rPr>
        <w:instrText xml:space="preserve"> ADDIN ZOTERO_ITEM CSL_CITATION {"citationID":"iPLOQhS6","properties":{"formattedCitation":"(9)","plainCitation":"(9)","noteIndex":0},"citationItems":[{"id":102,"uris":["http://zotero.org/users/local/q86rvdj2/items/9QJU7YYI"],"itemData":{"id":102,"type":"article-journal","abstract":"Cells respond to different types of stress by inhibition of protein synthesis and subsequent assembly of stress granules (SGs), cytoplasmic aggregates that contain stalled translation preinitiation complexes. Global translation is regulated through the translation initiation factor eukaryotic initiation factor 2α (eIF2α) and the mTOR pathway. Here we identify cold shock as a novel trigger of SG assembly in yeast and mammals. Whereas cold shock–induced SGs take hours to form, they dissolve within minutes when cells are returned to optimal growth temperatures. Cold shock causes eIF2α phosphorylation through the kinase PERK in mammalian cells, yet this pathway is not alone responsible for translation arrest and SG formation. In addition, cold shock leads to reduced mitochondrial function, energy depletion, concomitant activation of AMP-activated protein kinase (AMPK), and inhibition of mTOR signaling. Compound C, a pharmacological inhibitor of AMPK, prevents the formation of SGs and strongly reduces cellular survival in a translation-dependent manner. Our results demonstrate that cells actively suppress protein synthesis by parallel pathways, which induce SG formation and ensure cellular survival during hypothermia.","container-title":"Molecular Biology of the Cell","DOI":"10.1091/mbc.e12-04-0296","ISSN":"1059-1524, 1939-4586","issue":"19","journalAbbreviation":"MBoC","language":"en","page":"3786-3800","source":"DOI.org (Crossref)","title":"Translation suppression promotes stress granule formation and cell survival in response to cold shock","volume":"23","author":[{"family":"Hofmann","given":"Sarah"},{"family":"Cherkasova","given":"Valeria"},{"family":"Bankhead","given":"Peter"},{"family":"Bukau","given":"Bernd"},{"family":"Stoecklin","given":"Georg"}],"editor":[{"family":"Wolin","given":"Sandra"}],"issued":{"date-parts":[["2012",10]]}}}],"schema":"https://github.com/citation-style-language/schema/raw/master/csl-citation.json"} </w:instrText>
      </w:r>
      <w:r w:rsidR="001C1C78" w:rsidRPr="00E1164B">
        <w:rPr>
          <w:rFonts w:ascii="Arial" w:hAnsi="Arial" w:cs="Arial"/>
          <w:sz w:val="24"/>
          <w:szCs w:val="24"/>
          <w:lang w:val="en-GB"/>
        </w:rPr>
        <w:fldChar w:fldCharType="separate"/>
      </w:r>
      <w:r w:rsidR="0097304F" w:rsidRPr="0097304F">
        <w:rPr>
          <w:rFonts w:ascii="Aptos" w:hAnsi="Aptos"/>
          <w:sz w:val="24"/>
          <w:lang w:val="en-GB"/>
        </w:rPr>
        <w:t>(9)</w:t>
      </w:r>
      <w:r w:rsidR="001C1C78" w:rsidRPr="00E1164B">
        <w:rPr>
          <w:rFonts w:ascii="Arial" w:hAnsi="Arial" w:cs="Arial"/>
          <w:sz w:val="24"/>
          <w:szCs w:val="24"/>
          <w:lang w:val="en-GB"/>
        </w:rPr>
        <w:fldChar w:fldCharType="end"/>
      </w:r>
      <w:r w:rsidR="008C21AC" w:rsidRPr="00E1164B">
        <w:rPr>
          <w:rFonts w:ascii="Arial" w:hAnsi="Arial" w:cs="Arial"/>
          <w:sz w:val="24"/>
          <w:szCs w:val="24"/>
          <w:lang w:val="en-GB"/>
        </w:rPr>
        <w:t xml:space="preserve">, </w:t>
      </w:r>
      <w:r w:rsidR="00B50FB8" w:rsidRPr="00E1164B">
        <w:rPr>
          <w:rFonts w:ascii="Arial" w:hAnsi="Arial" w:cs="Arial"/>
          <w:sz w:val="24"/>
          <w:szCs w:val="24"/>
          <w:lang w:val="en-GB"/>
        </w:rPr>
        <w:t xml:space="preserve">SGs are highly dynamic structures, with their </w:t>
      </w:r>
      <w:r w:rsidR="00251082" w:rsidRPr="00E1164B">
        <w:rPr>
          <w:rFonts w:ascii="Arial" w:hAnsi="Arial" w:cs="Arial"/>
          <w:sz w:val="24"/>
          <w:szCs w:val="24"/>
          <w:lang w:val="en-GB"/>
        </w:rPr>
        <w:t xml:space="preserve">protein constituents </w:t>
      </w:r>
      <w:r w:rsidR="000126A2" w:rsidRPr="00E1164B">
        <w:rPr>
          <w:rFonts w:ascii="Arial" w:hAnsi="Arial" w:cs="Arial"/>
          <w:sz w:val="24"/>
          <w:szCs w:val="24"/>
          <w:lang w:val="en-GB"/>
        </w:rPr>
        <w:t>continuously</w:t>
      </w:r>
      <w:r w:rsidR="00251082" w:rsidRPr="00E1164B">
        <w:rPr>
          <w:rFonts w:ascii="Arial" w:hAnsi="Arial" w:cs="Arial"/>
          <w:sz w:val="24"/>
          <w:szCs w:val="24"/>
          <w:lang w:val="en-GB"/>
        </w:rPr>
        <w:t xml:space="preserve"> transitioning into and out of </w:t>
      </w:r>
      <w:r w:rsidR="008873F8" w:rsidRPr="00E1164B">
        <w:rPr>
          <w:rFonts w:ascii="Arial" w:hAnsi="Arial" w:cs="Arial"/>
          <w:sz w:val="24"/>
          <w:szCs w:val="24"/>
          <w:lang w:val="en-GB"/>
        </w:rPr>
        <w:t>them</w:t>
      </w:r>
      <w:r w:rsidR="0025108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BfEJSOE","properties":{"formattedCitation":"(10)","plainCitation":"(10)","noteIndex":0},"citationItems":[{"id":"7QlDGlPw/i0T4jHiP","uris":["http://zotero.org/users/local/1p9EH8ax/items/FVGI36ZI"],"itemData":{"id":32,"type":"article-journal","container-title":"Cold Spring Harbor Perspectives in Biology","DOI":"10.1101/cshperspect.a032813","ISSN":"1943-0264","issue":"5","journalAbbreviation":"Cold Spring Harb Perspect Biol","language":"en","page":"a032813","source":"DOI.org (Crossref)","title":"Stress Granules and Processing Bodies in Translational Control","volume":"11","author":[{"family":"Ivanov","given":"Pavel"},{"family":"Kedersha","given":"Nancy"},{"family":"Anderson","given":"Paul"}],"issued":{"date-parts":[["2019",5]]}}}],"schema":"https://github.com/citation-style-language/schema/raw/master/csl-citation.json"} </w:instrText>
      </w:r>
      <w:r w:rsidR="00251082" w:rsidRPr="00E1164B">
        <w:rPr>
          <w:rFonts w:ascii="Arial" w:hAnsi="Arial" w:cs="Arial"/>
          <w:sz w:val="24"/>
          <w:szCs w:val="24"/>
          <w:lang w:val="en-GB"/>
        </w:rPr>
        <w:fldChar w:fldCharType="separate"/>
      </w:r>
      <w:r w:rsidR="0097304F" w:rsidRPr="0097304F">
        <w:rPr>
          <w:rFonts w:ascii="Aptos" w:hAnsi="Aptos"/>
          <w:sz w:val="24"/>
          <w:lang w:val="en-GB"/>
        </w:rPr>
        <w:t>(10)</w:t>
      </w:r>
      <w:r w:rsidR="00251082" w:rsidRPr="00E1164B">
        <w:rPr>
          <w:rFonts w:ascii="Arial" w:hAnsi="Arial" w:cs="Arial"/>
          <w:sz w:val="24"/>
          <w:szCs w:val="24"/>
          <w:lang w:val="en-GB"/>
        </w:rPr>
        <w:fldChar w:fldCharType="end"/>
      </w:r>
      <w:r w:rsidRPr="00E1164B">
        <w:rPr>
          <w:rFonts w:ascii="Arial" w:hAnsi="Arial" w:cs="Arial"/>
          <w:sz w:val="24"/>
          <w:szCs w:val="24"/>
          <w:lang w:val="en-GB"/>
        </w:rPr>
        <w:t xml:space="preserve">. </w:t>
      </w:r>
      <w:r w:rsidR="00334434" w:rsidRPr="00E1164B">
        <w:rPr>
          <w:rFonts w:ascii="Arial" w:hAnsi="Arial" w:cs="Arial"/>
          <w:sz w:val="24"/>
          <w:szCs w:val="24"/>
          <w:lang w:val="en-GB"/>
        </w:rPr>
        <w:t xml:space="preserve">While SGs were </w:t>
      </w:r>
      <w:r w:rsidR="00C22375" w:rsidRPr="00E1164B">
        <w:rPr>
          <w:rFonts w:ascii="Arial" w:hAnsi="Arial" w:cs="Arial"/>
          <w:sz w:val="24"/>
          <w:szCs w:val="24"/>
          <w:lang w:val="en-GB"/>
        </w:rPr>
        <w:t>first</w:t>
      </w:r>
      <w:r w:rsidR="00334434" w:rsidRPr="00E1164B">
        <w:rPr>
          <w:rFonts w:ascii="Arial" w:hAnsi="Arial" w:cs="Arial"/>
          <w:sz w:val="24"/>
          <w:szCs w:val="24"/>
          <w:lang w:val="en-GB"/>
        </w:rPr>
        <w:t xml:space="preserve"> </w:t>
      </w:r>
      <w:r w:rsidR="00B0346C" w:rsidRPr="00E1164B">
        <w:rPr>
          <w:rFonts w:ascii="Arial" w:hAnsi="Arial" w:cs="Arial"/>
          <w:sz w:val="24"/>
          <w:szCs w:val="24"/>
          <w:lang w:val="en-GB"/>
        </w:rPr>
        <w:t>suggested</w:t>
      </w:r>
      <w:r w:rsidR="00334434" w:rsidRPr="00E1164B">
        <w:rPr>
          <w:rFonts w:ascii="Arial" w:hAnsi="Arial" w:cs="Arial"/>
          <w:sz w:val="24"/>
          <w:szCs w:val="24"/>
          <w:lang w:val="en-GB"/>
        </w:rPr>
        <w:t xml:space="preserve"> to play a pivotal role in the global suppression of translation concurrent with cellular stress, </w:t>
      </w:r>
      <w:r w:rsidR="00664964" w:rsidRPr="00E1164B">
        <w:rPr>
          <w:rFonts w:ascii="Arial" w:hAnsi="Arial" w:cs="Arial"/>
          <w:sz w:val="24"/>
          <w:szCs w:val="24"/>
          <w:lang w:val="en-GB"/>
        </w:rPr>
        <w:t>they</w:t>
      </w:r>
      <w:r w:rsidR="00B0346C" w:rsidRPr="00E1164B">
        <w:rPr>
          <w:rFonts w:ascii="Arial" w:hAnsi="Arial" w:cs="Arial"/>
          <w:sz w:val="24"/>
          <w:szCs w:val="24"/>
          <w:lang w:val="en-GB"/>
        </w:rPr>
        <w:t xml:space="preserve"> </w:t>
      </w:r>
      <w:r w:rsidR="00B0346C" w:rsidRPr="00E1164B">
        <w:rPr>
          <w:rFonts w:ascii="Arial" w:hAnsi="Arial" w:cs="Arial"/>
          <w:sz w:val="24"/>
          <w:szCs w:val="24"/>
          <w:lang w:val="en-GB"/>
        </w:rPr>
        <w:lastRenderedPageBreak/>
        <w:t xml:space="preserve">are </w:t>
      </w:r>
      <w:r w:rsidR="00664964" w:rsidRPr="00E1164B">
        <w:rPr>
          <w:rFonts w:ascii="Arial" w:hAnsi="Arial" w:cs="Arial"/>
          <w:sz w:val="24"/>
          <w:szCs w:val="24"/>
          <w:lang w:val="en-GB"/>
        </w:rPr>
        <w:t xml:space="preserve">now </w:t>
      </w:r>
      <w:r w:rsidR="00B0346C" w:rsidRPr="00E1164B">
        <w:rPr>
          <w:rFonts w:ascii="Arial" w:hAnsi="Arial" w:cs="Arial"/>
          <w:sz w:val="24"/>
          <w:szCs w:val="24"/>
          <w:lang w:val="en-GB"/>
        </w:rPr>
        <w:t>theori</w:t>
      </w:r>
      <w:r w:rsidR="00B475D4" w:rsidRPr="00E1164B">
        <w:rPr>
          <w:rFonts w:ascii="Arial" w:hAnsi="Arial" w:cs="Arial"/>
          <w:sz w:val="24"/>
          <w:szCs w:val="24"/>
          <w:lang w:val="en-GB"/>
        </w:rPr>
        <w:t>s</w:t>
      </w:r>
      <w:r w:rsidR="00B0346C" w:rsidRPr="00E1164B">
        <w:rPr>
          <w:rFonts w:ascii="Arial" w:hAnsi="Arial" w:cs="Arial"/>
          <w:sz w:val="24"/>
          <w:szCs w:val="24"/>
          <w:lang w:val="en-GB"/>
        </w:rPr>
        <w:t xml:space="preserve">ed to </w:t>
      </w:r>
      <w:r w:rsidR="003F485A" w:rsidRPr="00E1164B">
        <w:rPr>
          <w:rFonts w:ascii="Arial" w:hAnsi="Arial" w:cs="Arial"/>
          <w:sz w:val="24"/>
          <w:szCs w:val="24"/>
          <w:lang w:val="en-GB"/>
        </w:rPr>
        <w:t xml:space="preserve">selectively sequester specific constituents, </w:t>
      </w:r>
      <w:r w:rsidR="00C22375" w:rsidRPr="00E1164B">
        <w:rPr>
          <w:rFonts w:ascii="Arial" w:hAnsi="Arial" w:cs="Arial"/>
          <w:sz w:val="24"/>
          <w:szCs w:val="24"/>
          <w:lang w:val="en-GB"/>
        </w:rPr>
        <w:t>as</w:t>
      </w:r>
      <w:r w:rsidR="00462A8F" w:rsidRPr="00E1164B">
        <w:rPr>
          <w:rFonts w:ascii="Arial" w:hAnsi="Arial" w:cs="Arial"/>
          <w:sz w:val="24"/>
          <w:szCs w:val="24"/>
          <w:lang w:val="en-GB"/>
        </w:rPr>
        <w:t xml:space="preserve"> stressed </w:t>
      </w:r>
      <w:r w:rsidR="00C22375" w:rsidRPr="00E1164B">
        <w:rPr>
          <w:rFonts w:ascii="Arial" w:hAnsi="Arial" w:cs="Arial"/>
          <w:sz w:val="24"/>
          <w:szCs w:val="24"/>
          <w:lang w:val="en-GB"/>
        </w:rPr>
        <w:t>SG-deficient cells still exhibit repressed translation</w:t>
      </w:r>
      <w:r w:rsidR="00462A8F"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{"citationID":"mmSoOtXV","properties":{"formattedCitation":"(11)","plainCitation":"(11)","noteIndex":0},"citationItems":[{"id":"7QlDGlPw/NAlcW6ab","uris":["http://zotero.org/users/local/1p9EH8ax/items/H53LK9V6"],"itemData":{"id":34,"type":"article-journal","abstract":"Mammalian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462A8F" w:rsidRPr="00E1164B">
        <w:rPr>
          <w:rFonts w:ascii="Arial" w:hAnsi="Arial" w:cs="Arial"/>
          <w:sz w:val="24"/>
          <w:szCs w:val="24"/>
          <w:lang w:val="en-GB"/>
        </w:rPr>
        <w:fldChar w:fldCharType="separate"/>
      </w:r>
      <w:r w:rsidR="0097304F" w:rsidRPr="0097304F">
        <w:rPr>
          <w:rFonts w:ascii="Aptos" w:hAnsi="Aptos"/>
          <w:sz w:val="24"/>
          <w:lang w:val="en-GB"/>
        </w:rPr>
        <w:t>(11)</w:t>
      </w:r>
      <w:r w:rsidR="00462A8F" w:rsidRPr="00E1164B">
        <w:rPr>
          <w:rFonts w:ascii="Arial" w:hAnsi="Arial" w:cs="Arial"/>
          <w:sz w:val="24"/>
          <w:szCs w:val="24"/>
          <w:lang w:val="en-GB"/>
        </w:rPr>
        <w:fldChar w:fldCharType="end"/>
      </w:r>
      <w:r w:rsidR="00462A8F" w:rsidRPr="00E1164B">
        <w:rPr>
          <w:rFonts w:ascii="Arial" w:hAnsi="Arial" w:cs="Arial"/>
          <w:sz w:val="24"/>
          <w:szCs w:val="24"/>
          <w:lang w:val="en-GB"/>
        </w:rPr>
        <w:t>. As such, the</w:t>
      </w:r>
      <w:r w:rsidR="008873F8" w:rsidRPr="00E1164B">
        <w:rPr>
          <w:rFonts w:ascii="Arial" w:hAnsi="Arial" w:cs="Arial"/>
          <w:sz w:val="24"/>
          <w:szCs w:val="24"/>
          <w:lang w:val="en-GB"/>
        </w:rPr>
        <w:t>y</w:t>
      </w:r>
      <w:r w:rsidR="00462A8F" w:rsidRPr="00E1164B">
        <w:rPr>
          <w:rFonts w:ascii="Arial" w:hAnsi="Arial" w:cs="Arial"/>
          <w:sz w:val="24"/>
          <w:szCs w:val="24"/>
          <w:lang w:val="en-GB"/>
        </w:rPr>
        <w:t xml:space="preserve"> may </w:t>
      </w:r>
      <w:r w:rsidR="003F485A" w:rsidRPr="00E1164B">
        <w:rPr>
          <w:rFonts w:ascii="Arial" w:hAnsi="Arial" w:cs="Arial"/>
          <w:sz w:val="24"/>
          <w:szCs w:val="24"/>
          <w:lang w:val="en-GB"/>
        </w:rPr>
        <w:t>modulat</w:t>
      </w:r>
      <w:r w:rsidR="008873F8" w:rsidRPr="00E1164B">
        <w:rPr>
          <w:rFonts w:ascii="Arial" w:hAnsi="Arial" w:cs="Arial"/>
          <w:sz w:val="24"/>
          <w:szCs w:val="24"/>
          <w:lang w:val="en-GB"/>
        </w:rPr>
        <w:t>e</w:t>
      </w:r>
      <w:r w:rsidR="003F485A" w:rsidRPr="00E1164B">
        <w:rPr>
          <w:rFonts w:ascii="Arial" w:hAnsi="Arial" w:cs="Arial"/>
          <w:sz w:val="24"/>
          <w:szCs w:val="24"/>
          <w:lang w:val="en-GB"/>
        </w:rPr>
        <w:t xml:space="preserve"> and fine-tun</w:t>
      </w:r>
      <w:r w:rsidR="008873F8" w:rsidRPr="00E1164B">
        <w:rPr>
          <w:rFonts w:ascii="Arial" w:hAnsi="Arial" w:cs="Arial"/>
          <w:sz w:val="24"/>
          <w:szCs w:val="24"/>
          <w:lang w:val="en-GB"/>
        </w:rPr>
        <w:t>e</w:t>
      </w:r>
      <w:r w:rsidR="003F485A" w:rsidRPr="00E1164B">
        <w:rPr>
          <w:rFonts w:ascii="Arial" w:hAnsi="Arial" w:cs="Arial"/>
          <w:sz w:val="24"/>
          <w:szCs w:val="24"/>
          <w:lang w:val="en-GB"/>
        </w:rPr>
        <w:t xml:space="preserve"> the cellular response to </w:t>
      </w:r>
      <w:r w:rsidR="001C1C78" w:rsidRPr="00E1164B">
        <w:rPr>
          <w:rFonts w:ascii="Arial" w:hAnsi="Arial" w:cs="Arial"/>
          <w:sz w:val="24"/>
          <w:szCs w:val="24"/>
          <w:lang w:val="en-GB"/>
        </w:rPr>
        <w:t xml:space="preserve">environmental and biotic </w:t>
      </w:r>
      <w:r w:rsidR="003F485A" w:rsidRPr="00E1164B">
        <w:rPr>
          <w:rFonts w:ascii="Arial" w:hAnsi="Arial" w:cs="Arial"/>
          <w:sz w:val="24"/>
          <w:szCs w:val="24"/>
          <w:lang w:val="en-GB"/>
        </w:rPr>
        <w:t>stress</w:t>
      </w:r>
      <w:r w:rsidR="00371B26" w:rsidRPr="00E1164B">
        <w:rPr>
          <w:rFonts w:ascii="Arial" w:hAnsi="Arial" w:cs="Arial"/>
          <w:sz w:val="24"/>
          <w:szCs w:val="24"/>
          <w:lang w:val="en-GB"/>
        </w:rPr>
        <w:t xml:space="preserve">, through sequestration of particular proteins and mRNAs: </w:t>
      </w:r>
      <w:r w:rsidR="002A7880" w:rsidRPr="00E1164B">
        <w:rPr>
          <w:rFonts w:ascii="Arial" w:hAnsi="Arial" w:cs="Arial"/>
          <w:sz w:val="24"/>
          <w:szCs w:val="24"/>
          <w:lang w:val="en-GB"/>
        </w:rPr>
        <w:t>pro-apoptotic factors such as active caspases</w:t>
      </w:r>
      <w:r w:rsidR="009C1C5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IZKGkzj","properties":{"formattedCitation":"(12)","plainCitation":"(12)","noteIndex":0},"citationItems":[{"id":"7QlDGlPw/arsn2ApG","uris":["http://zotero.org/users/local/1p9EH8ax/items/CUBP4YDB"],"itemData":{"id":36,"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instrText>
      </w:r>
      <w:r w:rsidR="009C1C5E" w:rsidRPr="00E1164B">
        <w:rPr>
          <w:rFonts w:ascii="Arial" w:hAnsi="Arial" w:cs="Arial"/>
          <w:sz w:val="24"/>
          <w:szCs w:val="24"/>
          <w:lang w:val="en-GB"/>
        </w:rPr>
        <w:fldChar w:fldCharType="separate"/>
      </w:r>
      <w:r w:rsidR="0097304F" w:rsidRPr="0097304F">
        <w:rPr>
          <w:rFonts w:ascii="Aptos" w:hAnsi="Aptos"/>
          <w:sz w:val="24"/>
          <w:lang w:val="en-GB"/>
        </w:rPr>
        <w:t>(12)</w:t>
      </w:r>
      <w:r w:rsidR="009C1C5E" w:rsidRPr="00E1164B">
        <w:rPr>
          <w:rFonts w:ascii="Arial" w:hAnsi="Arial" w:cs="Arial"/>
          <w:sz w:val="24"/>
          <w:szCs w:val="24"/>
          <w:lang w:val="en-GB"/>
        </w:rPr>
        <w:fldChar w:fldCharType="end"/>
      </w:r>
      <w:r w:rsidR="002A7880" w:rsidRPr="00E1164B">
        <w:rPr>
          <w:rFonts w:ascii="Arial" w:hAnsi="Arial" w:cs="Arial"/>
          <w:sz w:val="24"/>
          <w:szCs w:val="24"/>
          <w:lang w:val="en-GB"/>
        </w:rPr>
        <w:t xml:space="preserve">, or DDX3X to impede </w:t>
      </w:r>
      <w:commentRangeStart w:id="7"/>
      <w:r w:rsidR="002A7880" w:rsidRPr="00E1164B">
        <w:rPr>
          <w:rFonts w:ascii="Arial" w:hAnsi="Arial" w:cs="Arial"/>
          <w:sz w:val="24"/>
          <w:szCs w:val="24"/>
          <w:lang w:val="en-GB"/>
        </w:rPr>
        <w:t>pyrocitosis</w:t>
      </w:r>
      <w:commentRangeEnd w:id="7"/>
      <w:r w:rsidR="008F1493" w:rsidRPr="00E1164B">
        <w:rPr>
          <w:rStyle w:val="CommentReference"/>
          <w:rFonts w:ascii="Arial" w:hAnsi="Arial" w:cs="Arial"/>
          <w:sz w:val="24"/>
          <w:szCs w:val="24"/>
          <w:lang w:val="en-GB"/>
        </w:rPr>
        <w:commentReference w:id="7"/>
      </w:r>
      <w:r w:rsidR="002A7880" w:rsidRPr="00E1164B">
        <w:rPr>
          <w:rFonts w:ascii="Arial" w:hAnsi="Arial" w:cs="Arial"/>
          <w:sz w:val="24"/>
          <w:szCs w:val="24"/>
          <w:lang w:val="en-GB"/>
        </w:rPr>
        <w:t xml:space="preserve">, thereby </w:t>
      </w:r>
      <w:r w:rsidR="00C22375" w:rsidRPr="00E1164B">
        <w:rPr>
          <w:rFonts w:ascii="Arial" w:hAnsi="Arial" w:cs="Arial"/>
          <w:sz w:val="24"/>
          <w:szCs w:val="24"/>
          <w:lang w:val="en-GB"/>
        </w:rPr>
        <w:t>improving</w:t>
      </w:r>
      <w:r w:rsidR="002A7880" w:rsidRPr="00E1164B">
        <w:rPr>
          <w:rFonts w:ascii="Arial" w:hAnsi="Arial" w:cs="Arial"/>
          <w:sz w:val="24"/>
          <w:szCs w:val="24"/>
          <w:lang w:val="en-GB"/>
        </w:rPr>
        <w:t xml:space="preserve"> cell survival</w:t>
      </w:r>
      <w:r w:rsidR="009C1C5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dk2ATIU9","properties":{"formattedCitation":"(13)","plainCitation":"(13)","noteIndex":0},"citationItems":[{"id":"7QlDGlPw/vVG9DIln","uris":["http://zotero.org/users/local/1p9EH8ax/items/AWC4HRTD"],"itemData":{"id":37,"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9C1C5E" w:rsidRPr="00E1164B">
        <w:rPr>
          <w:rFonts w:ascii="Arial" w:hAnsi="Arial" w:cs="Arial"/>
          <w:sz w:val="24"/>
          <w:szCs w:val="24"/>
          <w:lang w:val="en-GB"/>
        </w:rPr>
        <w:fldChar w:fldCharType="separate"/>
      </w:r>
      <w:r w:rsidR="0097304F" w:rsidRPr="0097304F">
        <w:rPr>
          <w:rFonts w:ascii="Aptos" w:hAnsi="Aptos"/>
          <w:sz w:val="24"/>
          <w:lang w:val="en-GB"/>
        </w:rPr>
        <w:t>(13)</w:t>
      </w:r>
      <w:r w:rsidR="009C1C5E" w:rsidRPr="00E1164B">
        <w:rPr>
          <w:rFonts w:ascii="Arial" w:hAnsi="Arial" w:cs="Arial"/>
          <w:sz w:val="24"/>
          <w:szCs w:val="24"/>
          <w:lang w:val="en-GB"/>
        </w:rPr>
        <w:fldChar w:fldCharType="end"/>
      </w:r>
      <w:r w:rsidR="00B943E7" w:rsidRPr="00E1164B">
        <w:rPr>
          <w:rFonts w:ascii="Arial" w:hAnsi="Arial" w:cs="Arial"/>
          <w:sz w:val="24"/>
          <w:szCs w:val="24"/>
          <w:lang w:val="en-GB"/>
        </w:rPr>
        <w:t>;</w:t>
      </w:r>
      <w:r w:rsidR="008A429E" w:rsidRPr="00E1164B">
        <w:rPr>
          <w:rFonts w:ascii="Arial" w:hAnsi="Arial" w:cs="Arial"/>
          <w:sz w:val="24"/>
          <w:szCs w:val="24"/>
          <w:lang w:val="en-GB"/>
        </w:rPr>
        <w:t xml:space="preserve"> </w:t>
      </w:r>
      <w:r w:rsidR="00321920" w:rsidRPr="00E1164B">
        <w:rPr>
          <w:rFonts w:ascii="Arial" w:hAnsi="Arial" w:cs="Arial"/>
          <w:i/>
          <w:iCs/>
          <w:sz w:val="24"/>
          <w:szCs w:val="24"/>
          <w:lang w:val="en-GB"/>
        </w:rPr>
        <w:t>RB1</w:t>
      </w:r>
      <w:r w:rsidR="00371B26" w:rsidRPr="00E1164B">
        <w:rPr>
          <w:rFonts w:ascii="Arial" w:hAnsi="Arial" w:cs="Arial"/>
          <w:sz w:val="24"/>
          <w:szCs w:val="24"/>
          <w:lang w:val="en-GB"/>
        </w:rPr>
        <w:t>,</w:t>
      </w:r>
      <w:r w:rsidR="00025977" w:rsidRPr="00E1164B">
        <w:rPr>
          <w:rFonts w:ascii="Arial" w:hAnsi="Arial" w:cs="Arial"/>
          <w:sz w:val="24"/>
          <w:szCs w:val="24"/>
          <w:lang w:val="en-GB"/>
        </w:rPr>
        <w:t xml:space="preserve"> </w:t>
      </w:r>
      <w:r w:rsidR="0058108E" w:rsidRPr="00E1164B">
        <w:rPr>
          <w:rFonts w:ascii="Arial" w:hAnsi="Arial" w:cs="Arial"/>
          <w:sz w:val="24"/>
          <w:szCs w:val="24"/>
          <w:lang w:val="en-GB"/>
        </w:rPr>
        <w:t>protect</w:t>
      </w:r>
      <w:r w:rsidR="00321920" w:rsidRPr="00E1164B">
        <w:rPr>
          <w:rFonts w:ascii="Arial" w:hAnsi="Arial" w:cs="Arial"/>
          <w:sz w:val="24"/>
          <w:szCs w:val="24"/>
          <w:lang w:val="en-GB"/>
        </w:rPr>
        <w:t xml:space="preserve">ing </w:t>
      </w:r>
      <w:r w:rsidR="00DD3154" w:rsidRPr="00E1164B">
        <w:rPr>
          <w:rFonts w:ascii="Arial" w:hAnsi="Arial" w:cs="Arial"/>
          <w:sz w:val="24"/>
          <w:szCs w:val="24"/>
          <w:lang w:val="en-GB"/>
        </w:rPr>
        <w:t>it</w:t>
      </w:r>
      <w:r w:rsidR="0058108E" w:rsidRPr="00E1164B">
        <w:rPr>
          <w:rFonts w:ascii="Arial" w:hAnsi="Arial" w:cs="Arial"/>
          <w:sz w:val="24"/>
          <w:szCs w:val="24"/>
          <w:lang w:val="en-GB"/>
        </w:rPr>
        <w:t xml:space="preserve"> from degradation in an RBFOX2-dependent manner</w:t>
      </w:r>
      <w:r w:rsidR="0058108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{"citationID":"lwpNBo9T","properties":{"formattedCitation":"(14)","plainCitation":"(14)","noteIndex":0},"citationItems":[{"id":"7QlDGlPw/WRJYnoGZ","uris":["http://zotero.org/users/local/1p9EH8ax/items/4ADM9SAW"],"itemData":{"id":41,"type":"article-journal","abstract":"Abstract\n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58108E" w:rsidRPr="00E1164B">
        <w:rPr>
          <w:rFonts w:ascii="Arial" w:hAnsi="Arial" w:cs="Arial"/>
          <w:sz w:val="24"/>
          <w:szCs w:val="24"/>
          <w:lang w:val="en-GB"/>
        </w:rPr>
        <w:fldChar w:fldCharType="separate"/>
      </w:r>
      <w:r w:rsidR="0097304F" w:rsidRPr="0097304F">
        <w:rPr>
          <w:rFonts w:ascii="Aptos" w:hAnsi="Aptos"/>
          <w:sz w:val="24"/>
          <w:lang w:val="en-GB"/>
        </w:rPr>
        <w:t>(14)</w:t>
      </w:r>
      <w:r w:rsidR="0058108E" w:rsidRPr="00E1164B">
        <w:rPr>
          <w:rFonts w:ascii="Arial" w:hAnsi="Arial" w:cs="Arial"/>
          <w:sz w:val="24"/>
          <w:szCs w:val="24"/>
          <w:lang w:val="en-GB"/>
        </w:rPr>
        <w:fldChar w:fldCharType="end"/>
      </w:r>
      <w:r w:rsidR="00B943E7" w:rsidRPr="00E1164B">
        <w:rPr>
          <w:rFonts w:ascii="Arial" w:hAnsi="Arial" w:cs="Arial"/>
          <w:sz w:val="24"/>
          <w:szCs w:val="24"/>
          <w:lang w:val="en-GB"/>
        </w:rPr>
        <w:t>; and PAI-1, hampering cell senescence</w:t>
      </w:r>
      <w:r w:rsidR="00B943E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TYHsejGn","properties":{"formattedCitation":"(15)","plainCitation":"(15)","noteIndex":0},"citationItems":[{"id":"7QlDGlPw/XVYM2PBS","uris":["http://zotero.org/users/local/1p9EH8ax/items/BKDK22WH"],"itemData":{"id":39,"type":"article-journal","container-title":"EMBO reports","DOI":"10.15252/embr.201744722","ISSN":"1469-221X, 1469-3178","issue":"5","journalAbbreviation":"EMBO Reports","language":"en","page":"e44722","source":"DOI.org (Crossref)","title":"Stress</w:instrText>
      </w:r>
      <w:r w:rsidR="00300753">
        <w:rPr>
          <w:rFonts w:ascii="Arial" w:hAnsi="Arial" w:cs="Arial" w:hint="eastAsia"/>
          <w:sz w:val="24"/>
          <w:szCs w:val="24"/>
          <w:lang w:val="en-GB"/>
        </w:rPr>
        <w:instrText xml:space="preserve"> granules counteract senescence by sequestration of PAI</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1","volume":"19","author":[{"family":"Omer","given":"Amr"},{"family":"Patel","given":"Devang"},{"family":"Lian","given":"Xian Jin"},{"family":"Sadek","given":"Jason"},{"family":"Di Marco","given":"Se</w:instrText>
      </w:r>
      <w:r w:rsidR="00300753">
        <w:rPr>
          <w:rFonts w:ascii="Arial" w:hAnsi="Arial" w:cs="Arial"/>
          <w:sz w:val="24"/>
          <w:szCs w:val="24"/>
          <w:lang w:val="en-GB"/>
        </w:rPr>
        <w:instrText xml:space="preserve">rgio"},{"family":"Pause","given":"Arnim"},{"family":"Gorospe","given":"Myriam"},{"family":"Gallouzi","given":"Imed Eddine"}],"issued":{"date-parts":[["2018",5]]}}}],"schema":"https://github.com/citation-style-language/schema/raw/master/csl-citation.json"} </w:instrText>
      </w:r>
      <w:r w:rsidR="00B943E7" w:rsidRPr="00E1164B">
        <w:rPr>
          <w:rFonts w:ascii="Arial" w:hAnsi="Arial" w:cs="Arial"/>
          <w:sz w:val="24"/>
          <w:szCs w:val="24"/>
          <w:lang w:val="en-GB"/>
        </w:rPr>
        <w:fldChar w:fldCharType="separate"/>
      </w:r>
      <w:r w:rsidR="0097304F" w:rsidRPr="0097304F">
        <w:rPr>
          <w:rFonts w:ascii="Aptos" w:hAnsi="Aptos"/>
          <w:sz w:val="24"/>
          <w:lang w:val="en-GB"/>
        </w:rPr>
        <w:t>(15)</w:t>
      </w:r>
      <w:r w:rsidR="00B943E7" w:rsidRPr="00E1164B">
        <w:rPr>
          <w:rFonts w:ascii="Arial" w:hAnsi="Arial" w:cs="Arial"/>
          <w:sz w:val="24"/>
          <w:szCs w:val="24"/>
          <w:lang w:val="en-GB"/>
        </w:rPr>
        <w:fldChar w:fldCharType="end"/>
      </w:r>
      <w:r w:rsidR="00B943E7" w:rsidRPr="00E1164B">
        <w:rPr>
          <w:rFonts w:ascii="Arial" w:hAnsi="Arial" w:cs="Arial"/>
          <w:sz w:val="24"/>
          <w:szCs w:val="24"/>
          <w:lang w:val="en-GB"/>
        </w:rPr>
        <w:t xml:space="preserve">. Notably, senescent cells actively deplete core SG components such as G3BP1 and TIA1, and G3BP1 itself is required for expression </w:t>
      </w:r>
      <w:r w:rsidR="00975CE8" w:rsidRPr="00E1164B">
        <w:rPr>
          <w:rFonts w:ascii="Arial" w:hAnsi="Arial" w:cs="Arial"/>
          <w:sz w:val="24"/>
          <w:szCs w:val="24"/>
          <w:lang w:val="en-GB"/>
        </w:rPr>
        <w:t xml:space="preserve">of the senescence-associated secretory phenotype (SASP) </w:t>
      </w:r>
      <w:r w:rsidR="00B943E7" w:rsidRPr="00E1164B">
        <w:rPr>
          <w:rFonts w:ascii="Arial" w:hAnsi="Arial" w:cs="Arial"/>
          <w:sz w:val="24"/>
          <w:szCs w:val="24"/>
          <w:lang w:val="en-GB"/>
        </w:rPr>
        <w:t>but not for the senescent state per se</w:t>
      </w:r>
      <w:r w:rsidR="00B723AF" w:rsidRPr="00E1164B">
        <w:rPr>
          <w:rFonts w:ascii="Arial" w:hAnsi="Arial" w:cs="Arial"/>
          <w:sz w:val="24"/>
          <w:szCs w:val="24"/>
          <w:lang w:val="en-GB"/>
        </w:rPr>
        <w:fldChar w:fldCharType="begin"/>
      </w:r>
      <w:r w:rsidR="00E62C6A">
        <w:rPr>
          <w:rFonts w:ascii="Arial" w:hAnsi="Arial" w:cs="Arial"/>
          <w:sz w:val="24"/>
          <w:szCs w:val="24"/>
          <w:lang w:val="en-GB"/>
        </w:rPr>
        <w:instrText xml:space="preserve"> ADDIN ZOTERO_ITEM CSL_CITATION {"citationID":"V2uQG8zt","properties":{"unsorted":false,"formattedCitation":"(16, 17)","plainCitation":"(16, 17)","noteIndex":0},"citationItems":[{"id":655,"uris":["http://zotero.org/users/local/q86rvdj2/items/QZYIGRTS"],"itemData":{"id":655,"type":"article-journal","abstract":"Abstract\n            Cellular senescence is a known driver of carcinogenesis and age-related diseases, yet senescence is required for various physiological processes. However, the mechanisms and factors that control the negative effects of senescence while retaining its benefits are still elusive. Here, we show that the rasGAP SH3-binding protein 1 (G3BP1) is required for the activation of the senescent-associated secretory phenotype (SASP). During senescence, G3BP1 achieves this effect by promoting the association of the cyclic GMP-AMP synthase (cGAS) with cytosolic chromatin fragments. In turn, G3BP1, through cGAS, activates the NF-κB and STAT3 pathways, promoting SASP expression and secretion. G3BP1 depletion or pharmacological inhibition impairs the cGAS-pathway preventing the expression of SASP factors without affecting cell commitment to senescence. These SASPless senescent cells impair senescence-mediated growth of cancer cells in vitro and tumor growth in vivo. Our data reveal that G3BP1 is required for SASP expression and that SASP secretion is a primary mediator of senescence-associated tumor growth.","container-title":"Nature Communications","DOI":"10.1038/s41467-020-18734-9","ISSN":"2041-1723","issue":"1","journalAbbreviation":"Nat Commun","language":"en","page":"4979","source":"DOI.org (Crossref)","title":"G3BP1 controls the senescence-associated secretome and its impact on cancer progression","volume":"11","author":[{"family":"Omer","given":"Amr"},{"family":"Barrera","given":"Monica Cruz"},{"family":"Moran","given":"Julian L."},{"family":"Lian","given":"Xian J."},{"family":"Di Marco","given":"Sergio"},{"family":"Beausejour","given":"Christian"},{"family":"Gallouzi","given":"Imed-Eddine"}],"issued":{"date-parts":[["2020",10,5]]}}},{"id":657,"uris":["http://zotero.org/users/local/q86rvdj2/items/3X3FZRPS"],"itemData":{"id":657,"type":"article-journal","container-title":"Biochimica et Biophysica Acta (BBA) - Molecular Cell Research","DOI":"10.1016/j.bbamcr.2016.12.008","ISSN":"01674889","issue":"3","journalAbbreviation":"Biochimica et Biophysica Acta (BBA) - Molecular Cell Research","language":"en","page":"475-486","source":"DOI.org (Crossref)","title":"Dissecting the molecular mechanisms that impair stress granule formation in aging cells","volume":"1864","author":[{"family":"Moujaber","given":"Ossama"},{"family":"Mahboubi","given":"Hicham"},{"family":"Kodiha","given":"Mohamed"},{"family":"Bouttier","given":"Manuella"},{"family":"Bednarz","given":"Klaudia"},{"family":"Bakshi","given":"Ragini"},{"family":"White","given":"John"},{"family":"Larose","given":"Louise"},{"family":"Colmegna","given":"Inés"},{"family":"Stochaj","given":"Ursula"}],"issued":{"date-parts":[["2017",3]]}}}],"schema":"https://github.com/citation-style-language/schema/raw/master/csl-citation.json"} </w:instrText>
      </w:r>
      <w:r w:rsidR="00B723AF" w:rsidRPr="00E1164B">
        <w:rPr>
          <w:rFonts w:ascii="Arial" w:hAnsi="Arial" w:cs="Arial"/>
          <w:sz w:val="24"/>
          <w:szCs w:val="24"/>
          <w:lang w:val="en-GB"/>
        </w:rPr>
        <w:fldChar w:fldCharType="separate"/>
      </w:r>
      <w:r w:rsidR="0097304F" w:rsidRPr="0097304F">
        <w:rPr>
          <w:rFonts w:ascii="Aptos" w:hAnsi="Aptos"/>
          <w:sz w:val="24"/>
          <w:lang w:val="en-GB"/>
        </w:rPr>
        <w:t>(16, 17)</w:t>
      </w:r>
      <w:r w:rsidR="00B723AF" w:rsidRPr="00E1164B">
        <w:rPr>
          <w:rFonts w:ascii="Arial" w:hAnsi="Arial" w:cs="Arial"/>
          <w:sz w:val="24"/>
          <w:szCs w:val="24"/>
          <w:lang w:val="en-GB"/>
        </w:rPr>
        <w:fldChar w:fldCharType="end"/>
      </w:r>
      <w:r w:rsidR="00B943E7" w:rsidRPr="00E1164B">
        <w:rPr>
          <w:rFonts w:ascii="Arial" w:hAnsi="Arial" w:cs="Arial"/>
          <w:sz w:val="24"/>
          <w:szCs w:val="24"/>
          <w:lang w:val="en-GB"/>
        </w:rPr>
        <w:t>, pointing to a dynamic interplay between SG assembly and senescence program</w:t>
      </w:r>
      <w:ins w:id="8" w:author="Diana Vieira" w:date="2026-08-26T17:03:00Z" w16du:dateUtc="2026-08-26T16:03:00Z">
        <w:r w:rsidR="008F1493">
          <w:rPr>
            <w:rFonts w:ascii="Arial" w:hAnsi="Arial" w:cs="Arial"/>
            <w:sz w:val="24"/>
            <w:szCs w:val="24"/>
            <w:lang w:val="en-GB"/>
          </w:rPr>
          <w:t>me</w:t>
        </w:r>
      </w:ins>
      <w:r w:rsidR="00B943E7" w:rsidRPr="00E1164B">
        <w:rPr>
          <w:rFonts w:ascii="Arial" w:hAnsi="Arial" w:cs="Arial"/>
          <w:sz w:val="24"/>
          <w:szCs w:val="24"/>
          <w:lang w:val="en-GB"/>
        </w:rPr>
        <w:t>s</w:t>
      </w:r>
      <w:r w:rsidR="00B475D4" w:rsidRPr="00E1164B">
        <w:rPr>
          <w:rFonts w:ascii="Arial" w:hAnsi="Arial" w:cs="Arial"/>
          <w:sz w:val="24"/>
          <w:szCs w:val="24"/>
          <w:lang w:val="en-GB"/>
        </w:rPr>
        <w:t>.</w:t>
      </w:r>
    </w:p>
    <w:p w14:paraId="3B35C2EF" w14:textId="7ADF6227" w:rsidR="0082541F" w:rsidRPr="00E1164B" w:rsidRDefault="00B92B6E" w:rsidP="0098059C">
      <w:pPr>
        <w:jc w:val="both"/>
        <w:rPr>
          <w:rFonts w:ascii="Arial" w:hAnsi="Arial" w:cs="Arial"/>
          <w:sz w:val="24"/>
          <w:szCs w:val="24"/>
          <w:lang w:val="en-GB"/>
        </w:rPr>
      </w:pPr>
      <w:r w:rsidRPr="00E1164B">
        <w:rPr>
          <w:rFonts w:ascii="Arial" w:hAnsi="Arial" w:cs="Arial"/>
          <w:sz w:val="24"/>
          <w:szCs w:val="24"/>
          <w:lang w:val="en-GB"/>
        </w:rPr>
        <w:t xml:space="preserve">Nevertheless, the biological </w:t>
      </w:r>
      <w:r w:rsidR="00D315C6" w:rsidRPr="00E1164B">
        <w:rPr>
          <w:rFonts w:ascii="Arial" w:hAnsi="Arial" w:cs="Arial"/>
          <w:sz w:val="24"/>
          <w:szCs w:val="24"/>
          <w:lang w:val="en-GB"/>
        </w:rPr>
        <w:t>significance</w:t>
      </w:r>
      <w:r w:rsidRPr="00E1164B">
        <w:rPr>
          <w:rFonts w:ascii="Arial" w:hAnsi="Arial" w:cs="Arial"/>
          <w:sz w:val="24"/>
          <w:szCs w:val="24"/>
          <w:lang w:val="en-GB"/>
        </w:rPr>
        <w:t xml:space="preserve"> of these mechanisms </w:t>
      </w:r>
      <w:r w:rsidR="00D4278D" w:rsidRPr="00E1164B">
        <w:rPr>
          <w:rFonts w:ascii="Arial" w:hAnsi="Arial" w:cs="Arial"/>
          <w:sz w:val="24"/>
          <w:szCs w:val="24"/>
          <w:lang w:val="en-GB"/>
        </w:rPr>
        <w:t>remains</w:t>
      </w:r>
      <w:r w:rsidRPr="00E1164B">
        <w:rPr>
          <w:rFonts w:ascii="Arial" w:hAnsi="Arial" w:cs="Arial"/>
          <w:sz w:val="24"/>
          <w:szCs w:val="24"/>
          <w:lang w:val="en-GB"/>
        </w:rPr>
        <w:t xml:space="preserve"> </w:t>
      </w:r>
      <w:r w:rsidR="00D315C6" w:rsidRPr="00E1164B">
        <w:rPr>
          <w:rFonts w:ascii="Arial" w:hAnsi="Arial" w:cs="Arial"/>
          <w:sz w:val="24"/>
          <w:szCs w:val="24"/>
          <w:lang w:val="en-GB"/>
        </w:rPr>
        <w:t>ambiguous</w:t>
      </w:r>
      <w:r w:rsidR="00E258D0" w:rsidRPr="00E1164B">
        <w:rPr>
          <w:rFonts w:ascii="Arial" w:hAnsi="Arial" w:cs="Arial"/>
          <w:sz w:val="24"/>
          <w:szCs w:val="24"/>
          <w:lang w:val="en-GB"/>
        </w:rPr>
        <w:t>, with</w:t>
      </w:r>
      <w:r w:rsidR="00D315C6" w:rsidRPr="00E1164B">
        <w:rPr>
          <w:rFonts w:ascii="Arial" w:hAnsi="Arial" w:cs="Arial"/>
          <w:sz w:val="24"/>
          <w:szCs w:val="24"/>
          <w:lang w:val="en-GB"/>
        </w:rPr>
        <w:t xml:space="preserve"> the function of the sequestered mRNAs uncertain, as studies have demonstrated their continued translation within the SG</w:t>
      </w:r>
      <w:r w:rsidR="001B224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51jXk1o","properties":{"formattedCitation":"(18)","plainCitation":"(18)","noteIndex":0},"citationItems":[{"id":"7QlDGlPw/tKeChGJ8","uris":["http://zotero.org/users/local/1p9EH8ax/items/JRZLLIDK"],"itemData":{"id":50,"type":"article-journal","container-title":"Cell","DOI":"10.1016/j.cell.2020.11.010","ISSN":"00928674","issue":"7","journalAbbreviation":"Cell","language":"en","page":"1801-1812.e13","source":"DOI.org (Crossref)","title":"Single-Molecule Imaging Reveals Translation of mRNAs Localized to Stress Granules","volume":"183","author":[{"family":"Mateju","given":"Daniel"},{"family":"Eichenberger","given":"Bastian"},{"family":"Voigt","given":"Franka"},{"family":"Eglinger","given":"Jan"},{"family":"Roth","given":"Gregory"},{"family":"Chao","given":"Jeffrey A."}],"issued":{"date-parts":[["2020",12]]}}}],"schema":"https://github.com/citation-style-language/schema/raw/master/csl-citation.json"} </w:instrText>
      </w:r>
      <w:r w:rsidR="001B2242" w:rsidRPr="00E1164B">
        <w:rPr>
          <w:rFonts w:ascii="Arial" w:hAnsi="Arial" w:cs="Arial"/>
          <w:sz w:val="24"/>
          <w:szCs w:val="24"/>
          <w:lang w:val="en-GB"/>
        </w:rPr>
        <w:fldChar w:fldCharType="separate"/>
      </w:r>
      <w:r w:rsidR="0097304F" w:rsidRPr="0097304F">
        <w:rPr>
          <w:rFonts w:ascii="Aptos" w:hAnsi="Aptos"/>
          <w:sz w:val="24"/>
          <w:lang w:val="en-GB"/>
        </w:rPr>
        <w:t>(18)</w:t>
      </w:r>
      <w:r w:rsidR="001B2242" w:rsidRPr="00E1164B">
        <w:rPr>
          <w:rFonts w:ascii="Arial" w:hAnsi="Arial" w:cs="Arial"/>
          <w:sz w:val="24"/>
          <w:szCs w:val="24"/>
          <w:lang w:val="en-GB"/>
        </w:rPr>
        <w:fldChar w:fldCharType="end"/>
      </w:r>
      <w:r w:rsidR="00D315C6" w:rsidRPr="00E1164B">
        <w:rPr>
          <w:rFonts w:ascii="Arial" w:hAnsi="Arial" w:cs="Arial"/>
          <w:sz w:val="24"/>
          <w:szCs w:val="24"/>
          <w:lang w:val="en-GB"/>
        </w:rPr>
        <w:t>.</w:t>
      </w:r>
    </w:p>
    <w:p w14:paraId="13D79519" w14:textId="4355DBE6" w:rsidR="00AE7008" w:rsidRPr="00E1164B" w:rsidRDefault="00D315C6" w:rsidP="0098059C">
      <w:pPr>
        <w:jc w:val="both"/>
        <w:rPr>
          <w:rFonts w:ascii="Arial" w:hAnsi="Arial" w:cs="Arial"/>
          <w:sz w:val="24"/>
          <w:szCs w:val="24"/>
          <w:lang w:val="en-GB"/>
        </w:rPr>
      </w:pPr>
      <w:r w:rsidRPr="00E1164B">
        <w:rPr>
          <w:rFonts w:ascii="Arial" w:hAnsi="Arial" w:cs="Arial"/>
          <w:sz w:val="24"/>
          <w:szCs w:val="24"/>
          <w:lang w:val="en-GB"/>
        </w:rPr>
        <w:t xml:space="preserve">In addition to </w:t>
      </w:r>
      <w:r w:rsidR="008873F8" w:rsidRPr="00E1164B">
        <w:rPr>
          <w:rFonts w:ascii="Arial" w:hAnsi="Arial" w:cs="Arial"/>
          <w:sz w:val="24"/>
          <w:szCs w:val="24"/>
          <w:lang w:val="en-GB"/>
        </w:rPr>
        <w:t xml:space="preserve">those </w:t>
      </w:r>
      <w:r w:rsidRPr="00E1164B">
        <w:rPr>
          <w:rFonts w:ascii="Arial" w:hAnsi="Arial" w:cs="Arial"/>
          <w:sz w:val="24"/>
          <w:szCs w:val="24"/>
          <w:lang w:val="en-GB"/>
        </w:rPr>
        <w:t>physiological roles</w:t>
      </w:r>
      <w:r w:rsidR="000560F3" w:rsidRPr="00E1164B">
        <w:rPr>
          <w:rFonts w:ascii="Arial" w:hAnsi="Arial" w:cs="Arial"/>
          <w:sz w:val="24"/>
          <w:szCs w:val="24"/>
          <w:lang w:val="en-GB"/>
        </w:rPr>
        <w:t xml:space="preserve">, </w:t>
      </w:r>
      <w:r w:rsidR="004153FB" w:rsidRPr="00E1164B">
        <w:rPr>
          <w:rFonts w:ascii="Arial" w:hAnsi="Arial" w:cs="Arial"/>
          <w:sz w:val="24"/>
          <w:szCs w:val="24"/>
          <w:lang w:val="en-GB"/>
        </w:rPr>
        <w:t>SGs have</w:t>
      </w:r>
      <w:r w:rsidRPr="00E1164B">
        <w:rPr>
          <w:rFonts w:ascii="Arial" w:hAnsi="Arial" w:cs="Arial"/>
          <w:sz w:val="24"/>
          <w:szCs w:val="24"/>
          <w:lang w:val="en-GB"/>
        </w:rPr>
        <w:t xml:space="preserve"> </w:t>
      </w:r>
      <w:r w:rsidR="004153FB" w:rsidRPr="00E1164B">
        <w:rPr>
          <w:rFonts w:ascii="Arial" w:hAnsi="Arial" w:cs="Arial"/>
          <w:sz w:val="24"/>
          <w:szCs w:val="24"/>
          <w:lang w:val="en-GB"/>
        </w:rPr>
        <w:t xml:space="preserve">been implicated in several pathologies. </w:t>
      </w:r>
      <w:r w:rsidR="00A8187F" w:rsidRPr="00E1164B">
        <w:rPr>
          <w:rFonts w:ascii="Arial" w:hAnsi="Arial" w:cs="Arial"/>
          <w:sz w:val="24"/>
          <w:szCs w:val="24"/>
          <w:lang w:val="en-GB"/>
        </w:rPr>
        <w:t>Mutations in certain SG-locali</w:t>
      </w:r>
      <w:r w:rsidR="00B475D4" w:rsidRPr="00E1164B">
        <w:rPr>
          <w:rFonts w:ascii="Arial" w:hAnsi="Arial" w:cs="Arial"/>
          <w:sz w:val="24"/>
          <w:szCs w:val="24"/>
          <w:lang w:val="en-GB"/>
        </w:rPr>
        <w:t>s</w:t>
      </w:r>
      <w:r w:rsidR="00A8187F" w:rsidRPr="00E1164B">
        <w:rPr>
          <w:rFonts w:ascii="Arial" w:hAnsi="Arial" w:cs="Arial"/>
          <w:sz w:val="24"/>
          <w:szCs w:val="24"/>
          <w:lang w:val="en-GB"/>
        </w:rPr>
        <w:t xml:space="preserve">ed </w:t>
      </w:r>
      <w:r w:rsidR="0079197D" w:rsidRPr="00E1164B">
        <w:rPr>
          <w:rFonts w:ascii="Arial" w:hAnsi="Arial" w:cs="Arial"/>
          <w:sz w:val="24"/>
          <w:szCs w:val="24"/>
          <w:lang w:val="en-GB"/>
        </w:rPr>
        <w:t>proteins</w:t>
      </w:r>
      <w:r w:rsidR="000A4D01" w:rsidRPr="00E1164B">
        <w:rPr>
          <w:rFonts w:ascii="Arial" w:hAnsi="Arial" w:cs="Arial"/>
          <w:sz w:val="24"/>
          <w:szCs w:val="24"/>
          <w:lang w:val="en-GB"/>
        </w:rPr>
        <w:t>,</w:t>
      </w:r>
      <w:r w:rsidR="0079197D" w:rsidRPr="00E1164B">
        <w:rPr>
          <w:rFonts w:ascii="Arial" w:hAnsi="Arial" w:cs="Arial"/>
          <w:sz w:val="24"/>
          <w:szCs w:val="24"/>
          <w:lang w:val="en-GB"/>
        </w:rPr>
        <w:t xml:space="preserve"> such as TIA1, TDP43 or ATXN2</w:t>
      </w:r>
      <w:r w:rsidR="000A4D01" w:rsidRPr="00E1164B">
        <w:rPr>
          <w:rFonts w:ascii="Arial" w:hAnsi="Arial" w:cs="Arial"/>
          <w:sz w:val="24"/>
          <w:szCs w:val="24"/>
          <w:lang w:val="en-GB"/>
        </w:rPr>
        <w:t>,</w:t>
      </w:r>
      <w:r w:rsidR="00175EF1" w:rsidRPr="00E1164B">
        <w:rPr>
          <w:rFonts w:ascii="Arial" w:hAnsi="Arial" w:cs="Arial"/>
          <w:sz w:val="24"/>
          <w:szCs w:val="24"/>
          <w:lang w:val="en-GB"/>
        </w:rPr>
        <w:t xml:space="preserve"> are linked with amyotrophic lateral sclerosis</w:t>
      </w:r>
      <w:r w:rsidR="001B224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1KVEQf9","properties":{"formattedCitation":"(19\\uc0\\u8211{}21)","plainCitation":"(19–21)","noteIndex":0},"citationItems":[{"id":"7QlDGlPw/GBKMuGdz","uris":["http://zotero.org/users/local/1p9EH8ax/items/B4KZPDRD"],"itemData":{"id":43,"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Paul"},{"family":"Rademakers","given":"Rosa"}],"issued":{"date-parts":[["2017",8]]}}},{"id":"7QlDGlPw/zxOa1Sz9","uris":["http://zotero.org/users/local/1p9EH8ax/items/L9ZD893P"],"itemData":{"id":45,"type":"article-journal","container-title":"Biochemical and Biophysical Research Communications","DOI":"10.1016/j.bbrc.2006.10.093","ISSN":"0006291X","issue":"3","journalAbbreviation":"Biochemical and Biophysical Research Communications","language":"en","page":"602-611","source":"DOI.org (Crossref)","title":"TDP-43 is a component of ubiquitin-positive tau-negative inclusions in frontotemporal lobar degeneration and amyotrophic lateral sclerosis","volume":"351","author":[{"family":"Arai","given":"Tetsuaki"},{"family":"Hasegawa","given":"Masato"},{"family":"Akiyama","given":"Haruhiko"},{"family":"Ikeda","given":"Kenji"},{"family":"Nonaka","given":"Takashi"},{"family":"Mori","given":"Hiroshi"},{"family":"Mann","given":"David"},{"family":"Tsuchiya","given":"Kuniaki"},{"family":"Yoshida","given":"Mari"},{"family":"Hashizume","given":"Yoshio"},{"family":"Oda","given":"Tatsuro"}],"issued":{"date-parts":[["2006",12]]}}},{"id":"7QlDGlPw/UZeD7J9Q","uris":["http://zotero.org/users/local/1p9EH8ax/items/TY77YCHC"],"itemData":{"id":46,"type":"article-journal","container-title":"Nature","DOI":"10.1038/nature09320","ISSN":"0028-0836, 1476-4687","issue":"7310","journalAbbreviation":"Nature","language":"en","license":"http://www.springer.com/tdm","page":"1069-1075","source":"DOI.org (Crossref)","title":"Ataxin-2 intermediate-length polyglutamine expansions are associated with increased risk for ALS","volume":"466","author":[{"family":"Elden","given":"Andrew C."},{"family":"Kim","given":"Hyung-Jun"},{"family":"Hart","given":"Michael P."},{"family":"Chen-Plotkin","given":"Alice S."},{"family":"Johnson","given":"Brian S."},{"family":"Fang","given":"Xiaodong"},{"family":"Armakola","given":"Maria"},{"family":"Geser","given":"Felix"},{"family":"Greene","given":"Robert"},{"family":"Lu","given":"Min Min"},{"family":"Padmanabhan","given":"Arun"},{"family":"Clay-Falcone","given":"Dana"},{"family":"McCluskey","given":"Leo"},{"family":"Elman","given":"Lauren"},{"family":"Juhr","given":"Denise"},{"family":"Gruber","given":"Peter J."},{"family":"Rüb","given":"Udo"},{"family":"Auburger","given":"Georg"},{"family":"Trojanowski","given":"John Q."},{"family":"Lee","given":"Virginia M.-Y."},{"family":"Van Deerlin","given":"Vivianna M."},{"family":"Bonini","given":"Nancy M."},{"family":"Gitler","given":"Aaron D."}],"issued":{"date-parts":[["2010",8]]}}}],"schema":"https://github.com/citation-style-language/schema/raw/master/csl-citation.json"} </w:instrText>
      </w:r>
      <w:r w:rsidR="001B2242" w:rsidRPr="00E1164B">
        <w:rPr>
          <w:rFonts w:ascii="Arial" w:hAnsi="Arial" w:cs="Arial"/>
          <w:sz w:val="24"/>
          <w:szCs w:val="24"/>
          <w:lang w:val="en-GB"/>
        </w:rPr>
        <w:fldChar w:fldCharType="separate"/>
      </w:r>
      <w:r w:rsidR="0097304F" w:rsidRPr="0097304F">
        <w:rPr>
          <w:rFonts w:ascii="Aptos" w:hAnsi="Aptos" w:cs="Times New Roman"/>
          <w:kern w:val="0"/>
          <w:sz w:val="24"/>
        </w:rPr>
        <w:t>(19–21)</w:t>
      </w:r>
      <w:r w:rsidR="001B2242" w:rsidRPr="00E1164B">
        <w:rPr>
          <w:rFonts w:ascii="Arial" w:hAnsi="Arial" w:cs="Arial"/>
          <w:sz w:val="24"/>
          <w:szCs w:val="24"/>
          <w:lang w:val="en-GB"/>
        </w:rPr>
        <w:fldChar w:fldCharType="end"/>
      </w:r>
      <w:r w:rsidR="00493725" w:rsidRPr="00E1164B">
        <w:rPr>
          <w:rFonts w:ascii="Arial" w:hAnsi="Arial" w:cs="Arial"/>
          <w:sz w:val="24"/>
          <w:szCs w:val="24"/>
          <w:lang w:val="en-GB"/>
        </w:rPr>
        <w:t>,</w:t>
      </w:r>
      <w:r w:rsidR="00A926EB" w:rsidRPr="00E1164B">
        <w:rPr>
          <w:rFonts w:ascii="Arial" w:hAnsi="Arial" w:cs="Arial"/>
          <w:sz w:val="24"/>
          <w:szCs w:val="24"/>
          <w:lang w:val="en-GB"/>
        </w:rPr>
        <w:t xml:space="preserve"> and certain mutations in DDX3X </w:t>
      </w:r>
      <w:r w:rsidR="00FE1927" w:rsidRPr="00E1164B">
        <w:rPr>
          <w:rFonts w:ascii="Arial" w:hAnsi="Arial" w:cs="Arial"/>
          <w:sz w:val="24"/>
          <w:szCs w:val="24"/>
          <w:lang w:val="en-GB"/>
        </w:rPr>
        <w:t xml:space="preserve">are suggested to </w:t>
      </w:r>
      <w:r w:rsidR="00A926EB" w:rsidRPr="00E1164B">
        <w:rPr>
          <w:rFonts w:ascii="Arial" w:hAnsi="Arial" w:cs="Arial"/>
          <w:sz w:val="24"/>
          <w:szCs w:val="24"/>
          <w:lang w:val="en-GB"/>
        </w:rPr>
        <w:t xml:space="preserve">originate stress granule-like </w:t>
      </w:r>
      <w:del w:id="9" w:author="Diana Vieira" w:date="2026-08-26T17:04:00Z" w16du:dateUtc="2026-08-26T16:04:00Z">
        <w:r w:rsidR="00A926EB" w:rsidRPr="00E1164B" w:rsidDel="008F1493">
          <w:rPr>
            <w:rFonts w:ascii="Arial" w:hAnsi="Arial" w:cs="Arial"/>
            <w:sz w:val="24"/>
            <w:szCs w:val="24"/>
            <w:lang w:val="en-GB"/>
          </w:rPr>
          <w:delText xml:space="preserve">formations </w:delText>
        </w:r>
      </w:del>
      <w:ins w:id="10" w:author="Diana Vieira" w:date="2026-08-26T17:04:00Z" w16du:dateUtc="2026-08-26T16:04:00Z">
        <w:r w:rsidR="008F1493">
          <w:rPr>
            <w:rFonts w:ascii="Arial" w:hAnsi="Arial" w:cs="Arial"/>
            <w:sz w:val="24"/>
            <w:szCs w:val="24"/>
            <w:lang w:val="en-GB"/>
          </w:rPr>
          <w:t>assembl</w:t>
        </w:r>
      </w:ins>
      <w:ins w:id="11" w:author="Diana Vieira" w:date="2026-08-26T17:05:00Z" w16du:dateUtc="2026-08-26T16:05:00Z">
        <w:r w:rsidR="008F1493">
          <w:rPr>
            <w:rFonts w:ascii="Arial" w:hAnsi="Arial" w:cs="Arial"/>
            <w:sz w:val="24"/>
            <w:szCs w:val="24"/>
            <w:lang w:val="en-GB"/>
          </w:rPr>
          <w:t>ies</w:t>
        </w:r>
      </w:ins>
      <w:ins w:id="12" w:author="Diana Vieira" w:date="2026-08-26T17:04:00Z" w16du:dateUtc="2026-08-26T16:04:00Z">
        <w:r w:rsidR="008F1493" w:rsidRPr="00E1164B">
          <w:rPr>
            <w:rFonts w:ascii="Arial" w:hAnsi="Arial" w:cs="Arial"/>
            <w:sz w:val="24"/>
            <w:szCs w:val="24"/>
            <w:lang w:val="en-GB"/>
          </w:rPr>
          <w:t xml:space="preserve"> </w:t>
        </w:r>
      </w:ins>
      <w:r w:rsidR="00A926EB" w:rsidRPr="00E1164B">
        <w:rPr>
          <w:rFonts w:ascii="Arial" w:hAnsi="Arial" w:cs="Arial"/>
          <w:sz w:val="24"/>
          <w:szCs w:val="24"/>
          <w:lang w:val="en-GB"/>
        </w:rPr>
        <w:t>that impair neurogenesis</w:t>
      </w:r>
      <w:r w:rsidR="00A926EB"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QeAJvFix","properties":{"formattedCitation":"(22)","plainCitation":"(22)","noteIndex":0},"citationItems":[{"id":"7QlDGlPw/ffpiBopU","uris":["http://zotero.org/users/local/1p9EH8ax/items/4HCVRSXM"],"itemData":{"id":52,"type":"article-journal","container-title":"Neuron","DOI":"10.1016/j.neuron.2020.01.042","ISSN":"08966273","issue":"3","journalAbbreviation":"Neuron","language":"en","page":"404-420.e8","source":"DOI.org (Crossref)","title":"Pathogenic DDX3X Mutations Impair RNA Metabolism and Neurogenesis during Fetal Cortical Development","volume":"106","author":[{"family":"Lennox","given":"Ashley L."},{"family":"Hoye","given":"Mariah L."},{"family":"Jiang","given":"Ruiji"},{"family":"Johnson-Kerner","given":"Bethany L."},{"family":"Suit","given":"Lindsey A."},{"family":"Venkataramanan","given":"Srivats"},{"family":"Sheehan","given":"Charles J."},{"family":"Alsina","given":"Fernando C."},{"family":"Fregeau","given":"Brieana"},{"family":"Aldinger","given":"Kimberly A."},{"family":"Moey","given":"Ching"},{"family":"Lobach","given":"Iryna"},{"family":"Afenjar","given":"Alexandra"},{"family":"Babovic-Vuksanovic","given":"Dusica"},{"family":"Bézieau","given":"Stéphane"},{"family":"Blackburn","given":"Patrick R."},{"family":"Bunt","given":"Jens"},{"family":"Burglen","given":"Lydie"},{"family":"Campeau","given":"Philippe M."},{"family":"Charles","given":"Perrine"},{"family":"Chung","given":"Brian H.Y."},{"family":"Cogné","given":"Benjamin"},{"family":"Curry","given":"Cynthia"},{"family":"D’Agostino","given":"Maria Daniela"},{"family":"Di Donato","given":"Nataliya"},{"family":"Faivre","given":"Laurence"},{"family":"Héron","given":"Delphine"},{"family":"Innes","given":"A. Micheil"},{"family":"Isidor","given":"Bertrand"},{"family":"Keren","given":"Boris"},{"family":"Kimball","given":"Amy"},{"family":"Klee","given":"Eric W."},{"family":"Kuentz","given":"Paul"},{"family":"Küry","given":"Sébastien"},{"family":"Martin-Coignard","given":"Dominique"},{"family":"Mirzaa","given":"Ghayda"},{"family":"Mignot","given":"Cyril"},{"family":"Miyake","given":"Noriko"},{"family":"Matsumoto","given":"Naomichi"},{"family":"Fujita","given":"Atsushi"},{"family":"Nava","given":"Caroline"},{"family":"Nizon","given":"Mathilde"},{"family":"Rodriguez","given":"Diana"},{"family":"Blok","given":"Lot Snijders"},{"family":"Thauvin-Robinet","given":"Christel"},{"family":"Thevenon","given":"Julien"},{"family":"Vincent","given":"Marie"},{"family":"Ziegler","given":"Alban"},{"family":"Dobyns","given":"William"},{"family":"Richards","given":"Linda J."},{"family":"Barkovich","given":"A. James"},{"family":"Floor","given":"Stephen N."},{"family":"Silver","given":"Debra L."},{"family":"Sherr","given":"Elliott H."}],"issued":{"date-parts":[["2020",5]]}}}],"schema":"https://github.com/citation-style-language/schema/raw/master/csl-citation.json"} </w:instrText>
      </w:r>
      <w:r w:rsidR="00A926EB" w:rsidRPr="00E1164B">
        <w:rPr>
          <w:rFonts w:ascii="Arial" w:hAnsi="Arial" w:cs="Arial"/>
          <w:sz w:val="24"/>
          <w:szCs w:val="24"/>
          <w:lang w:val="en-GB"/>
        </w:rPr>
        <w:fldChar w:fldCharType="separate"/>
      </w:r>
      <w:r w:rsidR="0097304F" w:rsidRPr="0097304F">
        <w:rPr>
          <w:rFonts w:ascii="Aptos" w:hAnsi="Aptos"/>
          <w:sz w:val="24"/>
          <w:lang w:val="en-GB"/>
        </w:rPr>
        <w:t>(22)</w:t>
      </w:r>
      <w:r w:rsidR="00A926EB" w:rsidRPr="00E1164B">
        <w:rPr>
          <w:rFonts w:ascii="Arial" w:hAnsi="Arial" w:cs="Arial"/>
          <w:sz w:val="24"/>
          <w:szCs w:val="24"/>
          <w:lang w:val="en-GB"/>
        </w:rPr>
        <w:fldChar w:fldCharType="end"/>
      </w:r>
      <w:r w:rsidR="00A926EB" w:rsidRPr="00E1164B">
        <w:rPr>
          <w:rFonts w:ascii="Arial" w:hAnsi="Arial" w:cs="Arial"/>
          <w:sz w:val="24"/>
          <w:szCs w:val="24"/>
          <w:lang w:val="en-GB"/>
        </w:rPr>
        <w:t xml:space="preserve">. </w:t>
      </w:r>
      <w:r w:rsidR="00025977" w:rsidRPr="00E1164B">
        <w:rPr>
          <w:rFonts w:ascii="Arial" w:hAnsi="Arial" w:cs="Arial"/>
          <w:sz w:val="24"/>
          <w:szCs w:val="24"/>
          <w:lang w:val="en-GB"/>
        </w:rPr>
        <w:t>Still</w:t>
      </w:r>
      <w:r w:rsidR="0084205D" w:rsidRPr="00E1164B">
        <w:rPr>
          <w:rFonts w:ascii="Arial" w:hAnsi="Arial" w:cs="Arial"/>
          <w:sz w:val="24"/>
          <w:szCs w:val="24"/>
          <w:lang w:val="en-GB"/>
        </w:rPr>
        <w:t xml:space="preserve">, these results </w:t>
      </w:r>
      <w:r w:rsidR="00021536" w:rsidRPr="00E1164B">
        <w:rPr>
          <w:rFonts w:ascii="Arial" w:hAnsi="Arial" w:cs="Arial"/>
          <w:sz w:val="24"/>
          <w:szCs w:val="24"/>
          <w:lang w:val="en-GB"/>
        </w:rPr>
        <w:t xml:space="preserve">may </w:t>
      </w:r>
      <w:r w:rsidR="0084205D" w:rsidRPr="00E1164B">
        <w:rPr>
          <w:rFonts w:ascii="Arial" w:hAnsi="Arial" w:cs="Arial"/>
          <w:sz w:val="24"/>
          <w:szCs w:val="24"/>
          <w:lang w:val="en-GB"/>
        </w:rPr>
        <w:t xml:space="preserve">be spurious, as both SGs and the physiopathology of these diseases </w:t>
      </w:r>
      <w:r w:rsidR="000A4D01" w:rsidRPr="00E1164B">
        <w:rPr>
          <w:rFonts w:ascii="Arial" w:hAnsi="Arial" w:cs="Arial"/>
          <w:sz w:val="24"/>
          <w:szCs w:val="24"/>
          <w:lang w:val="en-GB"/>
        </w:rPr>
        <w:t xml:space="preserve">rely </w:t>
      </w:r>
      <w:r w:rsidR="0084205D" w:rsidRPr="00E1164B">
        <w:rPr>
          <w:rFonts w:ascii="Arial" w:hAnsi="Arial" w:cs="Arial"/>
          <w:sz w:val="24"/>
          <w:szCs w:val="24"/>
          <w:lang w:val="en-GB"/>
        </w:rPr>
        <w:t>on</w:t>
      </w:r>
      <w:r w:rsidR="002278A2" w:rsidRPr="00E1164B">
        <w:rPr>
          <w:rFonts w:ascii="Arial" w:hAnsi="Arial" w:cs="Arial"/>
          <w:sz w:val="24"/>
          <w:szCs w:val="24"/>
          <w:lang w:val="en-GB"/>
        </w:rPr>
        <w:t xml:space="preserve"> protein</w:t>
      </w:r>
      <w:r w:rsidR="0084205D" w:rsidRPr="00E1164B">
        <w:rPr>
          <w:rFonts w:ascii="Arial" w:hAnsi="Arial" w:cs="Arial"/>
          <w:sz w:val="24"/>
          <w:szCs w:val="24"/>
          <w:lang w:val="en-GB"/>
        </w:rPr>
        <w:t xml:space="preserve"> aggregation. </w:t>
      </w:r>
      <w:r w:rsidR="00B723AF" w:rsidRPr="00E1164B">
        <w:rPr>
          <w:rFonts w:ascii="Arial" w:hAnsi="Arial" w:cs="Arial"/>
          <w:sz w:val="24"/>
          <w:szCs w:val="24"/>
          <w:lang w:val="en-GB"/>
        </w:rPr>
        <w:t>SGs have also been implicated in antiviral responses. Viruses across essentially all major classes have evolved mechanisms to inhibit SG assembly, most commonly by targeting G3BP1 or upstream eIF2α signalling</w:t>
      </w:r>
      <w:r w:rsidR="00B723AF"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{"citationID":"kjHd1zzS","properties":{"formattedCitation":"(23, 24)","plainCitation":"(23, 24)","noteIndex":0},"citationItems":[{"id":"7QlDGlPw/nr9nYKWN","uris":["http://zotero.org/users/local/1p9EH8ax/items/QMRQM2JS"],"it</w:instrText>
      </w:r>
      <w:r w:rsidR="00300753">
        <w:rPr>
          <w:rFonts w:ascii="Arial" w:hAnsi="Arial" w:cs="Arial" w:hint="eastAsia"/>
          <w:sz w:val="24"/>
          <w:szCs w:val="24"/>
          <w:lang w:val="en-GB"/>
        </w:rPr>
        <w:instrText>emData":{"id":54,"type":"article-journal","abstract":"ABSTRACT\n            We recently reported that Ras-GTPase-activating protein-binding protein 1 (G3BP1) interacts with hepatitis C virus (HCV) nonstructural protein (NS)5B and the 5</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 xml:space="preserve"> end of the HCV min</w:instrText>
      </w:r>
      <w:r w:rsidR="00300753">
        <w:rPr>
          <w:rFonts w:ascii="Arial" w:hAnsi="Arial" w:cs="Arial"/>
          <w:sz w:val="24"/>
          <w:szCs w:val="24"/>
          <w:lang w:val="en-GB"/>
        </w:rPr>
        <w:instrText xml:space="preserve">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R."},{"family":"Yuan","given":"Zhenghong"}],"issued":{"date-parts":[["2011",7,15]]}}},{"id":"7QlDGlPw/xBWrakBC","uris":["http://zotero.org/users/local/1p9EH8ax/items/NESBXFZE"],"itemData":{"id":56,"type":"article-journal","abstract":"Abstract\n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B723AF" w:rsidRPr="00E1164B">
        <w:rPr>
          <w:rFonts w:ascii="Arial" w:hAnsi="Arial" w:cs="Arial"/>
          <w:sz w:val="24"/>
          <w:szCs w:val="24"/>
          <w:lang w:val="en-GB"/>
        </w:rPr>
        <w:fldChar w:fldCharType="separate"/>
      </w:r>
      <w:r w:rsidR="0097304F" w:rsidRPr="0097304F">
        <w:rPr>
          <w:rFonts w:ascii="Aptos" w:hAnsi="Aptos"/>
          <w:sz w:val="24"/>
          <w:lang w:val="en-GB"/>
        </w:rPr>
        <w:t>(23, 24)</w:t>
      </w:r>
      <w:r w:rsidR="00B723AF" w:rsidRPr="00E1164B">
        <w:rPr>
          <w:rFonts w:ascii="Arial" w:hAnsi="Arial" w:cs="Arial"/>
          <w:sz w:val="24"/>
          <w:szCs w:val="24"/>
          <w:lang w:val="en-GB"/>
        </w:rPr>
        <w:fldChar w:fldCharType="end"/>
      </w:r>
      <w:r w:rsidR="00B723AF" w:rsidRPr="00E1164B">
        <w:rPr>
          <w:rFonts w:ascii="Arial" w:hAnsi="Arial" w:cs="Arial"/>
          <w:sz w:val="24"/>
          <w:szCs w:val="24"/>
          <w:lang w:val="en-GB"/>
        </w:rPr>
        <w:t>. While this convergence suggests a genuine antiviral function, many of these strategies act on the</w:t>
      </w:r>
      <w:r w:rsidR="00DD3154" w:rsidRPr="00E1164B">
        <w:rPr>
          <w:rFonts w:ascii="Arial" w:hAnsi="Arial" w:cs="Arial"/>
          <w:sz w:val="24"/>
          <w:szCs w:val="24"/>
          <w:lang w:val="en-GB"/>
        </w:rPr>
        <w:t xml:space="preserve"> integrated stress response</w:t>
      </w:r>
      <w:r w:rsidR="00B723AF" w:rsidRPr="00E1164B">
        <w:rPr>
          <w:rFonts w:ascii="Arial" w:hAnsi="Arial" w:cs="Arial"/>
          <w:sz w:val="24"/>
          <w:szCs w:val="24"/>
          <w:lang w:val="en-GB"/>
        </w:rPr>
        <w:t xml:space="preserve"> </w:t>
      </w:r>
      <w:r w:rsidR="00DD3154" w:rsidRPr="00E1164B">
        <w:rPr>
          <w:rFonts w:ascii="Arial" w:hAnsi="Arial" w:cs="Arial"/>
          <w:sz w:val="24"/>
          <w:szCs w:val="24"/>
          <w:lang w:val="en-GB"/>
        </w:rPr>
        <w:t>(</w:t>
      </w:r>
      <w:r w:rsidR="00B723AF" w:rsidRPr="00E1164B">
        <w:rPr>
          <w:rFonts w:ascii="Arial" w:hAnsi="Arial" w:cs="Arial"/>
          <w:sz w:val="24"/>
          <w:szCs w:val="24"/>
          <w:lang w:val="en-GB"/>
        </w:rPr>
        <w:t>ISR</w:t>
      </w:r>
      <w:r w:rsidR="00DD3154" w:rsidRPr="00E1164B">
        <w:rPr>
          <w:rFonts w:ascii="Arial" w:hAnsi="Arial" w:cs="Arial"/>
          <w:sz w:val="24"/>
          <w:szCs w:val="24"/>
          <w:lang w:val="en-GB"/>
        </w:rPr>
        <w:t>)</w:t>
      </w:r>
      <w:r w:rsidR="00B723AF" w:rsidRPr="00E1164B">
        <w:rPr>
          <w:rFonts w:ascii="Arial" w:hAnsi="Arial" w:cs="Arial"/>
          <w:sz w:val="24"/>
          <w:szCs w:val="24"/>
          <w:lang w:val="en-GB"/>
        </w:rPr>
        <w:t xml:space="preserve"> as a whole or on G3BP1 functions beyond SGs, making it difficult to attribute the antiviral effect to SGs specifically</w:t>
      </w:r>
      <w:r w:rsidR="009C721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{"citationID":"1ro1pEzP","properties":{"formattedCitation":"(23, 24)","plainCitation":"(23, 24)","noteIndex":0},"citationItems":[{"id":"7QlDGlPw/nr9nYKWN","uris":["http://zotero.org/users/local/1p9EH8ax/items/QMRQM2JS"],"it</w:instrText>
      </w:r>
      <w:r w:rsidR="00300753">
        <w:rPr>
          <w:rFonts w:ascii="Arial" w:hAnsi="Arial" w:cs="Arial" w:hint="eastAsia"/>
          <w:sz w:val="24"/>
          <w:szCs w:val="24"/>
          <w:lang w:val="en-GB"/>
        </w:rPr>
        <w:instrText>emData":{"id":54,"type":"article-journal","abstract":"ABSTRACT\n            We recently reported that Ras-GTPase-activating protein-binding protein 1 (G3BP1) interacts with hepatitis C virus (HCV) nonstructural protein (NS)5B and the 5</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 xml:space="preserve"> end of the HCV min</w:instrText>
      </w:r>
      <w:r w:rsidR="00300753">
        <w:rPr>
          <w:rFonts w:ascii="Arial" w:hAnsi="Arial" w:cs="Arial"/>
          <w:sz w:val="24"/>
          <w:szCs w:val="24"/>
          <w:lang w:val="en-GB"/>
        </w:rPr>
        <w:instrText xml:space="preserve">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R."},{"family":"Yuan","given":"Zhenghong"}],"issued":{"date-parts":[["2011",7,15]]}}},{"id":"7QlDGlPw/xBWrakBC","uris":["http://zotero.org/users/local/1p9EH8ax/items/NESBXFZE"],"itemData":{"id":56,"type":"article-journal","abstract":"Abstract\n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9C721E" w:rsidRPr="00E1164B">
        <w:rPr>
          <w:rFonts w:ascii="Arial" w:hAnsi="Arial" w:cs="Arial"/>
          <w:sz w:val="24"/>
          <w:szCs w:val="24"/>
          <w:lang w:val="en-GB"/>
        </w:rPr>
        <w:fldChar w:fldCharType="separate"/>
      </w:r>
      <w:r w:rsidR="0097304F" w:rsidRPr="0097304F">
        <w:rPr>
          <w:rFonts w:ascii="Aptos" w:hAnsi="Aptos"/>
          <w:sz w:val="24"/>
          <w:lang w:val="en-GB"/>
        </w:rPr>
        <w:t>(23, 24)</w:t>
      </w:r>
      <w:r w:rsidR="009C721E" w:rsidRPr="00E1164B">
        <w:rPr>
          <w:rFonts w:ascii="Arial" w:hAnsi="Arial" w:cs="Arial"/>
          <w:sz w:val="24"/>
          <w:szCs w:val="24"/>
          <w:lang w:val="en-GB"/>
        </w:rPr>
        <w:fldChar w:fldCharType="end"/>
      </w:r>
      <w:r w:rsidR="008B5BA3" w:rsidRPr="00E1164B">
        <w:rPr>
          <w:rFonts w:ascii="Arial" w:hAnsi="Arial" w:cs="Arial"/>
          <w:sz w:val="24"/>
          <w:szCs w:val="24"/>
          <w:lang w:val="en-GB"/>
        </w:rPr>
        <w:t xml:space="preserve">. </w:t>
      </w:r>
      <w:r w:rsidR="001A2BD4" w:rsidRPr="00E1164B">
        <w:rPr>
          <w:rFonts w:ascii="Arial" w:hAnsi="Arial" w:cs="Arial"/>
          <w:sz w:val="24"/>
          <w:szCs w:val="24"/>
          <w:lang w:val="en-GB"/>
        </w:rPr>
        <w:t xml:space="preserve">Cancer cells experience heightened stress due to factors such as hypoxia, nutrient deprivation, and chemotherapy/radiotherapy, all of which </w:t>
      </w:r>
      <w:r w:rsidR="00AE3BF5" w:rsidRPr="00E1164B">
        <w:rPr>
          <w:rFonts w:ascii="Arial" w:hAnsi="Arial" w:cs="Arial"/>
          <w:sz w:val="24"/>
          <w:szCs w:val="24"/>
          <w:lang w:val="en-GB"/>
        </w:rPr>
        <w:t xml:space="preserve">are reported to </w:t>
      </w:r>
      <w:r w:rsidR="001A2BD4" w:rsidRPr="00E1164B">
        <w:rPr>
          <w:rFonts w:ascii="Arial" w:hAnsi="Arial" w:cs="Arial"/>
          <w:sz w:val="24"/>
          <w:szCs w:val="24"/>
          <w:lang w:val="en-GB"/>
        </w:rPr>
        <w:t>induce SG formation</w:t>
      </w:r>
      <w:r w:rsidR="001A2BD4"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{"citationID":"SCeLzf4H","properties":{"formattedCitation":"(2, 25, 26)","plainCitation":"(2, 25, 26)","noteIndex":0},"citationItems":[{"id":"7QlDGlPw/Q75AGrsN","uris":["http://zotero.org/users/local/1p9EH8ax/items/2PPLDQJ4"],"itemData":{"id":23,"type":"article-journal","container-title":"Biochimica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ebzkIFW9","uris":["http://zotero.org/users/local/1p9EH8ax/items/VIWK4S2R"],"itemData":{"id":59,"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7QlDGlPw/LnnyiKnS","uris":["http://zotero.org/users/local/1p9EH8ax/items/6QPJ5BWV"],"itemData":{"id":58,"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1A2BD4" w:rsidRPr="00E1164B">
        <w:rPr>
          <w:rFonts w:ascii="Arial" w:hAnsi="Arial" w:cs="Arial"/>
          <w:sz w:val="24"/>
          <w:szCs w:val="24"/>
          <w:lang w:val="en-GB"/>
        </w:rPr>
        <w:fldChar w:fldCharType="separate"/>
      </w:r>
      <w:r w:rsidR="0097304F" w:rsidRPr="0097304F">
        <w:rPr>
          <w:rFonts w:ascii="Aptos" w:hAnsi="Aptos"/>
          <w:sz w:val="24"/>
          <w:lang w:val="en-GB"/>
        </w:rPr>
        <w:t>(2, 25, 26)</w:t>
      </w:r>
      <w:r w:rsidR="001A2BD4" w:rsidRPr="00E1164B">
        <w:rPr>
          <w:rFonts w:ascii="Arial" w:hAnsi="Arial" w:cs="Arial"/>
          <w:sz w:val="24"/>
          <w:szCs w:val="24"/>
          <w:lang w:val="en-GB"/>
        </w:rPr>
        <w:fldChar w:fldCharType="end"/>
      </w:r>
      <w:r w:rsidR="001A2BD4" w:rsidRPr="00E1164B">
        <w:rPr>
          <w:rFonts w:ascii="Arial" w:hAnsi="Arial" w:cs="Arial"/>
          <w:sz w:val="24"/>
          <w:szCs w:val="24"/>
          <w:lang w:val="en-GB"/>
        </w:rPr>
        <w:t xml:space="preserve">. </w:t>
      </w:r>
      <w:r w:rsidR="00520B2A" w:rsidRPr="00E1164B">
        <w:rPr>
          <w:rFonts w:ascii="Arial" w:hAnsi="Arial" w:cs="Arial"/>
          <w:sz w:val="24"/>
          <w:szCs w:val="24"/>
          <w:lang w:val="en-GB"/>
        </w:rPr>
        <w:t>SGs are observed in multiple tumours</w:t>
      </w:r>
      <w:r w:rsidR="00D32406" w:rsidRPr="00E1164B">
        <w:rPr>
          <w:rFonts w:ascii="Arial" w:hAnsi="Arial" w:cs="Arial"/>
          <w:sz w:val="24"/>
          <w:szCs w:val="24"/>
          <w:lang w:val="en-GB"/>
        </w:rPr>
        <w:t xml:space="preserve"> where they are postulated</w:t>
      </w:r>
      <w:r w:rsidR="0009648D" w:rsidRPr="00E1164B">
        <w:rPr>
          <w:rFonts w:ascii="Arial" w:hAnsi="Arial" w:cs="Arial"/>
          <w:sz w:val="24"/>
          <w:szCs w:val="24"/>
          <w:lang w:val="en-GB"/>
        </w:rPr>
        <w:t xml:space="preserve"> </w:t>
      </w:r>
      <w:r w:rsidR="0024483F" w:rsidRPr="00E1164B">
        <w:rPr>
          <w:rFonts w:ascii="Arial" w:hAnsi="Arial" w:cs="Arial"/>
          <w:sz w:val="24"/>
          <w:szCs w:val="24"/>
          <w:lang w:val="en-GB"/>
        </w:rPr>
        <w:t xml:space="preserve">to promote metastasis </w:t>
      </w:r>
      <w:r w:rsidR="00D32406" w:rsidRPr="00E1164B">
        <w:rPr>
          <w:rFonts w:ascii="Arial" w:hAnsi="Arial" w:cs="Arial"/>
          <w:sz w:val="24"/>
          <w:szCs w:val="24"/>
          <w:lang w:val="en-GB"/>
        </w:rPr>
        <w:t>while conferring resistance to chemotherapy</w:t>
      </w:r>
      <w:r w:rsidR="0024483F" w:rsidRPr="00E1164B">
        <w:rPr>
          <w:rFonts w:ascii="Arial" w:hAnsi="Arial" w:cs="Arial"/>
          <w:sz w:val="24"/>
          <w:szCs w:val="24"/>
          <w:lang w:val="en-GB"/>
        </w:rPr>
        <w:t xml:space="preserve">, as their abrogation </w:t>
      </w:r>
      <w:del w:id="13" w:author="Diana Vieira" w:date="2026-08-26T17:07:00Z" w16du:dateUtc="2026-08-26T16:07:00Z">
        <w:r w:rsidR="0024483F" w:rsidRPr="00E1164B" w:rsidDel="00FD3B66">
          <w:rPr>
            <w:rFonts w:ascii="Arial" w:hAnsi="Arial" w:cs="Arial"/>
            <w:sz w:val="24"/>
            <w:szCs w:val="24"/>
            <w:lang w:val="en-GB"/>
          </w:rPr>
          <w:delText xml:space="preserve">by </w:delText>
        </w:r>
      </w:del>
      <w:ins w:id="14" w:author="Diana Vieira" w:date="2026-08-26T17:07:00Z" w16du:dateUtc="2026-08-26T16:07:00Z">
        <w:r w:rsidR="00FD3B66">
          <w:rPr>
            <w:rFonts w:ascii="Arial" w:hAnsi="Arial" w:cs="Arial"/>
            <w:sz w:val="24"/>
            <w:szCs w:val="24"/>
            <w:lang w:val="en-GB"/>
          </w:rPr>
          <w:t>through</w:t>
        </w:r>
        <w:r w:rsidR="00FD3B66" w:rsidRPr="00E1164B">
          <w:rPr>
            <w:rFonts w:ascii="Arial" w:hAnsi="Arial" w:cs="Arial"/>
            <w:sz w:val="24"/>
            <w:szCs w:val="24"/>
            <w:lang w:val="en-GB"/>
          </w:rPr>
          <w:t xml:space="preserve"> </w:t>
        </w:r>
      </w:ins>
      <w:r w:rsidR="0024483F" w:rsidRPr="00E1164B">
        <w:rPr>
          <w:rFonts w:ascii="Arial" w:hAnsi="Arial" w:cs="Arial"/>
          <w:sz w:val="24"/>
          <w:szCs w:val="24"/>
          <w:lang w:val="en-GB"/>
        </w:rPr>
        <w:t>G3BP1 and COX-1/2 inhibit</w:t>
      </w:r>
      <w:r w:rsidR="00D32406" w:rsidRPr="00E1164B">
        <w:rPr>
          <w:rFonts w:ascii="Arial" w:hAnsi="Arial" w:cs="Arial"/>
          <w:sz w:val="24"/>
          <w:szCs w:val="24"/>
          <w:lang w:val="en-GB"/>
        </w:rPr>
        <w:t>ion</w:t>
      </w:r>
      <w:r w:rsidR="0024483F" w:rsidRPr="00E1164B">
        <w:rPr>
          <w:rFonts w:ascii="Arial" w:hAnsi="Arial" w:cs="Arial"/>
          <w:sz w:val="24"/>
          <w:szCs w:val="24"/>
          <w:lang w:val="en-GB"/>
        </w:rPr>
        <w:t xml:space="preserve"> </w:t>
      </w:r>
      <w:del w:id="15" w:author="Diana Vieira" w:date="2026-08-26T17:07:00Z" w16du:dateUtc="2026-08-26T16:07:00Z">
        <w:r w:rsidR="0024483F" w:rsidRPr="00E1164B" w:rsidDel="00FD3B66">
          <w:rPr>
            <w:rFonts w:ascii="Arial" w:hAnsi="Arial" w:cs="Arial"/>
            <w:sz w:val="24"/>
            <w:szCs w:val="24"/>
            <w:lang w:val="en-GB"/>
          </w:rPr>
          <w:delText xml:space="preserve">impedes </w:delText>
        </w:r>
      </w:del>
      <w:ins w:id="16" w:author="Diana Vieira" w:date="2026-08-26T17:07:00Z" w16du:dateUtc="2026-08-26T16:07:00Z">
        <w:r w:rsidR="00FD3B66">
          <w:rPr>
            <w:rFonts w:ascii="Arial" w:hAnsi="Arial" w:cs="Arial"/>
            <w:sz w:val="24"/>
            <w:szCs w:val="24"/>
            <w:lang w:val="en-GB"/>
          </w:rPr>
          <w:t>impairs</w:t>
        </w:r>
        <w:r w:rsidR="00FD3B66" w:rsidRPr="00E1164B">
          <w:rPr>
            <w:rFonts w:ascii="Arial" w:hAnsi="Arial" w:cs="Arial"/>
            <w:sz w:val="24"/>
            <w:szCs w:val="24"/>
            <w:lang w:val="en-GB"/>
          </w:rPr>
          <w:t xml:space="preserve"> </w:t>
        </w:r>
      </w:ins>
      <w:del w:id="17" w:author="Diana Vieira" w:date="2026-08-26T17:07:00Z" w16du:dateUtc="2026-08-26T16:07:00Z">
        <w:r w:rsidR="0024483F" w:rsidRPr="00E1164B" w:rsidDel="00FD3B66">
          <w:rPr>
            <w:rFonts w:ascii="Arial" w:hAnsi="Arial" w:cs="Arial"/>
            <w:sz w:val="24"/>
            <w:szCs w:val="24"/>
            <w:lang w:val="en-GB"/>
          </w:rPr>
          <w:delText>so</w:delText>
        </w:r>
      </w:del>
      <w:ins w:id="18" w:author="Diana Vieira" w:date="2026-08-26T17:07:00Z" w16du:dateUtc="2026-08-26T16:07:00Z">
        <w:r w:rsidR="00FD3B66">
          <w:rPr>
            <w:rFonts w:ascii="Arial" w:hAnsi="Arial" w:cs="Arial"/>
            <w:sz w:val="24"/>
            <w:szCs w:val="24"/>
            <w:lang w:val="en-GB"/>
          </w:rPr>
          <w:t>these phenotypes</w:t>
        </w:r>
      </w:ins>
      <w:r w:rsidR="00D32406"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{"citationID":"CwVQ2dEv","properties":{"formattedCitation":"(27, 28)","plainCitation":"(27, 28)","noteIndex":0},"citationItems":[{"id":"7QlDGlPw/vnNW88k2","uris":["http://zotero.org/users/local/1p9EH8ax/items/EUAG3M4I"],"itemData":{"id":61,"type":"article-journal","abstract":"Under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w:instrText>
      </w:r>
      <w:r w:rsidR="00300753">
        <w:rPr>
          <w:rFonts w:ascii="Arial" w:hAnsi="Arial" w:cs="Arial" w:hint="eastAsia"/>
          <w:sz w:val="24"/>
          <w:szCs w:val="24"/>
          <w:lang w:val="en-GB"/>
        </w:rPr>
        <w:instrText xml:space="preserve"> translationally silent mRNAs, preinitiation factors, and RNA-binding proteins. Y-box binding protein 1 (YB-1) localizes to SGs, but its role in SG biology is unknown. We now report that YB-1 directly binds to and translationally activates the 5</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 xml:space="preserve"> untransl</w:instrText>
      </w:r>
      <w:r w:rsidR="00300753">
        <w:rPr>
          <w:rFonts w:ascii="Arial" w:hAnsi="Arial" w:cs="Arial"/>
          <w:sz w:val="24"/>
          <w:szCs w:val="24"/>
          <w:lang w:val="en-GB"/>
        </w:rPr>
        <w:instrText xml:space="preserve">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D32406" w:rsidRPr="00E1164B">
        <w:rPr>
          <w:rFonts w:ascii="Arial" w:hAnsi="Arial" w:cs="Arial"/>
          <w:sz w:val="24"/>
          <w:szCs w:val="24"/>
          <w:lang w:val="en-GB"/>
        </w:rPr>
        <w:fldChar w:fldCharType="separate"/>
      </w:r>
      <w:r w:rsidR="0097304F" w:rsidRPr="0097304F">
        <w:rPr>
          <w:rFonts w:ascii="Aptos" w:hAnsi="Aptos"/>
          <w:sz w:val="24"/>
          <w:lang w:val="en-GB"/>
        </w:rPr>
        <w:t>(27, 28)</w:t>
      </w:r>
      <w:r w:rsidR="00D32406" w:rsidRPr="00E1164B">
        <w:rPr>
          <w:rFonts w:ascii="Arial" w:hAnsi="Arial" w:cs="Arial"/>
          <w:sz w:val="24"/>
          <w:szCs w:val="24"/>
          <w:lang w:val="en-GB"/>
        </w:rPr>
        <w:fldChar w:fldCharType="end"/>
      </w:r>
      <w:r w:rsidR="0024483F" w:rsidRPr="00E1164B">
        <w:rPr>
          <w:rFonts w:ascii="Arial" w:hAnsi="Arial" w:cs="Arial"/>
          <w:sz w:val="24"/>
          <w:szCs w:val="24"/>
          <w:lang w:val="en-GB"/>
        </w:rPr>
        <w:t xml:space="preserve">. </w:t>
      </w:r>
      <w:r w:rsidR="001E0438" w:rsidRPr="00E1164B">
        <w:rPr>
          <w:rFonts w:ascii="Arial" w:hAnsi="Arial" w:cs="Arial"/>
          <w:sz w:val="24"/>
          <w:szCs w:val="24"/>
          <w:lang w:val="en-GB"/>
        </w:rPr>
        <w:t>However, it is not known if these results solely arise from the blockade of SG formation or involve other functions of the targete</w:t>
      </w:r>
      <w:r w:rsidR="00A47003" w:rsidRPr="00E1164B">
        <w:rPr>
          <w:rFonts w:ascii="Arial" w:hAnsi="Arial" w:cs="Arial"/>
          <w:sz w:val="24"/>
          <w:szCs w:val="24"/>
          <w:lang w:val="en-GB"/>
        </w:rPr>
        <w:t>d</w:t>
      </w:r>
      <w:r w:rsidR="001E0438" w:rsidRPr="00E1164B">
        <w:rPr>
          <w:rFonts w:ascii="Arial" w:hAnsi="Arial" w:cs="Arial"/>
          <w:sz w:val="24"/>
          <w:szCs w:val="24"/>
          <w:lang w:val="en-GB"/>
        </w:rPr>
        <w:t xml:space="preserve"> proteins, such as G3BP1 and COX-1/2, beyond their role in SGs. </w:t>
      </w:r>
      <w:r w:rsidR="007A1EF8" w:rsidRPr="00E1164B">
        <w:rPr>
          <w:rFonts w:ascii="Arial" w:hAnsi="Arial" w:cs="Arial"/>
          <w:sz w:val="24"/>
          <w:szCs w:val="24"/>
          <w:lang w:val="en-GB"/>
        </w:rPr>
        <w:t>For example, only 20% of G3BP1 locali</w:t>
      </w:r>
      <w:r w:rsidR="00B475D4" w:rsidRPr="00E1164B">
        <w:rPr>
          <w:rFonts w:ascii="Arial" w:hAnsi="Arial" w:cs="Arial"/>
          <w:sz w:val="24"/>
          <w:szCs w:val="24"/>
          <w:lang w:val="en-GB"/>
        </w:rPr>
        <w:t>s</w:t>
      </w:r>
      <w:r w:rsidR="007A1EF8" w:rsidRPr="00E1164B">
        <w:rPr>
          <w:rFonts w:ascii="Arial" w:hAnsi="Arial" w:cs="Arial"/>
          <w:sz w:val="24"/>
          <w:szCs w:val="24"/>
          <w:lang w:val="en-GB"/>
        </w:rPr>
        <w:t>es to SG</w:t>
      </w:r>
      <w:ins w:id="19" w:author="Diana Vieira" w:date="2026-08-26T17:06:00Z" w16du:dateUtc="2026-08-26T16:06:00Z">
        <w:r w:rsidR="00FD3B66">
          <w:rPr>
            <w:rFonts w:ascii="Arial" w:hAnsi="Arial" w:cs="Arial"/>
            <w:sz w:val="24"/>
            <w:szCs w:val="24"/>
            <w:lang w:val="en-GB"/>
          </w:rPr>
          <w:t>s</w:t>
        </w:r>
      </w:ins>
      <w:r w:rsidR="007A1EF8" w:rsidRPr="00E1164B">
        <w:rPr>
          <w:rFonts w:ascii="Arial" w:hAnsi="Arial" w:cs="Arial"/>
          <w:sz w:val="24"/>
          <w:szCs w:val="24"/>
          <w:lang w:val="en-GB"/>
        </w:rPr>
        <w:t>, reiterating how th</w:t>
      </w:r>
      <w:r w:rsidR="00030CF8" w:rsidRPr="00E1164B">
        <w:rPr>
          <w:rFonts w:ascii="Arial" w:hAnsi="Arial" w:cs="Arial"/>
          <w:sz w:val="24"/>
          <w:szCs w:val="24"/>
          <w:lang w:val="en-GB"/>
        </w:rPr>
        <w:t>ese</w:t>
      </w:r>
      <w:r w:rsidR="007A1EF8" w:rsidRPr="00E1164B">
        <w:rPr>
          <w:rFonts w:ascii="Arial" w:hAnsi="Arial" w:cs="Arial"/>
          <w:sz w:val="24"/>
          <w:szCs w:val="24"/>
          <w:lang w:val="en-GB"/>
        </w:rPr>
        <w:t xml:space="preserve"> target</w:t>
      </w:r>
      <w:r w:rsidR="00030CF8" w:rsidRPr="00E1164B">
        <w:rPr>
          <w:rFonts w:ascii="Arial" w:hAnsi="Arial" w:cs="Arial"/>
          <w:sz w:val="24"/>
          <w:szCs w:val="24"/>
          <w:lang w:val="en-GB"/>
        </w:rPr>
        <w:t>s</w:t>
      </w:r>
      <w:r w:rsidR="007A1EF8" w:rsidRPr="00E1164B">
        <w:rPr>
          <w:rFonts w:ascii="Arial" w:hAnsi="Arial" w:cs="Arial"/>
          <w:sz w:val="24"/>
          <w:szCs w:val="24"/>
          <w:lang w:val="en-GB"/>
        </w:rPr>
        <w:t xml:space="preserve"> may be </w:t>
      </w:r>
      <w:r w:rsidR="00F70F30" w:rsidRPr="00E1164B">
        <w:rPr>
          <w:rFonts w:ascii="Arial" w:hAnsi="Arial" w:cs="Arial"/>
          <w:sz w:val="24"/>
          <w:szCs w:val="24"/>
          <w:lang w:val="en-GB"/>
        </w:rPr>
        <w:t>nonspecific</w:t>
      </w:r>
      <w:r w:rsidR="007A1EF8" w:rsidRPr="00E1164B">
        <w:rPr>
          <w:rFonts w:ascii="Arial" w:hAnsi="Arial" w:cs="Arial"/>
          <w:sz w:val="24"/>
          <w:szCs w:val="24"/>
          <w:lang w:val="en-GB"/>
        </w:rPr>
        <w:t xml:space="preserve"> for SG blockage</w:t>
      </w:r>
      <w:r w:rsidR="0002597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{"citationID":"wfLOzhKT","properties":{"formattedCitation":"(29)","plainCitation":"(29)","noteIndex":0},"citationItems":[{"id":"7QlDGlPw/J6uUxkLm","uris":["http://zotero.org/users/local/1p9EH8ax/items/4ULW7W7L"],"itemData":{"id":48,"type":"article-journal","abstract":"Abstract\n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25977" w:rsidRPr="00E1164B">
        <w:rPr>
          <w:rFonts w:ascii="Arial" w:hAnsi="Arial" w:cs="Arial"/>
          <w:sz w:val="24"/>
          <w:szCs w:val="24"/>
          <w:lang w:val="en-GB"/>
        </w:rPr>
        <w:fldChar w:fldCharType="separate"/>
      </w:r>
      <w:r w:rsidR="0097304F" w:rsidRPr="0097304F">
        <w:rPr>
          <w:rFonts w:ascii="Aptos" w:hAnsi="Aptos"/>
          <w:sz w:val="24"/>
          <w:lang w:val="en-GB"/>
        </w:rPr>
        <w:t>(29)</w:t>
      </w:r>
      <w:r w:rsidR="00025977" w:rsidRPr="00E1164B">
        <w:rPr>
          <w:rFonts w:ascii="Arial" w:hAnsi="Arial" w:cs="Arial"/>
          <w:sz w:val="24"/>
          <w:szCs w:val="24"/>
          <w:lang w:val="en-GB"/>
        </w:rPr>
        <w:fldChar w:fldCharType="end"/>
      </w:r>
      <w:r w:rsidR="007A1EF8" w:rsidRPr="00E1164B">
        <w:rPr>
          <w:rFonts w:ascii="Arial" w:hAnsi="Arial" w:cs="Arial"/>
          <w:sz w:val="24"/>
          <w:szCs w:val="24"/>
          <w:lang w:val="en-GB"/>
        </w:rPr>
        <w:t>.</w:t>
      </w:r>
    </w:p>
    <w:p w14:paraId="282C1F04" w14:textId="38B5AB46" w:rsidR="007D4D3A" w:rsidRPr="00E1164B" w:rsidRDefault="006771AE" w:rsidP="0098059C">
      <w:pPr>
        <w:jc w:val="both"/>
        <w:rPr>
          <w:rFonts w:ascii="Arial" w:hAnsi="Arial" w:cs="Arial"/>
          <w:sz w:val="24"/>
          <w:szCs w:val="24"/>
          <w:lang w:val="en-GB"/>
        </w:rPr>
      </w:pPr>
      <w:r w:rsidRPr="00E1164B">
        <w:rPr>
          <w:rFonts w:ascii="Arial" w:hAnsi="Arial" w:cs="Arial"/>
          <w:sz w:val="24"/>
          <w:szCs w:val="24"/>
          <w:lang w:val="en-GB"/>
        </w:rPr>
        <w:t>Despite the absence of direct evidence</w:t>
      </w:r>
      <w:r w:rsidR="007A1EF8" w:rsidRPr="00E1164B">
        <w:rPr>
          <w:rFonts w:ascii="Arial" w:hAnsi="Arial" w:cs="Arial"/>
          <w:sz w:val="24"/>
          <w:szCs w:val="24"/>
          <w:lang w:val="en-GB"/>
        </w:rPr>
        <w:t xml:space="preserve"> for their functions</w:t>
      </w:r>
      <w:r w:rsidRPr="00E1164B">
        <w:rPr>
          <w:rFonts w:ascii="Arial" w:hAnsi="Arial" w:cs="Arial"/>
          <w:sz w:val="24"/>
          <w:szCs w:val="24"/>
          <w:lang w:val="en-GB"/>
        </w:rPr>
        <w:t xml:space="preserve">, SGs continue to garner significant attention in various </w:t>
      </w:r>
      <w:r w:rsidR="004777DF" w:rsidRPr="00E1164B">
        <w:rPr>
          <w:rFonts w:ascii="Arial" w:hAnsi="Arial" w:cs="Arial"/>
          <w:sz w:val="24"/>
          <w:szCs w:val="24"/>
          <w:lang w:val="en-GB"/>
        </w:rPr>
        <w:t xml:space="preserve">physiological and pathological </w:t>
      </w:r>
      <w:r w:rsidRPr="00E1164B">
        <w:rPr>
          <w:rFonts w:ascii="Arial" w:hAnsi="Arial" w:cs="Arial"/>
          <w:sz w:val="24"/>
          <w:szCs w:val="24"/>
          <w:lang w:val="en-GB"/>
        </w:rPr>
        <w:t>contexts</w:t>
      </w:r>
      <w:r w:rsidR="007A1EF8" w:rsidRPr="00E1164B">
        <w:rPr>
          <w:rFonts w:ascii="Arial" w:hAnsi="Arial" w:cs="Arial"/>
          <w:sz w:val="24"/>
          <w:szCs w:val="24"/>
          <w:lang w:val="en-GB"/>
        </w:rPr>
        <w:t>, owing to</w:t>
      </w:r>
      <w:r w:rsidRPr="00E1164B">
        <w:rPr>
          <w:rFonts w:ascii="Arial" w:hAnsi="Arial" w:cs="Arial"/>
          <w:sz w:val="24"/>
          <w:szCs w:val="24"/>
          <w:lang w:val="en-GB"/>
        </w:rPr>
        <w:t xml:space="preserve"> their </w:t>
      </w:r>
      <w:r w:rsidR="00EE52A3" w:rsidRPr="00E1164B">
        <w:rPr>
          <w:rFonts w:ascii="Arial" w:hAnsi="Arial" w:cs="Arial"/>
          <w:sz w:val="24"/>
          <w:szCs w:val="24"/>
          <w:lang w:val="en-GB"/>
        </w:rPr>
        <w:t xml:space="preserve">supposed </w:t>
      </w:r>
      <w:r w:rsidRPr="00E1164B">
        <w:rPr>
          <w:rFonts w:ascii="Arial" w:hAnsi="Arial" w:cs="Arial"/>
          <w:sz w:val="24"/>
          <w:szCs w:val="24"/>
          <w:lang w:val="en-GB"/>
        </w:rPr>
        <w:t xml:space="preserve">role in </w:t>
      </w:r>
      <w:r w:rsidR="007A1EF8" w:rsidRPr="00E1164B">
        <w:rPr>
          <w:rFonts w:ascii="Arial" w:hAnsi="Arial" w:cs="Arial"/>
          <w:sz w:val="24"/>
          <w:szCs w:val="24"/>
          <w:lang w:val="en-GB"/>
        </w:rPr>
        <w:t xml:space="preserve">selective </w:t>
      </w:r>
      <w:r w:rsidR="00007D4F" w:rsidRPr="00E1164B">
        <w:rPr>
          <w:rFonts w:ascii="Arial" w:hAnsi="Arial" w:cs="Arial"/>
          <w:sz w:val="24"/>
          <w:szCs w:val="24"/>
          <w:lang w:val="en-GB"/>
        </w:rPr>
        <w:t xml:space="preserve">mRNA and protein </w:t>
      </w:r>
      <w:r w:rsidR="007A1EF8" w:rsidRPr="00E1164B">
        <w:rPr>
          <w:rFonts w:ascii="Arial" w:hAnsi="Arial" w:cs="Arial"/>
          <w:sz w:val="24"/>
          <w:szCs w:val="24"/>
          <w:lang w:val="en-GB"/>
        </w:rPr>
        <w:t>sequestration</w:t>
      </w:r>
      <w:r w:rsidR="00025977" w:rsidRPr="00E1164B">
        <w:rPr>
          <w:rFonts w:ascii="Arial" w:hAnsi="Arial" w:cs="Arial"/>
          <w:sz w:val="24"/>
          <w:szCs w:val="24"/>
          <w:lang w:val="en-GB"/>
        </w:rPr>
        <w:t xml:space="preserve">, </w:t>
      </w:r>
      <w:r w:rsidR="0016772B" w:rsidRPr="00E1164B">
        <w:rPr>
          <w:rFonts w:ascii="Arial" w:hAnsi="Arial" w:cs="Arial"/>
          <w:sz w:val="24"/>
          <w:szCs w:val="24"/>
          <w:lang w:val="en-GB"/>
        </w:rPr>
        <w:t>hypothesi</w:t>
      </w:r>
      <w:r w:rsidR="00B475D4" w:rsidRPr="00E1164B">
        <w:rPr>
          <w:rFonts w:ascii="Arial" w:hAnsi="Arial" w:cs="Arial"/>
          <w:sz w:val="24"/>
          <w:szCs w:val="24"/>
          <w:lang w:val="en-GB"/>
        </w:rPr>
        <w:t>s</w:t>
      </w:r>
      <w:r w:rsidR="0016772B" w:rsidRPr="00E1164B">
        <w:rPr>
          <w:rFonts w:ascii="Arial" w:hAnsi="Arial" w:cs="Arial"/>
          <w:sz w:val="24"/>
          <w:szCs w:val="24"/>
          <w:lang w:val="en-GB"/>
        </w:rPr>
        <w:t xml:space="preserve">ed to contribute to the downregulation of specific </w:t>
      </w:r>
      <w:r w:rsidR="00025977" w:rsidRPr="00E1164B">
        <w:rPr>
          <w:rFonts w:ascii="Arial" w:hAnsi="Arial" w:cs="Arial"/>
          <w:sz w:val="24"/>
          <w:szCs w:val="24"/>
          <w:lang w:val="en-GB"/>
        </w:rPr>
        <w:t>pathways in numerous diseases.</w:t>
      </w:r>
      <w:r w:rsidR="007A1EF8" w:rsidRPr="00E1164B">
        <w:rPr>
          <w:rFonts w:ascii="Arial" w:hAnsi="Arial" w:cs="Arial"/>
          <w:sz w:val="24"/>
          <w:szCs w:val="24"/>
          <w:lang w:val="en-GB"/>
        </w:rPr>
        <w:t xml:space="preserve"> </w:t>
      </w:r>
      <w:r w:rsidRPr="00E1164B">
        <w:rPr>
          <w:rFonts w:ascii="Arial" w:hAnsi="Arial" w:cs="Arial"/>
          <w:sz w:val="24"/>
          <w:szCs w:val="24"/>
          <w:lang w:val="en-GB"/>
        </w:rPr>
        <w:t xml:space="preserve"> </w:t>
      </w:r>
      <w:r w:rsidR="004777DF" w:rsidRPr="00E1164B">
        <w:rPr>
          <w:rFonts w:ascii="Arial" w:hAnsi="Arial" w:cs="Arial"/>
          <w:sz w:val="24"/>
          <w:szCs w:val="24"/>
          <w:lang w:val="en-GB"/>
        </w:rPr>
        <w:t xml:space="preserve">Research </w:t>
      </w:r>
      <w:r w:rsidRPr="00E1164B">
        <w:rPr>
          <w:rFonts w:ascii="Arial" w:hAnsi="Arial" w:cs="Arial"/>
          <w:sz w:val="24"/>
          <w:szCs w:val="24"/>
          <w:lang w:val="en-GB"/>
        </w:rPr>
        <w:t>efforts have led to the curation of two databases housing information on their protein constituents</w:t>
      </w:r>
      <w:r w:rsidR="003B0A3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{"citationID":"NsQK9i4e","properties":{"formattedCitation":"(8, 30)","plainCitation":"(8, 30)","noteIndex":0},"citationItems":[{"id":"7QlDGlPw/COH0IcUu","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7QlDGlPw/XqMjjbqg","uris":["http://zotero.org/users/local/1p9EH8ax/items/WZ7D4YFB"],"itemData":{"id":69,"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3B0A32" w:rsidRPr="00E1164B">
        <w:rPr>
          <w:rFonts w:ascii="Arial" w:hAnsi="Arial" w:cs="Arial"/>
          <w:sz w:val="24"/>
          <w:szCs w:val="24"/>
          <w:lang w:val="en-GB"/>
        </w:rPr>
        <w:fldChar w:fldCharType="separate"/>
      </w:r>
      <w:r w:rsidR="0097304F" w:rsidRPr="0097304F">
        <w:rPr>
          <w:rFonts w:ascii="Aptos" w:hAnsi="Aptos"/>
          <w:sz w:val="24"/>
          <w:lang w:val="en-GB"/>
        </w:rPr>
        <w:t>(8, 30)</w:t>
      </w:r>
      <w:r w:rsidR="003B0A32" w:rsidRPr="00E1164B">
        <w:rPr>
          <w:rFonts w:ascii="Arial" w:hAnsi="Arial" w:cs="Arial"/>
          <w:sz w:val="24"/>
          <w:szCs w:val="24"/>
          <w:lang w:val="en-GB"/>
        </w:rPr>
        <w:fldChar w:fldCharType="end"/>
      </w:r>
      <w:r w:rsidRPr="00E1164B">
        <w:rPr>
          <w:rFonts w:ascii="Arial" w:hAnsi="Arial" w:cs="Arial"/>
          <w:sz w:val="24"/>
          <w:szCs w:val="24"/>
          <w:lang w:val="en-GB"/>
        </w:rPr>
        <w:t>,</w:t>
      </w:r>
      <w:r w:rsidR="002255FD" w:rsidRPr="00E1164B">
        <w:rPr>
          <w:rFonts w:ascii="Arial" w:hAnsi="Arial" w:cs="Arial"/>
          <w:sz w:val="24"/>
          <w:szCs w:val="24"/>
          <w:lang w:val="en-GB"/>
        </w:rPr>
        <w:t xml:space="preserve"> revealing that RNA-binding proteins are their main component (&gt;50%). </w:t>
      </w:r>
      <w:r w:rsidR="00423920" w:rsidRPr="00E1164B">
        <w:rPr>
          <w:rFonts w:ascii="Arial" w:hAnsi="Arial" w:cs="Arial"/>
          <w:sz w:val="24"/>
          <w:szCs w:val="24"/>
          <w:lang w:val="en-GB"/>
        </w:rPr>
        <w:t>T</w:t>
      </w:r>
      <w:r w:rsidR="004777DF" w:rsidRPr="00E1164B">
        <w:rPr>
          <w:rFonts w:ascii="Arial" w:hAnsi="Arial" w:cs="Arial"/>
          <w:sz w:val="24"/>
          <w:szCs w:val="24"/>
          <w:lang w:val="en-GB"/>
        </w:rPr>
        <w:t xml:space="preserve">wo main </w:t>
      </w:r>
      <w:r w:rsidRPr="00E1164B">
        <w:rPr>
          <w:rFonts w:ascii="Arial" w:hAnsi="Arial" w:cs="Arial"/>
          <w:sz w:val="24"/>
          <w:szCs w:val="24"/>
          <w:lang w:val="en-GB"/>
        </w:rPr>
        <w:t>methodologies have emerged for elucidating their RNA content: differential</w:t>
      </w:r>
      <w:r w:rsidR="003358D3" w:rsidRPr="00E1164B">
        <w:rPr>
          <w:rFonts w:ascii="Arial" w:hAnsi="Arial" w:cs="Arial"/>
          <w:sz w:val="24"/>
          <w:szCs w:val="24"/>
          <w:lang w:val="en-GB"/>
        </w:rPr>
        <w:t xml:space="preserve"> </w:t>
      </w:r>
      <w:r w:rsidRPr="00E1164B">
        <w:rPr>
          <w:rFonts w:ascii="Arial" w:hAnsi="Arial" w:cs="Arial"/>
          <w:sz w:val="24"/>
          <w:szCs w:val="24"/>
          <w:lang w:val="en-GB"/>
        </w:rPr>
        <w:lastRenderedPageBreak/>
        <w:t>centrifugation</w:t>
      </w:r>
      <w:r w:rsidR="003B0A3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3Uxuo45z","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3B0A32" w:rsidRPr="00E1164B">
        <w:rPr>
          <w:rFonts w:ascii="Arial" w:hAnsi="Arial" w:cs="Arial"/>
          <w:sz w:val="24"/>
          <w:szCs w:val="24"/>
          <w:lang w:val="en-GB"/>
        </w:rPr>
        <w:fldChar w:fldCharType="separate"/>
      </w:r>
      <w:r w:rsidR="0097304F" w:rsidRPr="0097304F">
        <w:rPr>
          <w:rFonts w:ascii="Aptos" w:hAnsi="Aptos"/>
          <w:sz w:val="24"/>
          <w:lang w:val="en-GB"/>
        </w:rPr>
        <w:t>(31)</w:t>
      </w:r>
      <w:r w:rsidR="003B0A32" w:rsidRPr="00E1164B">
        <w:rPr>
          <w:rFonts w:ascii="Arial" w:hAnsi="Arial" w:cs="Arial"/>
          <w:sz w:val="24"/>
          <w:szCs w:val="24"/>
          <w:lang w:val="en-GB"/>
        </w:rPr>
        <w:fldChar w:fldCharType="end"/>
      </w:r>
      <w:r w:rsidR="00295CFF" w:rsidRPr="00E1164B">
        <w:rPr>
          <w:rFonts w:ascii="Arial" w:hAnsi="Arial" w:cs="Arial"/>
          <w:sz w:val="24"/>
          <w:szCs w:val="24"/>
          <w:lang w:val="en-GB"/>
        </w:rPr>
        <w:t xml:space="preserve"> (DC)</w:t>
      </w:r>
      <w:r w:rsidRPr="00E1164B">
        <w:rPr>
          <w:rFonts w:ascii="Arial" w:hAnsi="Arial" w:cs="Arial"/>
          <w:sz w:val="24"/>
          <w:szCs w:val="24"/>
          <w:lang w:val="en-GB"/>
        </w:rPr>
        <w:t>, and proximity RNA labe</w:t>
      </w:r>
      <w:r w:rsidR="00026CD4" w:rsidRPr="00E1164B">
        <w:rPr>
          <w:rFonts w:ascii="Arial" w:hAnsi="Arial" w:cs="Arial"/>
          <w:sz w:val="24"/>
          <w:szCs w:val="24"/>
          <w:lang w:val="en-GB"/>
        </w:rPr>
        <w:t>l</w:t>
      </w:r>
      <w:r w:rsidRPr="00E1164B">
        <w:rPr>
          <w:rFonts w:ascii="Arial" w:hAnsi="Arial" w:cs="Arial"/>
          <w:sz w:val="24"/>
          <w:szCs w:val="24"/>
          <w:lang w:val="en-GB"/>
        </w:rPr>
        <w:t>ling via APEX-Seq</w:t>
      </w:r>
      <w:r w:rsidR="003B0A3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{"citationID":"W2NhhC16","properties":{"formattedCitation":"(29)","plainCitation":"(29)","noteIndex":0},"citationItems":[{"id":"7QlDGlPw/J6uUxkLm","uris":["http://zotero.org/users/local/1p9EH8ax/items/4ULW7W7L"],"itemData":{"id":48,"type":"article-journal","abstract":"Abstract\n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B0A32" w:rsidRPr="00E1164B">
        <w:rPr>
          <w:rFonts w:ascii="Arial" w:hAnsi="Arial" w:cs="Arial"/>
          <w:sz w:val="24"/>
          <w:szCs w:val="24"/>
          <w:lang w:val="en-GB"/>
        </w:rPr>
        <w:fldChar w:fldCharType="separate"/>
      </w:r>
      <w:r w:rsidR="0097304F" w:rsidRPr="0097304F">
        <w:rPr>
          <w:rFonts w:ascii="Aptos" w:hAnsi="Aptos"/>
          <w:sz w:val="24"/>
          <w:lang w:val="en-GB"/>
        </w:rPr>
        <w:t>(29)</w:t>
      </w:r>
      <w:r w:rsidR="003B0A32" w:rsidRPr="00E1164B">
        <w:rPr>
          <w:rFonts w:ascii="Arial" w:hAnsi="Arial" w:cs="Arial"/>
          <w:sz w:val="24"/>
          <w:szCs w:val="24"/>
          <w:lang w:val="en-GB"/>
        </w:rPr>
        <w:fldChar w:fldCharType="end"/>
      </w:r>
      <w:r w:rsidR="00295CFF" w:rsidRPr="00E1164B">
        <w:rPr>
          <w:rFonts w:ascii="Arial" w:hAnsi="Arial" w:cs="Arial"/>
          <w:sz w:val="24"/>
          <w:szCs w:val="24"/>
          <w:lang w:val="en-GB"/>
        </w:rPr>
        <w:t xml:space="preserve"> (PL)</w:t>
      </w:r>
      <w:r w:rsidRPr="00E1164B">
        <w:rPr>
          <w:rFonts w:ascii="Arial" w:hAnsi="Arial" w:cs="Arial"/>
          <w:sz w:val="24"/>
          <w:szCs w:val="24"/>
          <w:lang w:val="en-GB"/>
        </w:rPr>
        <w:t xml:space="preserve">, both relying on core SG proteins (usually G3BP1). </w:t>
      </w:r>
      <w:r w:rsidR="007D4D3A" w:rsidRPr="00E1164B">
        <w:rPr>
          <w:rFonts w:ascii="Arial" w:hAnsi="Arial" w:cs="Arial"/>
          <w:sz w:val="24"/>
          <w:szCs w:val="24"/>
          <w:lang w:val="en-GB"/>
        </w:rPr>
        <w:t xml:space="preserve">Regardless, even when the same SG core protein and stress induction were used, notable disparities </w:t>
      </w:r>
      <w:r w:rsidR="0024758D" w:rsidRPr="00E1164B">
        <w:rPr>
          <w:rFonts w:ascii="Arial" w:hAnsi="Arial" w:cs="Arial"/>
          <w:sz w:val="24"/>
          <w:szCs w:val="24"/>
          <w:lang w:val="en-GB"/>
        </w:rPr>
        <w:t>between</w:t>
      </w:r>
      <w:r w:rsidR="007D4D3A" w:rsidRPr="00E1164B">
        <w:rPr>
          <w:rFonts w:ascii="Arial" w:hAnsi="Arial" w:cs="Arial"/>
          <w:sz w:val="24"/>
          <w:szCs w:val="24"/>
          <w:lang w:val="en-GB"/>
        </w:rPr>
        <w:t xml:space="preserve"> </w:t>
      </w:r>
      <w:r w:rsidR="0024758D" w:rsidRPr="00E1164B">
        <w:rPr>
          <w:rFonts w:ascii="Arial" w:hAnsi="Arial" w:cs="Arial"/>
          <w:sz w:val="24"/>
          <w:szCs w:val="24"/>
          <w:lang w:val="en-GB"/>
        </w:rPr>
        <w:t>transcript</w:t>
      </w:r>
      <w:r w:rsidR="007D4D3A" w:rsidRPr="00E1164B">
        <w:rPr>
          <w:rFonts w:ascii="Arial" w:hAnsi="Arial" w:cs="Arial"/>
          <w:sz w:val="24"/>
          <w:szCs w:val="24"/>
          <w:lang w:val="en-GB"/>
        </w:rPr>
        <w:t>omes</w:t>
      </w:r>
      <w:r w:rsidR="00BB6B60" w:rsidRPr="00E1164B">
        <w:rPr>
          <w:rFonts w:ascii="Arial" w:hAnsi="Arial" w:cs="Arial"/>
          <w:sz w:val="24"/>
          <w:szCs w:val="24"/>
          <w:lang w:val="en-GB"/>
        </w:rPr>
        <w:t xml:space="preserve"> </w:t>
      </w:r>
      <w:r w:rsidR="0024758D" w:rsidRPr="00E1164B">
        <w:rPr>
          <w:rFonts w:ascii="Arial" w:hAnsi="Arial" w:cs="Arial"/>
          <w:sz w:val="24"/>
          <w:szCs w:val="24"/>
          <w:lang w:val="en-GB"/>
        </w:rPr>
        <w:t>isolated with</w:t>
      </w:r>
      <w:r w:rsidR="00BB6B60" w:rsidRPr="00E1164B">
        <w:rPr>
          <w:rFonts w:ascii="Arial" w:hAnsi="Arial" w:cs="Arial"/>
          <w:sz w:val="24"/>
          <w:szCs w:val="24"/>
          <w:lang w:val="en-GB"/>
        </w:rPr>
        <w:t xml:space="preserve"> </w:t>
      </w:r>
      <w:r w:rsidR="004E11F7" w:rsidRPr="00E1164B">
        <w:rPr>
          <w:rFonts w:ascii="Arial" w:hAnsi="Arial" w:cs="Arial"/>
          <w:sz w:val="24"/>
          <w:szCs w:val="24"/>
          <w:lang w:val="en-GB"/>
        </w:rPr>
        <w:t xml:space="preserve">the </w:t>
      </w:r>
      <w:r w:rsidR="00BB6B60" w:rsidRPr="00E1164B">
        <w:rPr>
          <w:rFonts w:ascii="Arial" w:hAnsi="Arial" w:cs="Arial"/>
          <w:sz w:val="24"/>
          <w:szCs w:val="24"/>
          <w:lang w:val="en-GB"/>
        </w:rPr>
        <w:t>different techniques</w:t>
      </w:r>
      <w:r w:rsidR="0024758D" w:rsidRPr="00E1164B">
        <w:rPr>
          <w:rFonts w:ascii="Arial" w:hAnsi="Arial" w:cs="Arial"/>
          <w:sz w:val="24"/>
          <w:szCs w:val="24"/>
          <w:lang w:val="en-GB"/>
        </w:rPr>
        <w:t xml:space="preserve"> were observed</w:t>
      </w:r>
      <w:r w:rsidR="007D4D3A"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{"citationID":"cpQ6e6Mv","properties":{"formattedCitation":"(29, 31)","plainCitation":"(29, 31)","noteIndex":0},"citationItems":[{"id":"7QlDGlPw/J6uUxkLm","uris":["http://zotero.org/users/local/1p9EH8ax/items/4ULW7W7L"],"itemData":{"id":48,"type":"article-journal","abstract":"Abstract\n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E1164B">
        <w:rPr>
          <w:rFonts w:ascii="Arial" w:hAnsi="Arial" w:cs="Arial"/>
          <w:sz w:val="24"/>
          <w:szCs w:val="24"/>
          <w:lang w:val="en-GB"/>
        </w:rPr>
        <w:fldChar w:fldCharType="separate"/>
      </w:r>
      <w:r w:rsidR="0097304F" w:rsidRPr="0097304F">
        <w:rPr>
          <w:rFonts w:ascii="Aptos" w:hAnsi="Aptos"/>
          <w:sz w:val="24"/>
          <w:lang w:val="en-GB"/>
        </w:rPr>
        <w:t>(29, 31)</w:t>
      </w:r>
      <w:r w:rsidR="007D4D3A" w:rsidRPr="00E1164B">
        <w:rPr>
          <w:rFonts w:ascii="Arial" w:hAnsi="Arial" w:cs="Arial"/>
          <w:sz w:val="24"/>
          <w:szCs w:val="24"/>
          <w:lang w:val="en-GB"/>
        </w:rPr>
        <w:fldChar w:fldCharType="end"/>
      </w:r>
      <w:r w:rsidR="00A84338" w:rsidRPr="00E1164B">
        <w:rPr>
          <w:rFonts w:ascii="Arial" w:hAnsi="Arial" w:cs="Arial"/>
          <w:sz w:val="24"/>
          <w:szCs w:val="24"/>
          <w:lang w:val="en-GB"/>
        </w:rPr>
        <w:t xml:space="preserve">. </w:t>
      </w:r>
      <w:r w:rsidR="1A6CD51D" w:rsidRPr="00E1164B">
        <w:rPr>
          <w:rFonts w:ascii="Arial" w:hAnsi="Arial" w:cs="Arial"/>
          <w:sz w:val="24"/>
          <w:szCs w:val="24"/>
          <w:lang w:val="en-GB"/>
        </w:rPr>
        <w:t>DC</w:t>
      </w:r>
      <w:r w:rsidR="007D4D3A" w:rsidRPr="00E1164B">
        <w:rPr>
          <w:rFonts w:ascii="Arial" w:hAnsi="Arial" w:cs="Arial"/>
          <w:sz w:val="24"/>
          <w:szCs w:val="24"/>
          <w:lang w:val="en-GB"/>
        </w:rPr>
        <w:t xml:space="preserve"> highlights RNA length as a significant predictor of SG enrichment</w:t>
      </w:r>
      <w:r w:rsidR="007D4D3A"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74YGwI3P","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E1164B">
        <w:rPr>
          <w:rFonts w:ascii="Arial" w:hAnsi="Arial" w:cs="Arial"/>
          <w:sz w:val="24"/>
          <w:szCs w:val="24"/>
          <w:lang w:val="en-GB"/>
        </w:rPr>
        <w:fldChar w:fldCharType="separate"/>
      </w:r>
      <w:r w:rsidR="0097304F" w:rsidRPr="0097304F">
        <w:rPr>
          <w:rFonts w:ascii="Aptos" w:hAnsi="Aptos"/>
          <w:sz w:val="24"/>
          <w:lang w:val="en-GB"/>
        </w:rPr>
        <w:t>(31)</w:t>
      </w:r>
      <w:r w:rsidR="007D4D3A" w:rsidRPr="00E1164B">
        <w:rPr>
          <w:rFonts w:ascii="Arial" w:hAnsi="Arial" w:cs="Arial"/>
          <w:sz w:val="24"/>
          <w:szCs w:val="24"/>
          <w:lang w:val="en-GB"/>
        </w:rPr>
        <w:fldChar w:fldCharType="end"/>
      </w:r>
      <w:r w:rsidR="72305665" w:rsidRPr="00E1164B">
        <w:rPr>
          <w:rFonts w:ascii="Arial" w:hAnsi="Arial" w:cs="Arial"/>
          <w:sz w:val="24"/>
          <w:szCs w:val="24"/>
          <w:lang w:val="en-GB"/>
        </w:rPr>
        <w:t xml:space="preserve">, </w:t>
      </w:r>
      <w:r w:rsidR="003358D3" w:rsidRPr="00E1164B">
        <w:rPr>
          <w:rFonts w:ascii="Arial" w:hAnsi="Arial" w:cs="Arial"/>
          <w:sz w:val="24"/>
          <w:szCs w:val="24"/>
          <w:lang w:val="en-GB"/>
        </w:rPr>
        <w:t>but</w:t>
      </w:r>
      <w:r w:rsidR="007D4D3A" w:rsidRPr="00E1164B">
        <w:rPr>
          <w:rFonts w:ascii="Arial" w:hAnsi="Arial" w:cs="Arial"/>
          <w:sz w:val="24"/>
          <w:szCs w:val="24"/>
          <w:lang w:val="en-GB"/>
        </w:rPr>
        <w:t xml:space="preserve"> this </w:t>
      </w:r>
      <w:r w:rsidR="143535F6" w:rsidRPr="00E1164B">
        <w:rPr>
          <w:rFonts w:ascii="Arial" w:hAnsi="Arial" w:cs="Arial"/>
          <w:sz w:val="24"/>
          <w:szCs w:val="24"/>
          <w:lang w:val="en-GB"/>
        </w:rPr>
        <w:t>effect</w:t>
      </w:r>
      <w:r w:rsidR="007D4D3A" w:rsidRPr="00E1164B">
        <w:rPr>
          <w:rFonts w:ascii="Arial" w:hAnsi="Arial" w:cs="Arial"/>
          <w:sz w:val="24"/>
          <w:szCs w:val="24"/>
          <w:lang w:val="en-GB"/>
        </w:rPr>
        <w:t xml:space="preserve"> is absent </w:t>
      </w:r>
      <w:r w:rsidR="003358D3" w:rsidRPr="00E1164B">
        <w:rPr>
          <w:rFonts w:ascii="Arial" w:hAnsi="Arial" w:cs="Arial"/>
          <w:sz w:val="24"/>
          <w:szCs w:val="24"/>
          <w:lang w:val="en-GB"/>
        </w:rPr>
        <w:t>with</w:t>
      </w:r>
      <w:r w:rsidR="007D4D3A" w:rsidRPr="00E1164B">
        <w:rPr>
          <w:rFonts w:ascii="Arial" w:hAnsi="Arial" w:cs="Arial"/>
          <w:sz w:val="24"/>
          <w:szCs w:val="24"/>
          <w:lang w:val="en-GB"/>
        </w:rPr>
        <w:t xml:space="preserve"> </w:t>
      </w:r>
      <w:r w:rsidR="41DF0BB7" w:rsidRPr="00E1164B">
        <w:rPr>
          <w:rFonts w:ascii="Arial" w:hAnsi="Arial" w:cs="Arial"/>
          <w:sz w:val="24"/>
          <w:szCs w:val="24"/>
          <w:lang w:val="en-GB"/>
        </w:rPr>
        <w:t>PL</w:t>
      </w:r>
      <w:r w:rsidR="007D4D3A"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{"citationID":"g5Sdf6yB","properties":{"formattedCitation":"(29)","plainCitation":"(29)","noteIndex":0},"citationItems":[{"id":"7QlDGlPw/J6uUxkLm","uris":["http://zotero.org/users/local/1p9EH8ax/items/4ULW7W7L"],"itemData":{"id":48,"type":"article-journal","abstract":"Abstract\n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D4D3A" w:rsidRPr="00E1164B">
        <w:rPr>
          <w:rFonts w:ascii="Arial" w:hAnsi="Arial" w:cs="Arial"/>
          <w:sz w:val="24"/>
          <w:szCs w:val="24"/>
          <w:lang w:val="en-GB"/>
        </w:rPr>
        <w:fldChar w:fldCharType="separate"/>
      </w:r>
      <w:r w:rsidR="0097304F" w:rsidRPr="0097304F">
        <w:rPr>
          <w:rFonts w:ascii="Aptos" w:hAnsi="Aptos"/>
          <w:sz w:val="24"/>
          <w:lang w:val="en-GB"/>
        </w:rPr>
        <w:t>(29)</w:t>
      </w:r>
      <w:r w:rsidR="007D4D3A" w:rsidRPr="00E1164B">
        <w:rPr>
          <w:rFonts w:ascii="Arial" w:hAnsi="Arial" w:cs="Arial"/>
          <w:sz w:val="24"/>
          <w:szCs w:val="24"/>
          <w:lang w:val="en-GB"/>
        </w:rPr>
        <w:fldChar w:fldCharType="end"/>
      </w:r>
      <w:r w:rsidR="007D4D3A" w:rsidRPr="00E1164B">
        <w:rPr>
          <w:rFonts w:ascii="Arial" w:hAnsi="Arial" w:cs="Arial"/>
          <w:sz w:val="24"/>
          <w:szCs w:val="24"/>
          <w:lang w:val="en-GB"/>
        </w:rPr>
        <w:t xml:space="preserve">. </w:t>
      </w:r>
      <w:r w:rsidR="0067560D" w:rsidRPr="00E1164B">
        <w:rPr>
          <w:rFonts w:ascii="Arial" w:hAnsi="Arial" w:cs="Arial"/>
          <w:sz w:val="24"/>
          <w:szCs w:val="24"/>
          <w:lang w:val="en-GB"/>
        </w:rPr>
        <w:t xml:space="preserve">The </w:t>
      </w:r>
      <w:r w:rsidR="2037082E" w:rsidRPr="00E1164B">
        <w:rPr>
          <w:rFonts w:ascii="Arial" w:hAnsi="Arial" w:cs="Arial"/>
          <w:sz w:val="24"/>
          <w:szCs w:val="24"/>
          <w:lang w:val="en-GB"/>
        </w:rPr>
        <w:t>enrichment in longer RNAs</w:t>
      </w:r>
      <w:r w:rsidR="0067560D" w:rsidRPr="00E1164B">
        <w:rPr>
          <w:rFonts w:ascii="Arial" w:hAnsi="Arial" w:cs="Arial"/>
          <w:sz w:val="24"/>
          <w:szCs w:val="24"/>
          <w:lang w:val="en-GB"/>
        </w:rPr>
        <w:t xml:space="preserve"> has been </w:t>
      </w:r>
      <w:r w:rsidR="00B475D4" w:rsidRPr="00E1164B">
        <w:rPr>
          <w:rFonts w:ascii="Arial" w:hAnsi="Arial" w:cs="Arial"/>
          <w:sz w:val="24"/>
          <w:szCs w:val="24"/>
          <w:lang w:val="en-GB"/>
        </w:rPr>
        <w:t xml:space="preserve">considered </w:t>
      </w:r>
      <w:r w:rsidR="0067560D" w:rsidRPr="00E1164B">
        <w:rPr>
          <w:rFonts w:ascii="Arial" w:hAnsi="Arial" w:cs="Arial"/>
          <w:sz w:val="24"/>
          <w:szCs w:val="24"/>
          <w:lang w:val="en-GB"/>
        </w:rPr>
        <w:t>to have a biological nature</w:t>
      </w:r>
      <w:r w:rsidR="00F70F30" w:rsidRPr="00E1164B">
        <w:rPr>
          <w:rFonts w:ascii="Arial" w:hAnsi="Arial" w:cs="Arial"/>
          <w:sz w:val="24"/>
          <w:szCs w:val="24"/>
          <w:lang w:val="en-GB"/>
        </w:rPr>
        <w:t>,</w:t>
      </w:r>
      <w:r w:rsidR="00A84338" w:rsidRPr="00E1164B">
        <w:rPr>
          <w:rFonts w:ascii="Arial" w:hAnsi="Arial" w:cs="Arial"/>
          <w:sz w:val="24"/>
          <w:szCs w:val="24"/>
          <w:lang w:val="en-GB"/>
        </w:rPr>
        <w:t xml:space="preserve"> as</w:t>
      </w:r>
      <w:r w:rsidR="00F70F30" w:rsidRPr="00E1164B">
        <w:rPr>
          <w:rFonts w:ascii="Arial" w:hAnsi="Arial" w:cs="Arial"/>
          <w:sz w:val="24"/>
          <w:szCs w:val="24"/>
          <w:lang w:val="en-GB"/>
        </w:rPr>
        <w:t xml:space="preserve"> </w:t>
      </w:r>
      <w:r w:rsidR="00A84338" w:rsidRPr="00E1164B">
        <w:rPr>
          <w:rFonts w:ascii="Arial" w:hAnsi="Arial" w:cs="Arial"/>
          <w:sz w:val="24"/>
          <w:szCs w:val="24"/>
          <w:lang w:val="en-GB"/>
        </w:rPr>
        <w:t xml:space="preserve">SGs are formed by aggregation, longer transcripts equate to more potential binding sites </w:t>
      </w:r>
      <w:r w:rsidR="0067560D" w:rsidRPr="00E1164B">
        <w:rPr>
          <w:rFonts w:ascii="Arial" w:hAnsi="Arial" w:cs="Arial"/>
          <w:sz w:val="24"/>
          <w:szCs w:val="24"/>
          <w:lang w:val="en-GB"/>
        </w:rPr>
        <w:t>for</w:t>
      </w:r>
      <w:r w:rsidR="00A84338" w:rsidRPr="00E1164B">
        <w:rPr>
          <w:rFonts w:ascii="Arial" w:hAnsi="Arial" w:cs="Arial"/>
          <w:sz w:val="24"/>
          <w:szCs w:val="24"/>
          <w:lang w:val="en-GB"/>
        </w:rPr>
        <w:t xml:space="preserve"> RBPs</w:t>
      </w:r>
      <w:r w:rsidR="00030CF8"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zDH4SMy","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30CF8" w:rsidRPr="00E1164B">
        <w:rPr>
          <w:rFonts w:ascii="Arial" w:hAnsi="Arial" w:cs="Arial"/>
          <w:sz w:val="24"/>
          <w:szCs w:val="24"/>
          <w:lang w:val="en-GB"/>
        </w:rPr>
        <w:fldChar w:fldCharType="separate"/>
      </w:r>
      <w:r w:rsidR="0097304F" w:rsidRPr="0097304F">
        <w:rPr>
          <w:rFonts w:ascii="Aptos" w:hAnsi="Aptos"/>
          <w:sz w:val="24"/>
          <w:lang w:val="en-GB"/>
        </w:rPr>
        <w:t>(31)</w:t>
      </w:r>
      <w:r w:rsidR="00030CF8" w:rsidRPr="00E1164B">
        <w:rPr>
          <w:rFonts w:ascii="Arial" w:hAnsi="Arial" w:cs="Arial"/>
          <w:sz w:val="24"/>
          <w:szCs w:val="24"/>
          <w:lang w:val="en-GB"/>
        </w:rPr>
        <w:fldChar w:fldCharType="end"/>
      </w:r>
      <w:r w:rsidR="00A84338" w:rsidRPr="00E1164B">
        <w:rPr>
          <w:rFonts w:ascii="Arial" w:hAnsi="Arial" w:cs="Arial"/>
          <w:sz w:val="24"/>
          <w:szCs w:val="24"/>
          <w:lang w:val="en-GB"/>
        </w:rPr>
        <w:t>. Moreover,</w:t>
      </w:r>
      <w:r w:rsidR="00A84338" w:rsidRPr="00E1164B" w:rsidDel="00A84338">
        <w:rPr>
          <w:rFonts w:ascii="Arial" w:hAnsi="Arial" w:cs="Arial"/>
          <w:sz w:val="24"/>
          <w:szCs w:val="24"/>
          <w:lang w:val="en-GB"/>
        </w:rPr>
        <w:t xml:space="preserve"> </w:t>
      </w:r>
      <w:r w:rsidR="00F50D70" w:rsidRPr="00E1164B">
        <w:rPr>
          <w:rFonts w:ascii="Arial" w:hAnsi="Arial" w:cs="Arial"/>
          <w:sz w:val="24"/>
          <w:szCs w:val="24"/>
          <w:lang w:val="en-GB"/>
        </w:rPr>
        <w:t>it</w:t>
      </w:r>
      <w:r w:rsidR="00716B2E" w:rsidRPr="00E1164B">
        <w:rPr>
          <w:rFonts w:ascii="Arial" w:hAnsi="Arial" w:cs="Arial"/>
          <w:sz w:val="24"/>
          <w:szCs w:val="24"/>
          <w:lang w:val="en-GB"/>
        </w:rPr>
        <w:t xml:space="preserve"> is plausible that </w:t>
      </w:r>
      <w:r w:rsidR="003545B4" w:rsidRPr="00E1164B">
        <w:rPr>
          <w:rFonts w:ascii="Arial" w:hAnsi="Arial" w:cs="Arial"/>
          <w:sz w:val="24"/>
          <w:szCs w:val="24"/>
          <w:lang w:val="en-GB"/>
        </w:rPr>
        <w:t>PL</w:t>
      </w:r>
      <w:r w:rsidR="00A84338" w:rsidRPr="00E1164B">
        <w:rPr>
          <w:rFonts w:ascii="Arial" w:hAnsi="Arial" w:cs="Arial"/>
          <w:sz w:val="24"/>
          <w:szCs w:val="24"/>
          <w:lang w:val="en-GB"/>
        </w:rPr>
        <w:t xml:space="preserve"> </w:t>
      </w:r>
      <w:r w:rsidR="00F56BD2" w:rsidRPr="00E1164B">
        <w:rPr>
          <w:rFonts w:ascii="Arial" w:hAnsi="Arial" w:cs="Arial"/>
          <w:sz w:val="24"/>
          <w:szCs w:val="24"/>
          <w:lang w:val="en-GB"/>
        </w:rPr>
        <w:t xml:space="preserve">also </w:t>
      </w:r>
      <w:r w:rsidR="00716B2E" w:rsidRPr="00E1164B">
        <w:rPr>
          <w:rFonts w:ascii="Arial" w:hAnsi="Arial" w:cs="Arial"/>
          <w:sz w:val="24"/>
          <w:szCs w:val="24"/>
          <w:lang w:val="en-GB"/>
        </w:rPr>
        <w:t>captures G3BP1 that does not locali</w:t>
      </w:r>
      <w:r w:rsidR="00B475D4" w:rsidRPr="00E1164B">
        <w:rPr>
          <w:rFonts w:ascii="Arial" w:hAnsi="Arial" w:cs="Arial"/>
          <w:sz w:val="24"/>
          <w:szCs w:val="24"/>
          <w:lang w:val="en-GB"/>
        </w:rPr>
        <w:t>s</w:t>
      </w:r>
      <w:r w:rsidR="00716B2E" w:rsidRPr="00E1164B">
        <w:rPr>
          <w:rFonts w:ascii="Arial" w:hAnsi="Arial" w:cs="Arial"/>
          <w:sz w:val="24"/>
          <w:szCs w:val="24"/>
          <w:lang w:val="en-GB"/>
        </w:rPr>
        <w:t>e to SGs</w:t>
      </w:r>
      <w:r w:rsidR="00716B2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{"citationID":"94cgpR4N","properties":{"formattedCitation":"(29)","plainCitation":"(29)","noteIndex":0},"citationItems":[{"id":"7QlDGlPw/J6uUxkLm","uris":["http://zotero.org/users/local/1p9EH8ax/items/4ULW7W7L"],"itemData":{"id":48,"type":"article-journal","abstract":"Abstract\n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16B2E" w:rsidRPr="00E1164B">
        <w:rPr>
          <w:rFonts w:ascii="Arial" w:hAnsi="Arial" w:cs="Arial"/>
          <w:sz w:val="24"/>
          <w:szCs w:val="24"/>
          <w:lang w:val="en-GB"/>
        </w:rPr>
        <w:fldChar w:fldCharType="separate"/>
      </w:r>
      <w:r w:rsidR="0097304F" w:rsidRPr="0097304F">
        <w:rPr>
          <w:rFonts w:ascii="Aptos" w:hAnsi="Aptos"/>
          <w:sz w:val="24"/>
          <w:lang w:val="en-GB"/>
        </w:rPr>
        <w:t>(29)</w:t>
      </w:r>
      <w:r w:rsidR="00716B2E" w:rsidRPr="00E1164B">
        <w:rPr>
          <w:rFonts w:ascii="Arial" w:hAnsi="Arial" w:cs="Arial"/>
          <w:sz w:val="24"/>
          <w:szCs w:val="24"/>
          <w:lang w:val="en-GB"/>
        </w:rPr>
        <w:fldChar w:fldCharType="end"/>
      </w:r>
      <w:r w:rsidR="002B2913" w:rsidRPr="00E1164B">
        <w:rPr>
          <w:rFonts w:ascii="Arial" w:hAnsi="Arial" w:cs="Arial"/>
          <w:sz w:val="24"/>
          <w:szCs w:val="24"/>
          <w:lang w:val="en-GB"/>
        </w:rPr>
        <w:t>, and that therefore part of the obtained enrichment is not SG-specific.</w:t>
      </w:r>
      <w:r w:rsidR="00716B2E" w:rsidRPr="00E1164B">
        <w:rPr>
          <w:rFonts w:ascii="Arial" w:hAnsi="Arial" w:cs="Arial"/>
          <w:sz w:val="24"/>
          <w:szCs w:val="24"/>
          <w:lang w:val="en-GB"/>
        </w:rPr>
        <w:t xml:space="preserve"> </w:t>
      </w:r>
      <w:r w:rsidR="00A84338" w:rsidRPr="00E1164B">
        <w:rPr>
          <w:rFonts w:ascii="Arial" w:hAnsi="Arial" w:cs="Arial"/>
          <w:sz w:val="24"/>
          <w:szCs w:val="24"/>
          <w:lang w:val="en-GB"/>
        </w:rPr>
        <w:t>Nevertheless</w:t>
      </w:r>
      <w:r w:rsidR="00716B2E" w:rsidRPr="00E1164B">
        <w:rPr>
          <w:rFonts w:ascii="Arial" w:hAnsi="Arial" w:cs="Arial"/>
          <w:sz w:val="24"/>
          <w:szCs w:val="24"/>
          <w:lang w:val="en-GB"/>
        </w:rPr>
        <w:t xml:space="preserve">, </w:t>
      </w:r>
      <w:r w:rsidR="00F50D70" w:rsidRPr="00E1164B">
        <w:rPr>
          <w:rFonts w:ascii="Arial" w:hAnsi="Arial" w:cs="Arial"/>
          <w:sz w:val="24"/>
          <w:szCs w:val="24"/>
          <w:lang w:val="en-GB"/>
        </w:rPr>
        <w:t xml:space="preserve">concerns have been raised regarding </w:t>
      </w:r>
      <w:r w:rsidR="00A84338" w:rsidRPr="00E1164B">
        <w:rPr>
          <w:rFonts w:ascii="Arial" w:hAnsi="Arial" w:cs="Arial"/>
          <w:sz w:val="24"/>
          <w:szCs w:val="24"/>
          <w:lang w:val="en-GB"/>
        </w:rPr>
        <w:t>the</w:t>
      </w:r>
      <w:r w:rsidR="00901F72" w:rsidRPr="00E1164B">
        <w:rPr>
          <w:rFonts w:ascii="Arial" w:hAnsi="Arial" w:cs="Arial"/>
          <w:sz w:val="24"/>
          <w:szCs w:val="24"/>
          <w:lang w:val="en-GB"/>
        </w:rPr>
        <w:t xml:space="preserve"> </w:t>
      </w:r>
      <w:r w:rsidR="00716B2E" w:rsidRPr="00E1164B">
        <w:rPr>
          <w:rFonts w:ascii="Arial" w:hAnsi="Arial" w:cs="Arial"/>
          <w:sz w:val="24"/>
          <w:szCs w:val="24"/>
          <w:lang w:val="en-GB"/>
        </w:rPr>
        <w:t xml:space="preserve">inherent bias of </w:t>
      </w:r>
      <w:r w:rsidR="00234381" w:rsidRPr="00E1164B">
        <w:rPr>
          <w:rFonts w:ascii="Arial" w:hAnsi="Arial" w:cs="Arial"/>
          <w:sz w:val="24"/>
          <w:szCs w:val="24"/>
          <w:lang w:val="en-GB"/>
        </w:rPr>
        <w:t>DC</w:t>
      </w:r>
      <w:r w:rsidR="00716B2E" w:rsidRPr="00E1164B">
        <w:rPr>
          <w:rFonts w:ascii="Arial" w:hAnsi="Arial" w:cs="Arial"/>
          <w:sz w:val="24"/>
          <w:szCs w:val="24"/>
          <w:lang w:val="en-GB"/>
        </w:rPr>
        <w:t xml:space="preserve"> towards </w:t>
      </w:r>
      <w:r w:rsidR="00901F72" w:rsidRPr="00E1164B">
        <w:rPr>
          <w:rFonts w:ascii="Arial" w:hAnsi="Arial" w:cs="Arial"/>
          <w:sz w:val="24"/>
          <w:szCs w:val="24"/>
          <w:lang w:val="en-GB"/>
        </w:rPr>
        <w:t xml:space="preserve">isolating </w:t>
      </w:r>
      <w:r w:rsidR="00716B2E" w:rsidRPr="00E1164B">
        <w:rPr>
          <w:rFonts w:ascii="Arial" w:hAnsi="Arial" w:cs="Arial"/>
          <w:sz w:val="24"/>
          <w:szCs w:val="24"/>
          <w:lang w:val="en-GB"/>
        </w:rPr>
        <w:t xml:space="preserve">longer transcripts, </w:t>
      </w:r>
      <w:r w:rsidR="001D1E1C" w:rsidRPr="00E1164B">
        <w:rPr>
          <w:rFonts w:ascii="Arial" w:hAnsi="Arial" w:cs="Arial"/>
          <w:sz w:val="24"/>
          <w:szCs w:val="24"/>
          <w:lang w:val="en-GB"/>
        </w:rPr>
        <w:t>as longer RNAs tend to precipitate more readily given their greater number of intermolecular interaction sites, forming condensates with increased molecular weight</w:t>
      </w:r>
      <w:r w:rsidR="00716B2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{"citationID":"Cx7PMuYr","properties":{"formattedCitation":"(32, 33)","plainCitation":"(32, 33)","noteIndex":0},"citationItems":[{"id":"7QlDGlPw/5Illk25b","uris":["http://zotero.org/users/local/1p9EH8ax/items/Q44GWUCS"],"itemData":{"id":75,"type":"article-journal","container-title":"Molecular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Allan"}],"issued":{"date-parts":[["2022",7]]}}},{"id":"7QlDGlPw/Ue3q6JCf","uris":["http://zotero.org/users/local/1p9EH8ax/items/76HJKWHJ"],"itemData":{"id":"rAD3Bgw2/SqOB0v0X","type":"article","abstract":"Abstract\n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16B2E" w:rsidRPr="00E1164B">
        <w:rPr>
          <w:rFonts w:ascii="Arial" w:hAnsi="Arial" w:cs="Arial"/>
          <w:sz w:val="24"/>
          <w:szCs w:val="24"/>
          <w:lang w:val="en-GB"/>
        </w:rPr>
        <w:fldChar w:fldCharType="separate"/>
      </w:r>
      <w:r w:rsidR="0097304F" w:rsidRPr="0097304F">
        <w:rPr>
          <w:rFonts w:ascii="Aptos" w:hAnsi="Aptos"/>
          <w:sz w:val="24"/>
          <w:lang w:val="en-GB"/>
        </w:rPr>
        <w:t>(32, 33)</w:t>
      </w:r>
      <w:r w:rsidR="00716B2E" w:rsidRPr="00E1164B">
        <w:rPr>
          <w:rFonts w:ascii="Arial" w:hAnsi="Arial" w:cs="Arial"/>
          <w:sz w:val="24"/>
          <w:szCs w:val="24"/>
          <w:lang w:val="en-GB"/>
        </w:rPr>
        <w:fldChar w:fldCharType="end"/>
      </w:r>
      <w:r w:rsidR="00716B2E" w:rsidRPr="00E1164B">
        <w:rPr>
          <w:rFonts w:ascii="Arial" w:hAnsi="Arial" w:cs="Arial"/>
          <w:sz w:val="24"/>
          <w:szCs w:val="24"/>
          <w:lang w:val="en-GB"/>
        </w:rPr>
        <w:t>.</w:t>
      </w:r>
    </w:p>
    <w:p w14:paraId="32594246" w14:textId="54B500EF" w:rsidR="000D7B67" w:rsidRPr="00E1164B" w:rsidRDefault="000D7B67" w:rsidP="0098059C">
      <w:pPr>
        <w:jc w:val="both"/>
        <w:rPr>
          <w:rFonts w:ascii="Arial" w:hAnsi="Arial" w:cs="Arial"/>
          <w:sz w:val="24"/>
          <w:szCs w:val="24"/>
          <w:lang w:val="en-GB"/>
        </w:rPr>
      </w:pPr>
      <w:r w:rsidRPr="00E1164B">
        <w:rPr>
          <w:rFonts w:ascii="Arial" w:hAnsi="Arial" w:cs="Arial"/>
          <w:sz w:val="24"/>
          <w:szCs w:val="24"/>
          <w:lang w:val="en-GB"/>
        </w:rPr>
        <w:t>To resolve discrepancies in SG characteri</w:t>
      </w:r>
      <w:r w:rsidR="00B475D4" w:rsidRPr="00E1164B">
        <w:rPr>
          <w:rFonts w:ascii="Arial" w:hAnsi="Arial" w:cs="Arial"/>
          <w:sz w:val="24"/>
          <w:szCs w:val="24"/>
          <w:lang w:val="en-GB"/>
        </w:rPr>
        <w:t>s</w:t>
      </w:r>
      <w:r w:rsidRPr="00E1164B">
        <w:rPr>
          <w:rFonts w:ascii="Arial" w:hAnsi="Arial" w:cs="Arial"/>
          <w:sz w:val="24"/>
          <w:szCs w:val="24"/>
          <w:lang w:val="en-GB"/>
        </w:rPr>
        <w:t xml:space="preserve">ation and identify authentic transcript features and their functional implications, we performed an unbiased analysis of publicly available human SG transcriptomic datasets spanning multiple cell lines, purification methods, and stressors. We found that transcriptomic profiles of SGs purified by differential centrifugation are strongly shaped by the method itself. Even after correcting for this bias, substantial differences between studies remained, with </w:t>
      </w:r>
      <w:commentRangeStart w:id="20"/>
      <w:r w:rsidRPr="00E1164B">
        <w:rPr>
          <w:rFonts w:ascii="Arial" w:hAnsi="Arial" w:cs="Arial"/>
          <w:sz w:val="24"/>
          <w:szCs w:val="24"/>
          <w:lang w:val="en-GB"/>
        </w:rPr>
        <w:t>one reproducible feature being the enrichment of mitochondrially encoded RNAs.</w:t>
      </w:r>
      <w:commentRangeEnd w:id="20"/>
      <w:r w:rsidR="00FD3B66" w:rsidRPr="00E1164B">
        <w:rPr>
          <w:rStyle w:val="CommentReference"/>
          <w:rFonts w:ascii="Arial" w:hAnsi="Arial" w:cs="Arial"/>
          <w:sz w:val="24"/>
          <w:szCs w:val="24"/>
          <w:lang w:val="en-GB"/>
        </w:rPr>
        <w:commentReference w:id="20"/>
      </w:r>
    </w:p>
    <w:p w14:paraId="25504150" w14:textId="6EA540D9" w:rsidR="000D7B67" w:rsidRPr="00E1164B" w:rsidRDefault="000D7B67" w:rsidP="0098059C">
      <w:pPr>
        <w:jc w:val="both"/>
        <w:rPr>
          <w:rFonts w:ascii="Arial" w:hAnsi="Arial" w:cs="Arial"/>
          <w:sz w:val="24"/>
          <w:szCs w:val="24"/>
          <w:lang w:val="en-GB"/>
        </w:rPr>
      </w:pPr>
      <w:r w:rsidRPr="00E1164B">
        <w:rPr>
          <w:rFonts w:ascii="Arial" w:hAnsi="Arial" w:cs="Arial"/>
          <w:sz w:val="24"/>
          <w:szCs w:val="24"/>
          <w:lang w:val="en-GB"/>
        </w:rPr>
        <w:t xml:space="preserve">Our analyses further suggest that SGs may modulate the cellular stress response, potentially dampening rather than amplifying it, which could help limit downstream effects such as excessive inflammation. </w:t>
      </w:r>
      <w:r w:rsidR="00E45C42" w:rsidRPr="00E1164B">
        <w:rPr>
          <w:rFonts w:ascii="Arial" w:hAnsi="Arial" w:cs="Arial"/>
          <w:sz w:val="24"/>
          <w:szCs w:val="24"/>
          <w:lang w:val="en-GB"/>
        </w:rPr>
        <w:t xml:space="preserve">Although the functional significance of mitochondrial RNA enrichment is not yet resolved, immunofluorescence experiments </w:t>
      </w:r>
      <w:commentRangeStart w:id="21"/>
      <w:r w:rsidR="00E45C42" w:rsidRPr="00E1164B">
        <w:rPr>
          <w:rFonts w:ascii="Arial" w:hAnsi="Arial" w:cs="Arial"/>
          <w:sz w:val="24"/>
          <w:szCs w:val="24"/>
          <w:lang w:val="en-GB"/>
        </w:rPr>
        <w:t xml:space="preserve">strongly </w:t>
      </w:r>
      <w:commentRangeEnd w:id="21"/>
      <w:r w:rsidR="00FD3B66" w:rsidRPr="00E1164B">
        <w:rPr>
          <w:rStyle w:val="CommentReference"/>
          <w:rFonts w:ascii="Arial" w:hAnsi="Arial" w:cs="Arial"/>
          <w:sz w:val="24"/>
          <w:szCs w:val="24"/>
          <w:lang w:val="en-GB"/>
        </w:rPr>
        <w:commentReference w:id="21"/>
      </w:r>
      <w:r w:rsidR="00E45C42" w:rsidRPr="00E1164B">
        <w:rPr>
          <w:rFonts w:ascii="Arial" w:hAnsi="Arial" w:cs="Arial"/>
          <w:sz w:val="24"/>
          <w:szCs w:val="24"/>
          <w:lang w:val="en-GB"/>
        </w:rPr>
        <w:t>suggest that mitochondrial dsRNAs are taken up by SGs upon stress, supporting a potential role in modulating immune signa</w:t>
      </w:r>
      <w:ins w:id="22" w:author="Diana Vieira" w:date="2026-08-26T17:08:00Z" w16du:dateUtc="2026-08-26T16:08:00Z">
        <w:r w:rsidR="00FD3B66">
          <w:rPr>
            <w:rFonts w:ascii="Arial" w:hAnsi="Arial" w:cs="Arial"/>
            <w:sz w:val="24"/>
            <w:szCs w:val="24"/>
            <w:lang w:val="en-GB"/>
          </w:rPr>
          <w:t>l</w:t>
        </w:r>
      </w:ins>
      <w:r w:rsidR="00E45C42" w:rsidRPr="00E1164B">
        <w:rPr>
          <w:rFonts w:ascii="Arial" w:hAnsi="Arial" w:cs="Arial"/>
          <w:sz w:val="24"/>
          <w:szCs w:val="24"/>
          <w:lang w:val="en-GB"/>
        </w:rPr>
        <w:t>ling.</w:t>
      </w:r>
    </w:p>
    <w:p w14:paraId="50527D4F" w14:textId="5A982B73" w:rsidR="00FE7F5C" w:rsidRPr="009450FC" w:rsidRDefault="00FE7F5C" w:rsidP="00FE7F5C">
      <w:pPr>
        <w:pStyle w:val="Heading1"/>
        <w:rPr>
          <w:rFonts w:cs="Arial"/>
          <w:lang w:val="en-GB"/>
        </w:rPr>
      </w:pPr>
      <w:r>
        <w:rPr>
          <w:rFonts w:cs="Arial"/>
          <w:lang w:val="en-GB"/>
        </w:rPr>
        <w:t xml:space="preserve">Materials and </w:t>
      </w:r>
      <w:r w:rsidRPr="009450FC">
        <w:rPr>
          <w:rFonts w:cs="Arial"/>
          <w:lang w:val="en-GB"/>
        </w:rPr>
        <w:t>Methods</w:t>
      </w:r>
    </w:p>
    <w:p w14:paraId="3EA59B8E" w14:textId="5730E2AB" w:rsidR="0098042C" w:rsidRPr="00E1164B" w:rsidRDefault="00FE7F5C" w:rsidP="0098042C">
      <w:pPr>
        <w:pStyle w:val="Heading2"/>
        <w:rPr>
          <w:rFonts w:cs="Arial"/>
          <w:lang w:val="en-GB"/>
        </w:rPr>
      </w:pPr>
      <w:r w:rsidRPr="00E1164B">
        <w:rPr>
          <w:rFonts w:cs="Arial"/>
          <w:lang w:val="en-GB"/>
        </w:rPr>
        <w:t>Reagents</w:t>
      </w:r>
    </w:p>
    <w:tbl>
      <w:tblPr>
        <w:tblStyle w:val="TableGrid"/>
        <w:tblW w:w="0" w:type="auto"/>
        <w:tblLook w:val="04A0" w:firstRow="1" w:lastRow="0" w:firstColumn="1" w:lastColumn="0" w:noHBand="0" w:noVBand="1"/>
      </w:tblPr>
      <w:tblGrid>
        <w:gridCol w:w="3116"/>
        <w:gridCol w:w="3117"/>
        <w:gridCol w:w="3117"/>
      </w:tblGrid>
      <w:tr w:rsidR="00FE7F5C" w:rsidRPr="00B475D4" w14:paraId="3328A226" w14:textId="77777777" w:rsidTr="009450FC">
        <w:tc>
          <w:tcPr>
            <w:tcW w:w="3116" w:type="dxa"/>
          </w:tcPr>
          <w:p w14:paraId="57355594" w14:textId="704746A0"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Reagent</w:t>
            </w:r>
          </w:p>
        </w:tc>
        <w:tc>
          <w:tcPr>
            <w:tcW w:w="3117" w:type="dxa"/>
          </w:tcPr>
          <w:p w14:paraId="342100E2"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712BAA14"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FE7F5C" w:rsidRPr="00B475D4" w14:paraId="393C05AB" w14:textId="77777777" w:rsidTr="009450FC">
        <w:tc>
          <w:tcPr>
            <w:tcW w:w="9350" w:type="dxa"/>
            <w:gridSpan w:val="3"/>
            <w:vAlign w:val="center"/>
          </w:tcPr>
          <w:p w14:paraId="38E16066"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Antibodies</w:t>
            </w:r>
          </w:p>
        </w:tc>
      </w:tr>
      <w:tr w:rsidR="00FE7F5C" w:rsidRPr="00B475D4" w14:paraId="3BDBEF4F" w14:textId="77777777" w:rsidTr="009450FC">
        <w:tc>
          <w:tcPr>
            <w:tcW w:w="3116" w:type="dxa"/>
            <w:vAlign w:val="center"/>
          </w:tcPr>
          <w:p w14:paraId="4EB2381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Rabbit Anti-G3BP1</w:t>
            </w:r>
          </w:p>
        </w:tc>
        <w:tc>
          <w:tcPr>
            <w:tcW w:w="3117" w:type="dxa"/>
            <w:vAlign w:val="center"/>
          </w:tcPr>
          <w:p w14:paraId="261E31A2"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Atlas Antibodies</w:t>
            </w:r>
          </w:p>
        </w:tc>
        <w:tc>
          <w:tcPr>
            <w:tcW w:w="3117" w:type="dxa"/>
            <w:vAlign w:val="center"/>
          </w:tcPr>
          <w:p w14:paraId="6F62C99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4" w:history="1">
              <w:r w:rsidRPr="009450FC">
                <w:rPr>
                  <w:rStyle w:val="Hyperlink"/>
                  <w:rFonts w:ascii="Arial" w:hAnsi="Arial" w:cs="Arial"/>
                  <w:sz w:val="24"/>
                  <w:szCs w:val="24"/>
                  <w:u w:val="none"/>
                  <w:lang w:val="en-GB"/>
                </w:rPr>
                <w:t>HPA004052</w:t>
              </w:r>
            </w:hyperlink>
            <w:r w:rsidRPr="009450FC">
              <w:rPr>
                <w:rFonts w:ascii="Arial" w:hAnsi="Arial" w:cs="Arial"/>
                <w:sz w:val="24"/>
                <w:szCs w:val="24"/>
                <w:lang w:val="en-GB"/>
              </w:rPr>
              <w:t xml:space="preserve">, </w:t>
            </w:r>
            <w:hyperlink r:id="rId15" w:history="1">
              <w:r w:rsidRPr="009450FC">
                <w:rPr>
                  <w:rStyle w:val="Hyperlink"/>
                  <w:rFonts w:ascii="Arial" w:hAnsi="Arial" w:cs="Arial"/>
                  <w:sz w:val="24"/>
                  <w:szCs w:val="24"/>
                  <w:u w:val="none"/>
                  <w:lang w:val="en-GB"/>
                </w:rPr>
                <w:t>RRID:AB_1849348</w:t>
              </w:r>
            </w:hyperlink>
          </w:p>
        </w:tc>
      </w:tr>
      <w:tr w:rsidR="00FE7F5C" w:rsidRPr="00B475D4" w14:paraId="5149C4B4" w14:textId="77777777" w:rsidTr="009450FC">
        <w:tc>
          <w:tcPr>
            <w:tcW w:w="3116" w:type="dxa"/>
            <w:vAlign w:val="center"/>
          </w:tcPr>
          <w:p w14:paraId="7F787A8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Rabbit Anti-TIA1</w:t>
            </w:r>
          </w:p>
        </w:tc>
        <w:tc>
          <w:tcPr>
            <w:tcW w:w="3117" w:type="dxa"/>
            <w:vAlign w:val="center"/>
          </w:tcPr>
          <w:p w14:paraId="4C02265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Atlas Antibodies</w:t>
            </w:r>
          </w:p>
        </w:tc>
        <w:tc>
          <w:tcPr>
            <w:tcW w:w="3117" w:type="dxa"/>
            <w:vAlign w:val="center"/>
          </w:tcPr>
          <w:p w14:paraId="09851380"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6" w:history="1">
              <w:r w:rsidRPr="009450FC">
                <w:rPr>
                  <w:rStyle w:val="Hyperlink"/>
                  <w:rFonts w:ascii="Arial" w:hAnsi="Arial" w:cs="Arial"/>
                  <w:sz w:val="24"/>
                  <w:szCs w:val="24"/>
                  <w:u w:val="none"/>
                  <w:lang w:val="en-GB"/>
                </w:rPr>
                <w:t>HPA056961</w:t>
              </w:r>
            </w:hyperlink>
            <w:r w:rsidRPr="009450FC">
              <w:rPr>
                <w:rFonts w:ascii="Arial" w:hAnsi="Arial" w:cs="Arial"/>
                <w:sz w:val="24"/>
                <w:szCs w:val="24"/>
                <w:lang w:val="en-GB"/>
              </w:rPr>
              <w:t xml:space="preserve">, </w:t>
            </w:r>
            <w:hyperlink r:id="rId17" w:history="1">
              <w:r w:rsidRPr="009450FC">
                <w:rPr>
                  <w:rStyle w:val="Hyperlink"/>
                  <w:rFonts w:ascii="Arial" w:hAnsi="Arial" w:cs="Arial"/>
                  <w:sz w:val="24"/>
                  <w:szCs w:val="24"/>
                  <w:u w:val="none"/>
                  <w:lang w:val="en-GB"/>
                </w:rPr>
                <w:t xml:space="preserve">RRID:AB_2683289     </w:t>
              </w:r>
            </w:hyperlink>
          </w:p>
        </w:tc>
      </w:tr>
      <w:tr w:rsidR="00FE7F5C" w:rsidRPr="00B475D4" w14:paraId="4369B6C8" w14:textId="77777777" w:rsidTr="009450FC">
        <w:tc>
          <w:tcPr>
            <w:tcW w:w="3116" w:type="dxa"/>
            <w:vAlign w:val="center"/>
          </w:tcPr>
          <w:p w14:paraId="160C17D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Mouse Anti-dsRNA J2</w:t>
            </w:r>
          </w:p>
        </w:tc>
        <w:tc>
          <w:tcPr>
            <w:tcW w:w="3117" w:type="dxa"/>
            <w:vAlign w:val="center"/>
          </w:tcPr>
          <w:p w14:paraId="68FC576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Jena Bioscience</w:t>
            </w:r>
          </w:p>
        </w:tc>
        <w:tc>
          <w:tcPr>
            <w:tcW w:w="3117" w:type="dxa"/>
            <w:vAlign w:val="center"/>
          </w:tcPr>
          <w:p w14:paraId="33B19CE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8" w:history="1">
              <w:r w:rsidRPr="009450FC">
                <w:rPr>
                  <w:rStyle w:val="Hyperlink"/>
                  <w:rFonts w:ascii="Arial" w:hAnsi="Arial" w:cs="Arial"/>
                  <w:sz w:val="24"/>
                  <w:szCs w:val="24"/>
                  <w:u w:val="none"/>
                  <w:lang w:val="en-GB"/>
                </w:rPr>
                <w:t>RNT-SCI-10010200</w:t>
              </w:r>
            </w:hyperlink>
            <w:r w:rsidRPr="009450FC">
              <w:rPr>
                <w:rFonts w:ascii="Arial" w:hAnsi="Arial" w:cs="Arial"/>
                <w:sz w:val="24"/>
                <w:szCs w:val="24"/>
                <w:lang w:val="en-GB"/>
              </w:rPr>
              <w:t>,</w:t>
            </w:r>
          </w:p>
          <w:p w14:paraId="3FDE04C4" w14:textId="77777777" w:rsidR="00FE7F5C" w:rsidRPr="009450FC" w:rsidRDefault="00FE7F5C" w:rsidP="009450FC">
            <w:pPr>
              <w:rPr>
                <w:rFonts w:ascii="Arial" w:hAnsi="Arial" w:cs="Arial"/>
                <w:sz w:val="24"/>
                <w:szCs w:val="24"/>
                <w:lang w:val="en-GB"/>
              </w:rPr>
            </w:pPr>
            <w:hyperlink r:id="rId19" w:history="1">
              <w:r w:rsidRPr="009450FC">
                <w:rPr>
                  <w:rStyle w:val="Hyperlink"/>
                  <w:rFonts w:ascii="Arial" w:hAnsi="Arial" w:cs="Arial"/>
                  <w:sz w:val="24"/>
                  <w:szCs w:val="24"/>
                  <w:u w:val="none"/>
                  <w:lang w:val="en-GB"/>
                </w:rPr>
                <w:t>RRID:AB_2922431</w:t>
              </w:r>
            </w:hyperlink>
          </w:p>
        </w:tc>
      </w:tr>
      <w:tr w:rsidR="00FE7F5C" w:rsidRPr="00B475D4" w14:paraId="0DAD3607" w14:textId="77777777" w:rsidTr="009450FC">
        <w:tc>
          <w:tcPr>
            <w:tcW w:w="3116" w:type="dxa"/>
            <w:vAlign w:val="center"/>
          </w:tcPr>
          <w:p w14:paraId="4995FFD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Chicken Anti-HSP60</w:t>
            </w:r>
          </w:p>
        </w:tc>
        <w:tc>
          <w:tcPr>
            <w:tcW w:w="3117" w:type="dxa"/>
            <w:vAlign w:val="center"/>
          </w:tcPr>
          <w:p w14:paraId="1A854F4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Bio-Techne Sales Corp.</w:t>
            </w:r>
          </w:p>
        </w:tc>
        <w:tc>
          <w:tcPr>
            <w:tcW w:w="3117" w:type="dxa"/>
            <w:vAlign w:val="center"/>
          </w:tcPr>
          <w:p w14:paraId="073FEF2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0" w:anchor="product-documents" w:history="1">
              <w:r w:rsidRPr="009450FC">
                <w:rPr>
                  <w:rStyle w:val="Hyperlink"/>
                  <w:rFonts w:ascii="Arial" w:hAnsi="Arial" w:cs="Arial"/>
                  <w:sz w:val="24"/>
                  <w:szCs w:val="24"/>
                  <w:u w:val="none"/>
                  <w:lang w:val="en-GB"/>
                </w:rPr>
                <w:t>NBP3-05536-50ul</w:t>
              </w:r>
            </w:hyperlink>
            <w:r w:rsidRPr="009450FC">
              <w:rPr>
                <w:rFonts w:ascii="Arial" w:hAnsi="Arial" w:cs="Arial"/>
                <w:sz w:val="24"/>
                <w:szCs w:val="24"/>
                <w:lang w:val="en-GB"/>
              </w:rPr>
              <w:t>,</w:t>
            </w:r>
          </w:p>
          <w:p w14:paraId="3AC75FA6" w14:textId="77777777" w:rsidR="00FE7F5C" w:rsidRPr="009450FC" w:rsidRDefault="00FE7F5C" w:rsidP="009450FC">
            <w:pPr>
              <w:rPr>
                <w:rFonts w:ascii="Arial" w:hAnsi="Arial" w:cs="Arial"/>
                <w:sz w:val="24"/>
                <w:szCs w:val="24"/>
                <w:lang w:val="en-GB"/>
              </w:rPr>
            </w:pPr>
            <w:hyperlink r:id="rId21" w:history="1">
              <w:r w:rsidRPr="009450FC">
                <w:rPr>
                  <w:rStyle w:val="Hyperlink"/>
                  <w:rFonts w:ascii="Arial" w:hAnsi="Arial" w:cs="Arial"/>
                  <w:sz w:val="24"/>
                  <w:szCs w:val="24"/>
                  <w:u w:val="none"/>
                  <w:lang w:val="en-GB"/>
                </w:rPr>
                <w:t>RRID:AB_3086708</w:t>
              </w:r>
            </w:hyperlink>
          </w:p>
        </w:tc>
      </w:tr>
      <w:tr w:rsidR="00FE7F5C" w:rsidRPr="00B475D4" w14:paraId="55D7E825" w14:textId="77777777" w:rsidTr="009450FC">
        <w:tc>
          <w:tcPr>
            <w:tcW w:w="3116" w:type="dxa"/>
            <w:vAlign w:val="center"/>
          </w:tcPr>
          <w:p w14:paraId="48FE726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lastRenderedPageBreak/>
              <w:t>Donkey anti-Rabbit IgG (H+L) Highly Cross-Adsorbed Secondary Antibody, Alexa Fluor™ 647</w:t>
            </w:r>
          </w:p>
        </w:tc>
        <w:tc>
          <w:tcPr>
            <w:tcW w:w="3117" w:type="dxa"/>
            <w:vAlign w:val="center"/>
          </w:tcPr>
          <w:p w14:paraId="6477944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Thermo Fisher</w:t>
            </w:r>
          </w:p>
        </w:tc>
        <w:tc>
          <w:tcPr>
            <w:tcW w:w="3117" w:type="dxa"/>
            <w:vAlign w:val="center"/>
          </w:tcPr>
          <w:p w14:paraId="5A81920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2" w:history="1">
              <w:r w:rsidRPr="009450FC">
                <w:rPr>
                  <w:rStyle w:val="Hyperlink"/>
                  <w:rFonts w:ascii="Arial" w:hAnsi="Arial" w:cs="Arial"/>
                  <w:sz w:val="24"/>
                  <w:szCs w:val="24"/>
                  <w:u w:val="none"/>
                  <w:lang w:val="en-GB"/>
                </w:rPr>
                <w:t>A-31573</w:t>
              </w:r>
            </w:hyperlink>
            <w:r w:rsidRPr="009450FC">
              <w:rPr>
                <w:rFonts w:ascii="Arial" w:hAnsi="Arial" w:cs="Arial"/>
                <w:sz w:val="24"/>
                <w:szCs w:val="24"/>
                <w:lang w:val="en-GB"/>
              </w:rPr>
              <w:t>,</w:t>
            </w:r>
          </w:p>
          <w:p w14:paraId="37CD30DA" w14:textId="77777777" w:rsidR="00FE7F5C" w:rsidRPr="009450FC" w:rsidRDefault="00FE7F5C" w:rsidP="009450FC">
            <w:pPr>
              <w:rPr>
                <w:rFonts w:ascii="Arial" w:hAnsi="Arial" w:cs="Arial"/>
                <w:sz w:val="24"/>
                <w:szCs w:val="24"/>
                <w:lang w:val="en-GB"/>
              </w:rPr>
            </w:pPr>
            <w:hyperlink r:id="rId23" w:history="1">
              <w:r w:rsidRPr="009450FC">
                <w:rPr>
                  <w:rStyle w:val="Hyperlink"/>
                  <w:rFonts w:ascii="Arial" w:hAnsi="Arial" w:cs="Arial"/>
                  <w:sz w:val="24"/>
                  <w:szCs w:val="24"/>
                  <w:u w:val="none"/>
                  <w:lang w:val="en-GB"/>
                </w:rPr>
                <w:t>RRID:AB_2536183</w:t>
              </w:r>
            </w:hyperlink>
          </w:p>
        </w:tc>
      </w:tr>
      <w:tr w:rsidR="00FE7F5C" w:rsidRPr="00B475D4" w14:paraId="1EA5766E" w14:textId="77777777" w:rsidTr="009450FC">
        <w:tc>
          <w:tcPr>
            <w:tcW w:w="3116" w:type="dxa"/>
            <w:vAlign w:val="center"/>
          </w:tcPr>
          <w:p w14:paraId="56F1C22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Donkey anti-Mouse IgG (H+L) Highly Cross-Adsorbed Secondary Antibody, Alexa Fluor™ 488</w:t>
            </w:r>
          </w:p>
        </w:tc>
        <w:tc>
          <w:tcPr>
            <w:tcW w:w="3117" w:type="dxa"/>
            <w:vAlign w:val="center"/>
          </w:tcPr>
          <w:p w14:paraId="13B370C0"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Thermo Fisher</w:t>
            </w:r>
          </w:p>
        </w:tc>
        <w:tc>
          <w:tcPr>
            <w:tcW w:w="3117" w:type="dxa"/>
            <w:vAlign w:val="center"/>
          </w:tcPr>
          <w:p w14:paraId="65F929E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4" w:history="1">
              <w:r w:rsidRPr="009450FC">
                <w:rPr>
                  <w:rStyle w:val="Hyperlink"/>
                  <w:rFonts w:ascii="Arial" w:hAnsi="Arial" w:cs="Arial"/>
                  <w:sz w:val="24"/>
                  <w:szCs w:val="24"/>
                  <w:u w:val="none"/>
                  <w:lang w:val="en-GB"/>
                </w:rPr>
                <w:t>A-21202</w:t>
              </w:r>
            </w:hyperlink>
            <w:r w:rsidRPr="009450FC">
              <w:rPr>
                <w:rFonts w:ascii="Arial" w:hAnsi="Arial" w:cs="Arial"/>
                <w:sz w:val="24"/>
                <w:szCs w:val="24"/>
                <w:lang w:val="en-GB"/>
              </w:rPr>
              <w:t>,</w:t>
            </w:r>
          </w:p>
          <w:p w14:paraId="22C94695" w14:textId="77777777" w:rsidR="00FE7F5C" w:rsidRPr="009450FC" w:rsidRDefault="00FE7F5C" w:rsidP="009450FC">
            <w:pPr>
              <w:rPr>
                <w:rFonts w:ascii="Arial" w:hAnsi="Arial" w:cs="Arial"/>
                <w:sz w:val="24"/>
                <w:szCs w:val="24"/>
                <w:lang w:val="en-GB"/>
              </w:rPr>
            </w:pPr>
            <w:hyperlink r:id="rId25" w:history="1">
              <w:r w:rsidRPr="009450FC">
                <w:rPr>
                  <w:rStyle w:val="Hyperlink"/>
                  <w:rFonts w:ascii="Arial" w:hAnsi="Arial" w:cs="Arial"/>
                  <w:sz w:val="24"/>
                  <w:szCs w:val="24"/>
                  <w:u w:val="none"/>
                  <w:lang w:val="en-GB"/>
                </w:rPr>
                <w:t>RRID:AB_141607</w:t>
              </w:r>
            </w:hyperlink>
          </w:p>
        </w:tc>
      </w:tr>
      <w:tr w:rsidR="00FE7F5C" w:rsidRPr="00B475D4" w14:paraId="25A68979" w14:textId="77777777" w:rsidTr="009450FC">
        <w:tc>
          <w:tcPr>
            <w:tcW w:w="3116" w:type="dxa"/>
            <w:vAlign w:val="center"/>
          </w:tcPr>
          <w:p w14:paraId="4CBD2B8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Donkey anti-Chicken IgY (H+L) Highly Cross Adsorbed Secondary Antibody, Alexa Fluor™ 568</w:t>
            </w:r>
          </w:p>
        </w:tc>
        <w:tc>
          <w:tcPr>
            <w:tcW w:w="3117" w:type="dxa"/>
            <w:vAlign w:val="center"/>
          </w:tcPr>
          <w:p w14:paraId="103CDF60"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Thermo Fisher</w:t>
            </w:r>
          </w:p>
        </w:tc>
        <w:tc>
          <w:tcPr>
            <w:tcW w:w="3117" w:type="dxa"/>
            <w:vAlign w:val="center"/>
          </w:tcPr>
          <w:p w14:paraId="0A5211D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6" w:history="1">
              <w:r w:rsidRPr="009450FC">
                <w:rPr>
                  <w:rStyle w:val="Hyperlink"/>
                  <w:rFonts w:ascii="Arial" w:hAnsi="Arial" w:cs="Arial"/>
                  <w:sz w:val="24"/>
                  <w:szCs w:val="24"/>
                  <w:u w:val="none"/>
                  <w:lang w:val="en-GB"/>
                </w:rPr>
                <w:t>A78950</w:t>
              </w:r>
            </w:hyperlink>
            <w:r w:rsidRPr="009450FC">
              <w:rPr>
                <w:rFonts w:ascii="Arial" w:hAnsi="Arial" w:cs="Arial"/>
                <w:sz w:val="24"/>
                <w:szCs w:val="24"/>
                <w:lang w:val="en-GB"/>
              </w:rPr>
              <w:t>,</w:t>
            </w:r>
          </w:p>
          <w:p w14:paraId="0983F04E" w14:textId="77777777" w:rsidR="00FE7F5C" w:rsidRPr="009450FC" w:rsidRDefault="00FE7F5C" w:rsidP="009450FC">
            <w:pPr>
              <w:rPr>
                <w:rFonts w:ascii="Arial" w:hAnsi="Arial" w:cs="Arial"/>
                <w:sz w:val="24"/>
                <w:szCs w:val="24"/>
                <w:lang w:val="en-GB"/>
              </w:rPr>
            </w:pPr>
            <w:hyperlink r:id="rId27" w:history="1">
              <w:r w:rsidRPr="009450FC">
                <w:rPr>
                  <w:rStyle w:val="Hyperlink"/>
                  <w:rFonts w:ascii="Arial" w:hAnsi="Arial" w:cs="Arial"/>
                  <w:sz w:val="24"/>
                  <w:szCs w:val="24"/>
                  <w:u w:val="none"/>
                  <w:lang w:val="en-GB"/>
                </w:rPr>
                <w:t>RRID:AB_2921072</w:t>
              </w:r>
            </w:hyperlink>
          </w:p>
        </w:tc>
      </w:tr>
      <w:tr w:rsidR="00FE7F5C" w:rsidRPr="00B475D4" w14:paraId="46FA1646" w14:textId="77777777" w:rsidTr="009450FC">
        <w:tc>
          <w:tcPr>
            <w:tcW w:w="9350" w:type="dxa"/>
            <w:gridSpan w:val="3"/>
            <w:vAlign w:val="center"/>
          </w:tcPr>
          <w:p w14:paraId="00F4B616" w14:textId="77777777" w:rsidR="00FE7F5C" w:rsidRPr="009450FC" w:rsidRDefault="00FE7F5C" w:rsidP="009450FC">
            <w:pPr>
              <w:rPr>
                <w:rFonts w:ascii="Arial" w:hAnsi="Arial" w:cs="Arial"/>
                <w:sz w:val="24"/>
                <w:szCs w:val="24"/>
                <w:lang w:val="en-GB"/>
              </w:rPr>
            </w:pPr>
            <w:r w:rsidRPr="009450FC">
              <w:rPr>
                <w:rFonts w:ascii="Arial" w:hAnsi="Arial" w:cs="Arial"/>
                <w:b/>
                <w:bCs/>
                <w:sz w:val="28"/>
                <w:szCs w:val="28"/>
                <w:lang w:val="en-GB"/>
              </w:rPr>
              <w:t>Chemicals, dyes and other reagents</w:t>
            </w:r>
          </w:p>
        </w:tc>
      </w:tr>
      <w:tr w:rsidR="00FE7F5C" w:rsidRPr="00B475D4" w14:paraId="4B264284" w14:textId="77777777" w:rsidTr="009450FC">
        <w:tc>
          <w:tcPr>
            <w:tcW w:w="3116" w:type="dxa"/>
            <w:vAlign w:val="center"/>
          </w:tcPr>
          <w:p w14:paraId="033562B0"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DAPI</w:t>
            </w:r>
          </w:p>
        </w:tc>
        <w:tc>
          <w:tcPr>
            <w:tcW w:w="3117" w:type="dxa"/>
            <w:vAlign w:val="center"/>
          </w:tcPr>
          <w:p w14:paraId="32179E0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4F1747B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8" w:history="1">
              <w:r w:rsidRPr="009450FC">
                <w:rPr>
                  <w:rStyle w:val="Hyperlink"/>
                  <w:rFonts w:ascii="Arial" w:hAnsi="Arial" w:cs="Arial"/>
                  <w:sz w:val="24"/>
                  <w:szCs w:val="24"/>
                  <w:u w:val="none"/>
                  <w:lang w:val="en-GB"/>
                </w:rPr>
                <w:t>D9452</w:t>
              </w:r>
            </w:hyperlink>
          </w:p>
        </w:tc>
      </w:tr>
      <w:tr w:rsidR="00FE7F5C" w:rsidRPr="00B475D4" w14:paraId="405F7E37" w14:textId="77777777" w:rsidTr="009450FC">
        <w:tc>
          <w:tcPr>
            <w:tcW w:w="3116" w:type="dxa"/>
            <w:vAlign w:val="center"/>
          </w:tcPr>
          <w:p w14:paraId="15D2AD67"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D-Sorbitol</w:t>
            </w:r>
          </w:p>
        </w:tc>
        <w:tc>
          <w:tcPr>
            <w:tcW w:w="3117" w:type="dxa"/>
            <w:vAlign w:val="center"/>
          </w:tcPr>
          <w:p w14:paraId="4E530E07"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634DF29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9" w:history="1">
              <w:r w:rsidRPr="009450FC">
                <w:rPr>
                  <w:rStyle w:val="Hyperlink"/>
                  <w:rFonts w:ascii="Arial" w:hAnsi="Arial" w:cs="Arial"/>
                  <w:sz w:val="24"/>
                  <w:szCs w:val="24"/>
                  <w:u w:val="none"/>
                  <w:lang w:val="en-GB"/>
                </w:rPr>
                <w:t>S6021</w:t>
              </w:r>
            </w:hyperlink>
          </w:p>
        </w:tc>
      </w:tr>
      <w:tr w:rsidR="00FE7F5C" w:rsidRPr="00B475D4" w14:paraId="722E56FC" w14:textId="77777777" w:rsidTr="009450FC">
        <w:tc>
          <w:tcPr>
            <w:tcW w:w="3116" w:type="dxa"/>
            <w:vAlign w:val="center"/>
          </w:tcPr>
          <w:p w14:paraId="2A79E02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DIDS</w:t>
            </w:r>
          </w:p>
        </w:tc>
        <w:tc>
          <w:tcPr>
            <w:tcW w:w="3117" w:type="dxa"/>
            <w:vAlign w:val="center"/>
          </w:tcPr>
          <w:p w14:paraId="2098AEF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1C7C935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0" w:history="1">
              <w:r w:rsidRPr="009450FC">
                <w:rPr>
                  <w:rStyle w:val="Hyperlink"/>
                  <w:rFonts w:ascii="Arial" w:hAnsi="Arial" w:cs="Arial"/>
                  <w:sz w:val="24"/>
                  <w:szCs w:val="24"/>
                  <w:u w:val="none"/>
                  <w:lang w:val="en-GB"/>
                </w:rPr>
                <w:t>309795</w:t>
              </w:r>
            </w:hyperlink>
          </w:p>
        </w:tc>
      </w:tr>
      <w:tr w:rsidR="00FE7F5C" w:rsidRPr="00B475D4" w14:paraId="6FD8D1E6" w14:textId="77777777" w:rsidTr="009450FC">
        <w:tc>
          <w:tcPr>
            <w:tcW w:w="3116" w:type="dxa"/>
            <w:vAlign w:val="center"/>
          </w:tcPr>
          <w:p w14:paraId="76CBF99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Triton X-100</w:t>
            </w:r>
          </w:p>
        </w:tc>
        <w:tc>
          <w:tcPr>
            <w:tcW w:w="3117" w:type="dxa"/>
            <w:vAlign w:val="center"/>
          </w:tcPr>
          <w:p w14:paraId="0A32A2AC"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5397565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1" w:history="1">
              <w:r w:rsidRPr="009450FC">
                <w:rPr>
                  <w:rStyle w:val="Hyperlink"/>
                  <w:rFonts w:ascii="Arial" w:hAnsi="Arial" w:cs="Arial"/>
                  <w:sz w:val="24"/>
                  <w:szCs w:val="24"/>
                  <w:u w:val="none"/>
                  <w:lang w:val="en-GB"/>
                </w:rPr>
                <w:t>T8787</w:t>
              </w:r>
            </w:hyperlink>
          </w:p>
        </w:tc>
      </w:tr>
      <w:tr w:rsidR="00FE7F5C" w:rsidRPr="00B475D4" w14:paraId="6462FE83" w14:textId="77777777" w:rsidTr="009450FC">
        <w:tc>
          <w:tcPr>
            <w:tcW w:w="3116" w:type="dxa"/>
            <w:vAlign w:val="center"/>
          </w:tcPr>
          <w:p w14:paraId="6BF9538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Goat Serum</w:t>
            </w:r>
          </w:p>
        </w:tc>
        <w:tc>
          <w:tcPr>
            <w:tcW w:w="3117" w:type="dxa"/>
            <w:vAlign w:val="center"/>
          </w:tcPr>
          <w:p w14:paraId="570615F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Agilent Dako</w:t>
            </w:r>
          </w:p>
        </w:tc>
        <w:tc>
          <w:tcPr>
            <w:tcW w:w="3117" w:type="dxa"/>
            <w:vAlign w:val="center"/>
          </w:tcPr>
          <w:p w14:paraId="1F85A04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2" w:history="1">
              <w:r w:rsidRPr="009450FC">
                <w:rPr>
                  <w:rStyle w:val="Hyperlink"/>
                  <w:rFonts w:ascii="Arial" w:hAnsi="Arial" w:cs="Arial"/>
                  <w:sz w:val="24"/>
                  <w:szCs w:val="24"/>
                  <w:u w:val="none"/>
                  <w:lang w:val="en-GB"/>
                </w:rPr>
                <w:t>X090710</w:t>
              </w:r>
            </w:hyperlink>
          </w:p>
        </w:tc>
      </w:tr>
      <w:tr w:rsidR="00FE7F5C" w:rsidRPr="00B475D4" w14:paraId="71E2F610" w14:textId="77777777" w:rsidTr="009450FC">
        <w:tc>
          <w:tcPr>
            <w:tcW w:w="3116" w:type="dxa"/>
            <w:vAlign w:val="center"/>
          </w:tcPr>
          <w:p w14:paraId="44CADA4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DMEM/F-12, no phenol red</w:t>
            </w:r>
          </w:p>
        </w:tc>
        <w:tc>
          <w:tcPr>
            <w:tcW w:w="3117" w:type="dxa"/>
            <w:vAlign w:val="center"/>
          </w:tcPr>
          <w:p w14:paraId="3525BFB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Gibco</w:t>
            </w:r>
          </w:p>
        </w:tc>
        <w:tc>
          <w:tcPr>
            <w:tcW w:w="3117" w:type="dxa"/>
            <w:vAlign w:val="center"/>
          </w:tcPr>
          <w:p w14:paraId="0437F5F2"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3" w:history="1">
              <w:r w:rsidRPr="009450FC">
                <w:rPr>
                  <w:rStyle w:val="Hyperlink"/>
                  <w:rFonts w:ascii="Arial" w:hAnsi="Arial" w:cs="Arial"/>
                  <w:sz w:val="24"/>
                  <w:szCs w:val="24"/>
                  <w:lang w:val="en-GB"/>
                </w:rPr>
                <w:t>21041025</w:t>
              </w:r>
            </w:hyperlink>
          </w:p>
        </w:tc>
      </w:tr>
      <w:tr w:rsidR="00FE7F5C" w:rsidRPr="00B475D4" w14:paraId="2BDDA9CB" w14:textId="77777777" w:rsidTr="009450FC">
        <w:tc>
          <w:tcPr>
            <w:tcW w:w="3116" w:type="dxa"/>
            <w:vAlign w:val="center"/>
          </w:tcPr>
          <w:p w14:paraId="2B06CA0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Fetal Bovine Serum, one shot</w:t>
            </w:r>
          </w:p>
        </w:tc>
        <w:tc>
          <w:tcPr>
            <w:tcW w:w="3117" w:type="dxa"/>
            <w:vAlign w:val="center"/>
          </w:tcPr>
          <w:p w14:paraId="3E8094D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Gibco</w:t>
            </w:r>
          </w:p>
        </w:tc>
        <w:tc>
          <w:tcPr>
            <w:tcW w:w="3117" w:type="dxa"/>
            <w:vAlign w:val="center"/>
          </w:tcPr>
          <w:p w14:paraId="65DB5F2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4" w:history="1">
              <w:r w:rsidRPr="009450FC">
                <w:rPr>
                  <w:rStyle w:val="Hyperlink"/>
                  <w:rFonts w:ascii="Arial" w:hAnsi="Arial" w:cs="Arial"/>
                  <w:sz w:val="24"/>
                  <w:szCs w:val="24"/>
                  <w:u w:val="none"/>
                  <w:lang w:val="en-GB"/>
                </w:rPr>
                <w:t>A5209401</w:t>
              </w:r>
            </w:hyperlink>
          </w:p>
        </w:tc>
      </w:tr>
      <w:tr w:rsidR="00FE7F5C" w:rsidRPr="00B475D4" w14:paraId="0DF9279C" w14:textId="77777777" w:rsidTr="009450FC">
        <w:tc>
          <w:tcPr>
            <w:tcW w:w="3116" w:type="dxa"/>
            <w:vAlign w:val="center"/>
          </w:tcPr>
          <w:p w14:paraId="71C78FAF" w14:textId="77777777" w:rsidR="00FE7F5C" w:rsidRPr="004839F3" w:rsidRDefault="00FE7F5C" w:rsidP="009450FC">
            <w:pPr>
              <w:rPr>
                <w:rFonts w:ascii="Arial" w:hAnsi="Arial" w:cs="Arial"/>
                <w:sz w:val="24"/>
                <w:szCs w:val="24"/>
                <w:lang w:val="pt-PT"/>
              </w:rPr>
            </w:pPr>
            <w:r w:rsidRPr="004839F3">
              <w:rPr>
                <w:rFonts w:ascii="Arial" w:hAnsi="Arial" w:cs="Arial"/>
                <w:sz w:val="24"/>
                <w:szCs w:val="24"/>
                <w:lang w:val="pt-PT"/>
              </w:rPr>
              <w:t>Paraformaldehyde 16% Aqueous Solution EM Grade</w:t>
            </w:r>
          </w:p>
        </w:tc>
        <w:tc>
          <w:tcPr>
            <w:tcW w:w="3117" w:type="dxa"/>
            <w:vAlign w:val="center"/>
          </w:tcPr>
          <w:p w14:paraId="0FE01C9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Electron Microscopy Sciences</w:t>
            </w:r>
          </w:p>
        </w:tc>
        <w:tc>
          <w:tcPr>
            <w:tcW w:w="3117" w:type="dxa"/>
            <w:vAlign w:val="center"/>
          </w:tcPr>
          <w:p w14:paraId="23B5BBF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5" w:history="1">
              <w:r w:rsidRPr="009450FC">
                <w:rPr>
                  <w:rStyle w:val="Hyperlink"/>
                  <w:rFonts w:ascii="Arial" w:hAnsi="Arial" w:cs="Arial"/>
                  <w:sz w:val="24"/>
                  <w:szCs w:val="24"/>
                  <w:u w:val="none"/>
                  <w:lang w:val="en-GB"/>
                </w:rPr>
                <w:t>15710</w:t>
              </w:r>
            </w:hyperlink>
          </w:p>
        </w:tc>
      </w:tr>
      <w:tr w:rsidR="00FE7F5C" w:rsidRPr="00B475D4" w14:paraId="2360393A" w14:textId="77777777" w:rsidTr="009450FC">
        <w:tc>
          <w:tcPr>
            <w:tcW w:w="3116" w:type="dxa"/>
            <w:vAlign w:val="center"/>
          </w:tcPr>
          <w:p w14:paraId="2A71519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Costar® 24-well Clear TC-treated Multiple Well Plates</w:t>
            </w:r>
          </w:p>
        </w:tc>
        <w:tc>
          <w:tcPr>
            <w:tcW w:w="3117" w:type="dxa"/>
            <w:vAlign w:val="center"/>
          </w:tcPr>
          <w:p w14:paraId="585386A9"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Corning</w:t>
            </w:r>
          </w:p>
        </w:tc>
        <w:tc>
          <w:tcPr>
            <w:tcW w:w="3117" w:type="dxa"/>
            <w:vAlign w:val="center"/>
          </w:tcPr>
          <w:p w14:paraId="1761F0D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6" w:history="1">
              <w:r w:rsidRPr="009450FC">
                <w:rPr>
                  <w:rStyle w:val="Hyperlink"/>
                  <w:rFonts w:ascii="Arial" w:hAnsi="Arial" w:cs="Arial"/>
                  <w:sz w:val="24"/>
                  <w:szCs w:val="24"/>
                  <w:u w:val="none"/>
                  <w:lang w:val="en-GB"/>
                </w:rPr>
                <w:t>3524</w:t>
              </w:r>
            </w:hyperlink>
          </w:p>
        </w:tc>
      </w:tr>
      <w:tr w:rsidR="00FE7F5C" w:rsidRPr="00B475D4" w14:paraId="11C740AF" w14:textId="77777777" w:rsidTr="009450FC">
        <w:tc>
          <w:tcPr>
            <w:tcW w:w="3116" w:type="dxa"/>
            <w:vAlign w:val="center"/>
          </w:tcPr>
          <w:p w14:paraId="3D801B7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VECTASHIELD® Antifade Mounting Medium</w:t>
            </w:r>
          </w:p>
        </w:tc>
        <w:tc>
          <w:tcPr>
            <w:tcW w:w="3117" w:type="dxa"/>
            <w:vAlign w:val="center"/>
          </w:tcPr>
          <w:p w14:paraId="76AB9E2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Vector Laboratories</w:t>
            </w:r>
          </w:p>
        </w:tc>
        <w:tc>
          <w:tcPr>
            <w:tcW w:w="3117" w:type="dxa"/>
            <w:vAlign w:val="center"/>
          </w:tcPr>
          <w:p w14:paraId="30DFB8F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7" w:history="1">
              <w:r w:rsidRPr="009450FC">
                <w:rPr>
                  <w:rStyle w:val="Hyperlink"/>
                  <w:rFonts w:ascii="Arial" w:hAnsi="Arial" w:cs="Arial"/>
                  <w:sz w:val="24"/>
                  <w:szCs w:val="24"/>
                  <w:u w:val="none"/>
                  <w:lang w:val="en-GB"/>
                </w:rPr>
                <w:t>H-1000</w:t>
              </w:r>
            </w:hyperlink>
          </w:p>
        </w:tc>
      </w:tr>
      <w:tr w:rsidR="00FE7F5C" w:rsidRPr="00B475D4" w14:paraId="458CE143" w14:textId="77777777" w:rsidTr="009450FC">
        <w:tc>
          <w:tcPr>
            <w:tcW w:w="3116" w:type="dxa"/>
            <w:vAlign w:val="center"/>
          </w:tcPr>
          <w:p w14:paraId="24093D7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VWR®, Microscope Slides</w:t>
            </w:r>
          </w:p>
        </w:tc>
        <w:tc>
          <w:tcPr>
            <w:tcW w:w="3117" w:type="dxa"/>
            <w:vAlign w:val="center"/>
          </w:tcPr>
          <w:p w14:paraId="1187A11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Avantor</w:t>
            </w:r>
          </w:p>
        </w:tc>
        <w:tc>
          <w:tcPr>
            <w:tcW w:w="3117" w:type="dxa"/>
            <w:vAlign w:val="center"/>
          </w:tcPr>
          <w:p w14:paraId="1B3B1B2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8" w:history="1">
              <w:r w:rsidRPr="009450FC">
                <w:rPr>
                  <w:rStyle w:val="Hyperlink"/>
                  <w:rFonts w:ascii="Arial" w:hAnsi="Arial" w:cs="Arial"/>
                  <w:sz w:val="24"/>
                  <w:szCs w:val="24"/>
                  <w:u w:val="none"/>
                  <w:lang w:val="en-GB"/>
                </w:rPr>
                <w:t>564378</w:t>
              </w:r>
            </w:hyperlink>
          </w:p>
        </w:tc>
      </w:tr>
      <w:tr w:rsidR="00FE7F5C" w:rsidRPr="00B475D4" w14:paraId="7580D0A1" w14:textId="77777777" w:rsidTr="009450FC">
        <w:tc>
          <w:tcPr>
            <w:tcW w:w="3116" w:type="dxa"/>
            <w:vAlign w:val="center"/>
          </w:tcPr>
          <w:p w14:paraId="48AA8F1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Cover Glasses Circular</w:t>
            </w:r>
          </w:p>
        </w:tc>
        <w:tc>
          <w:tcPr>
            <w:tcW w:w="3117" w:type="dxa"/>
            <w:vAlign w:val="center"/>
          </w:tcPr>
          <w:p w14:paraId="5241728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Marienfeld Superior</w:t>
            </w:r>
          </w:p>
        </w:tc>
        <w:tc>
          <w:tcPr>
            <w:tcW w:w="3117" w:type="dxa"/>
            <w:vAlign w:val="center"/>
          </w:tcPr>
          <w:p w14:paraId="33D4605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9" w:history="1">
              <w:r w:rsidRPr="009450FC">
                <w:rPr>
                  <w:rStyle w:val="Hyperlink"/>
                  <w:rFonts w:ascii="Arial" w:hAnsi="Arial" w:cs="Arial"/>
                  <w:sz w:val="24"/>
                  <w:szCs w:val="24"/>
                  <w:u w:val="none"/>
                  <w:lang w:val="en-GB"/>
                </w:rPr>
                <w:t>0111530</w:t>
              </w:r>
            </w:hyperlink>
          </w:p>
        </w:tc>
      </w:tr>
    </w:tbl>
    <w:p w14:paraId="68E01634" w14:textId="77777777" w:rsidR="00FE7F5C" w:rsidRDefault="00FE7F5C" w:rsidP="00FE7F5C">
      <w:pPr>
        <w:rPr>
          <w:rFonts w:ascii="Arial" w:hAnsi="Arial" w:cs="Arial"/>
          <w:sz w:val="24"/>
          <w:szCs w:val="24"/>
          <w:lang w:val="en-GB"/>
        </w:rPr>
      </w:pPr>
    </w:p>
    <w:p w14:paraId="644B546D" w14:textId="14F77374" w:rsidR="00FE7F5C" w:rsidRDefault="00FE7F5C" w:rsidP="00FE7F5C">
      <w:pPr>
        <w:pStyle w:val="Heading2"/>
        <w:rPr>
          <w:lang w:val="en-GB"/>
        </w:rPr>
      </w:pPr>
      <w:r>
        <w:rPr>
          <w:lang w:val="en-GB"/>
        </w:rPr>
        <w:t>Biological Resources</w:t>
      </w:r>
    </w:p>
    <w:tbl>
      <w:tblPr>
        <w:tblStyle w:val="TableGrid"/>
        <w:tblW w:w="0" w:type="auto"/>
        <w:tblLook w:val="04A0" w:firstRow="1" w:lastRow="0" w:firstColumn="1" w:lastColumn="0" w:noHBand="0" w:noVBand="1"/>
      </w:tblPr>
      <w:tblGrid>
        <w:gridCol w:w="3116"/>
        <w:gridCol w:w="3117"/>
        <w:gridCol w:w="3117"/>
      </w:tblGrid>
      <w:tr w:rsidR="00FE7F5C" w:rsidRPr="00B475D4" w14:paraId="19987E08" w14:textId="77777777" w:rsidTr="009450FC">
        <w:tc>
          <w:tcPr>
            <w:tcW w:w="3116" w:type="dxa"/>
          </w:tcPr>
          <w:p w14:paraId="7923DB2B" w14:textId="0F03777A" w:rsidR="00FE7F5C" w:rsidRPr="009450FC" w:rsidRDefault="0098042C" w:rsidP="009450FC">
            <w:pPr>
              <w:rPr>
                <w:rFonts w:ascii="Arial" w:hAnsi="Arial" w:cs="Arial"/>
                <w:b/>
                <w:bCs/>
                <w:sz w:val="28"/>
                <w:szCs w:val="28"/>
                <w:lang w:val="en-GB"/>
              </w:rPr>
            </w:pPr>
            <w:r>
              <w:rPr>
                <w:rFonts w:ascii="Arial" w:hAnsi="Arial" w:cs="Arial"/>
                <w:b/>
                <w:bCs/>
                <w:sz w:val="28"/>
                <w:szCs w:val="28"/>
                <w:lang w:val="en-GB"/>
              </w:rPr>
              <w:t>Cell Lines</w:t>
            </w:r>
          </w:p>
        </w:tc>
        <w:tc>
          <w:tcPr>
            <w:tcW w:w="3117" w:type="dxa"/>
          </w:tcPr>
          <w:p w14:paraId="6F9BFC40"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4E29185D"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FE7F5C" w:rsidRPr="00B475D4" w14:paraId="10E3CEA7" w14:textId="77777777" w:rsidTr="009450FC">
        <w:tc>
          <w:tcPr>
            <w:tcW w:w="3116" w:type="dxa"/>
            <w:vAlign w:val="center"/>
          </w:tcPr>
          <w:p w14:paraId="407FF37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U2-OS</w:t>
            </w:r>
          </w:p>
        </w:tc>
        <w:tc>
          <w:tcPr>
            <w:tcW w:w="3117" w:type="dxa"/>
            <w:vAlign w:val="center"/>
          </w:tcPr>
          <w:p w14:paraId="07AD2AB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Carmo-Fonseca Lab</w:t>
            </w:r>
          </w:p>
        </w:tc>
        <w:tc>
          <w:tcPr>
            <w:tcW w:w="3117" w:type="dxa"/>
            <w:vAlign w:val="center"/>
          </w:tcPr>
          <w:p w14:paraId="194BED8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NA, </w:t>
            </w:r>
            <w:hyperlink r:id="rId40" w:history="1">
              <w:r w:rsidRPr="009450FC">
                <w:rPr>
                  <w:rStyle w:val="Hyperlink"/>
                  <w:rFonts w:ascii="Arial" w:hAnsi="Arial" w:cs="Arial"/>
                  <w:sz w:val="24"/>
                  <w:szCs w:val="24"/>
                  <w:u w:val="none"/>
                  <w:lang w:val="en-GB"/>
                </w:rPr>
                <w:t>RRID:CVCL_0042</w:t>
              </w:r>
            </w:hyperlink>
          </w:p>
        </w:tc>
      </w:tr>
    </w:tbl>
    <w:p w14:paraId="7933550D" w14:textId="77777777" w:rsidR="00FE7F5C" w:rsidRDefault="00FE7F5C" w:rsidP="00FE7F5C">
      <w:pPr>
        <w:rPr>
          <w:lang w:val="en-GB"/>
        </w:rPr>
      </w:pPr>
    </w:p>
    <w:p w14:paraId="243F6969" w14:textId="4F590029" w:rsidR="0098042C" w:rsidRPr="009450FC" w:rsidRDefault="0098042C" w:rsidP="0098042C">
      <w:pPr>
        <w:pStyle w:val="Heading2"/>
        <w:rPr>
          <w:lang w:val="en-GB"/>
        </w:rPr>
      </w:pPr>
      <w:r>
        <w:rPr>
          <w:lang w:val="en-GB"/>
        </w:rPr>
        <w:t>Software and Algorithms</w:t>
      </w:r>
    </w:p>
    <w:tbl>
      <w:tblPr>
        <w:tblStyle w:val="TableGrid"/>
        <w:tblW w:w="0" w:type="auto"/>
        <w:tblLook w:val="04A0" w:firstRow="1" w:lastRow="0" w:firstColumn="1" w:lastColumn="0" w:noHBand="0" w:noVBand="1"/>
      </w:tblPr>
      <w:tblGrid>
        <w:gridCol w:w="3116"/>
        <w:gridCol w:w="3117"/>
        <w:gridCol w:w="3117"/>
      </w:tblGrid>
      <w:tr w:rsidR="0098042C" w:rsidRPr="00B475D4" w14:paraId="6AF4D86B" w14:textId="77777777" w:rsidTr="009450FC">
        <w:tc>
          <w:tcPr>
            <w:tcW w:w="3116" w:type="dxa"/>
          </w:tcPr>
          <w:p w14:paraId="378A12EC" w14:textId="16C1A7AE"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Resource</w:t>
            </w:r>
          </w:p>
        </w:tc>
        <w:tc>
          <w:tcPr>
            <w:tcW w:w="3117" w:type="dxa"/>
          </w:tcPr>
          <w:p w14:paraId="4704C6F8" w14:textId="77777777"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1D51ECC4" w14:textId="77777777"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98042C" w:rsidRPr="00B475D4" w14:paraId="6BC7676C" w14:textId="77777777" w:rsidTr="009450FC">
        <w:tc>
          <w:tcPr>
            <w:tcW w:w="3116" w:type="dxa"/>
            <w:vAlign w:val="center"/>
          </w:tcPr>
          <w:p w14:paraId="642DD3CA"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FIJI (v1.54p)</w:t>
            </w:r>
          </w:p>
        </w:tc>
        <w:tc>
          <w:tcPr>
            <w:tcW w:w="3117" w:type="dxa"/>
            <w:vAlign w:val="center"/>
          </w:tcPr>
          <w:p w14:paraId="4D22E7F0"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NIH</w:t>
            </w:r>
          </w:p>
        </w:tc>
        <w:tc>
          <w:tcPr>
            <w:tcW w:w="3117" w:type="dxa"/>
            <w:vAlign w:val="center"/>
          </w:tcPr>
          <w:p w14:paraId="4F28D02E" w14:textId="77777777" w:rsidR="0098042C" w:rsidRPr="009450FC" w:rsidRDefault="0098042C" w:rsidP="009450FC">
            <w:pPr>
              <w:rPr>
                <w:rFonts w:ascii="Arial" w:hAnsi="Arial" w:cs="Arial"/>
                <w:sz w:val="24"/>
                <w:szCs w:val="24"/>
                <w:lang w:val="en-GB"/>
              </w:rPr>
            </w:pPr>
            <w:hyperlink r:id="rId41" w:history="1">
              <w:r w:rsidRPr="009450FC">
                <w:rPr>
                  <w:rStyle w:val="Hyperlink"/>
                  <w:rFonts w:ascii="Arial" w:hAnsi="Arial" w:cs="Arial"/>
                  <w:sz w:val="24"/>
                  <w:szCs w:val="24"/>
                  <w:u w:val="none"/>
                  <w:lang w:val="en-GB"/>
                </w:rPr>
                <w:t>ImageJ</w:t>
              </w:r>
            </w:hyperlink>
          </w:p>
        </w:tc>
      </w:tr>
      <w:tr w:rsidR="0098042C" w:rsidRPr="00B475D4" w14:paraId="13EA4D40" w14:textId="77777777" w:rsidTr="009450FC">
        <w:tc>
          <w:tcPr>
            <w:tcW w:w="3116" w:type="dxa"/>
            <w:vAlign w:val="center"/>
          </w:tcPr>
          <w:p w14:paraId="5BD79DF5"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lastRenderedPageBreak/>
              <w:t>ZEN (v3.4.91)</w:t>
            </w:r>
          </w:p>
        </w:tc>
        <w:tc>
          <w:tcPr>
            <w:tcW w:w="3117" w:type="dxa"/>
            <w:vAlign w:val="center"/>
          </w:tcPr>
          <w:p w14:paraId="79D3A66D"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Zeiss</w:t>
            </w:r>
          </w:p>
        </w:tc>
        <w:tc>
          <w:tcPr>
            <w:tcW w:w="3117" w:type="dxa"/>
            <w:vAlign w:val="center"/>
          </w:tcPr>
          <w:p w14:paraId="47A4AF6A" w14:textId="77777777" w:rsidR="0098042C" w:rsidRPr="009450FC" w:rsidRDefault="0098042C" w:rsidP="009450FC">
            <w:pPr>
              <w:rPr>
                <w:rFonts w:ascii="Arial" w:hAnsi="Arial" w:cs="Arial"/>
                <w:sz w:val="24"/>
                <w:szCs w:val="24"/>
                <w:lang w:val="en-GB"/>
              </w:rPr>
            </w:pPr>
            <w:hyperlink r:id="rId42" w:history="1">
              <w:r w:rsidRPr="009450FC">
                <w:rPr>
                  <w:rStyle w:val="Hyperlink"/>
                  <w:rFonts w:ascii="Arial" w:hAnsi="Arial" w:cs="Arial"/>
                  <w:sz w:val="24"/>
                  <w:szCs w:val="24"/>
                  <w:u w:val="none"/>
                  <w:lang w:val="en-GB"/>
                </w:rPr>
                <w:t>ZEISS ZEN Microscopy Software</w:t>
              </w:r>
            </w:hyperlink>
          </w:p>
        </w:tc>
      </w:tr>
      <w:tr w:rsidR="0098042C" w:rsidRPr="00B475D4" w14:paraId="5E945706" w14:textId="77777777" w:rsidTr="009450FC">
        <w:tc>
          <w:tcPr>
            <w:tcW w:w="3116" w:type="dxa"/>
            <w:vAlign w:val="center"/>
          </w:tcPr>
          <w:p w14:paraId="1EA25EA1"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Imaris (v10.2.0)</w:t>
            </w:r>
          </w:p>
        </w:tc>
        <w:tc>
          <w:tcPr>
            <w:tcW w:w="3117" w:type="dxa"/>
            <w:vAlign w:val="center"/>
          </w:tcPr>
          <w:p w14:paraId="5614F9D0"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Oxford Instruments</w:t>
            </w:r>
          </w:p>
        </w:tc>
        <w:tc>
          <w:tcPr>
            <w:tcW w:w="3117" w:type="dxa"/>
            <w:vAlign w:val="center"/>
          </w:tcPr>
          <w:p w14:paraId="7DC08AA8" w14:textId="77777777" w:rsidR="0098042C" w:rsidRPr="009450FC" w:rsidRDefault="0098042C" w:rsidP="009450FC">
            <w:pPr>
              <w:rPr>
                <w:rFonts w:ascii="Arial" w:hAnsi="Arial" w:cs="Arial"/>
                <w:sz w:val="24"/>
                <w:szCs w:val="24"/>
                <w:lang w:val="en-GB"/>
              </w:rPr>
            </w:pPr>
            <w:hyperlink r:id="rId43" w:history="1">
              <w:r w:rsidRPr="009450FC">
                <w:rPr>
                  <w:rStyle w:val="Hyperlink"/>
                  <w:rFonts w:ascii="Arial" w:hAnsi="Arial" w:cs="Arial"/>
                  <w:sz w:val="24"/>
                  <w:szCs w:val="24"/>
                  <w:u w:val="none"/>
                  <w:lang w:val="en-GB"/>
                </w:rPr>
                <w:t>Imaris - Oxford Instruments</w:t>
              </w:r>
            </w:hyperlink>
          </w:p>
        </w:tc>
      </w:tr>
      <w:tr w:rsidR="0098042C" w:rsidRPr="00B475D4" w14:paraId="5D73B100" w14:textId="77777777" w:rsidTr="009450FC">
        <w:tc>
          <w:tcPr>
            <w:tcW w:w="3116" w:type="dxa"/>
            <w:vAlign w:val="center"/>
          </w:tcPr>
          <w:p w14:paraId="7BDB7517"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Microsoft PowerPoint (v16.0.1)</w:t>
            </w:r>
          </w:p>
        </w:tc>
        <w:tc>
          <w:tcPr>
            <w:tcW w:w="3117" w:type="dxa"/>
            <w:vAlign w:val="center"/>
          </w:tcPr>
          <w:p w14:paraId="2D27F37C"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Microsoft</w:t>
            </w:r>
          </w:p>
        </w:tc>
        <w:tc>
          <w:tcPr>
            <w:tcW w:w="3117" w:type="dxa"/>
            <w:vAlign w:val="center"/>
          </w:tcPr>
          <w:p w14:paraId="70B4A6E6" w14:textId="77777777" w:rsidR="0098042C" w:rsidRPr="009450FC" w:rsidRDefault="0098042C" w:rsidP="009450FC">
            <w:pPr>
              <w:rPr>
                <w:rFonts w:ascii="Arial" w:hAnsi="Arial" w:cs="Arial"/>
                <w:sz w:val="24"/>
                <w:szCs w:val="24"/>
                <w:lang w:val="en-GB"/>
              </w:rPr>
            </w:pPr>
            <w:hyperlink r:id="rId44" w:history="1">
              <w:r w:rsidRPr="009450FC">
                <w:rPr>
                  <w:rStyle w:val="Hyperlink"/>
                  <w:rFonts w:ascii="Arial" w:hAnsi="Arial" w:cs="Arial"/>
                  <w:sz w:val="24"/>
                  <w:szCs w:val="24"/>
                  <w:u w:val="none"/>
                  <w:lang w:val="en-GB"/>
                </w:rPr>
                <w:t>PowerPoint | Microsoft 365</w:t>
              </w:r>
            </w:hyperlink>
          </w:p>
        </w:tc>
      </w:tr>
      <w:tr w:rsidR="0098042C" w:rsidRPr="00B475D4" w14:paraId="24396747" w14:textId="77777777" w:rsidTr="009450FC">
        <w:tc>
          <w:tcPr>
            <w:tcW w:w="3116" w:type="dxa"/>
            <w:vAlign w:val="center"/>
          </w:tcPr>
          <w:p w14:paraId="3A5A391F"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R (v4.1.2)</w:t>
            </w:r>
          </w:p>
        </w:tc>
        <w:tc>
          <w:tcPr>
            <w:tcW w:w="3117" w:type="dxa"/>
            <w:vAlign w:val="center"/>
          </w:tcPr>
          <w:p w14:paraId="324E3839"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R Foundation</w:t>
            </w:r>
          </w:p>
        </w:tc>
        <w:tc>
          <w:tcPr>
            <w:tcW w:w="3117" w:type="dxa"/>
            <w:vAlign w:val="center"/>
          </w:tcPr>
          <w:p w14:paraId="7DCFB400" w14:textId="77777777" w:rsidR="0098042C" w:rsidRPr="009450FC" w:rsidRDefault="0098042C" w:rsidP="009450FC">
            <w:pPr>
              <w:rPr>
                <w:rFonts w:ascii="Arial" w:hAnsi="Arial" w:cs="Arial"/>
                <w:sz w:val="24"/>
                <w:szCs w:val="24"/>
                <w:lang w:val="en-GB"/>
              </w:rPr>
            </w:pPr>
            <w:hyperlink r:id="rId45" w:history="1">
              <w:r w:rsidRPr="009450FC">
                <w:rPr>
                  <w:rStyle w:val="Hyperlink"/>
                  <w:rFonts w:ascii="Arial" w:hAnsi="Arial" w:cs="Arial"/>
                  <w:sz w:val="24"/>
                  <w:szCs w:val="24"/>
                  <w:u w:val="none"/>
                  <w:lang w:val="en-GB"/>
                </w:rPr>
                <w:t>R: The R Project for Statistical Computing</w:t>
              </w:r>
            </w:hyperlink>
          </w:p>
        </w:tc>
      </w:tr>
      <w:tr w:rsidR="0098042C" w:rsidRPr="00B475D4" w14:paraId="5AC28747" w14:textId="77777777" w:rsidTr="009450FC">
        <w:tc>
          <w:tcPr>
            <w:tcW w:w="3116" w:type="dxa"/>
            <w:vAlign w:val="center"/>
          </w:tcPr>
          <w:p w14:paraId="493BCB43"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Perl (v5.26.1)</w:t>
            </w:r>
          </w:p>
        </w:tc>
        <w:tc>
          <w:tcPr>
            <w:tcW w:w="3117" w:type="dxa"/>
            <w:vAlign w:val="center"/>
          </w:tcPr>
          <w:p w14:paraId="15F19339"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The Perl Foundation</w:t>
            </w:r>
          </w:p>
        </w:tc>
        <w:tc>
          <w:tcPr>
            <w:tcW w:w="3117" w:type="dxa"/>
            <w:vAlign w:val="center"/>
          </w:tcPr>
          <w:p w14:paraId="6FA9A8ED" w14:textId="77777777" w:rsidR="0098042C" w:rsidRPr="009450FC" w:rsidRDefault="0098042C" w:rsidP="009450FC">
            <w:pPr>
              <w:rPr>
                <w:rFonts w:ascii="Arial" w:hAnsi="Arial" w:cs="Arial"/>
                <w:sz w:val="24"/>
                <w:szCs w:val="24"/>
                <w:lang w:val="en-GB"/>
              </w:rPr>
            </w:pPr>
            <w:hyperlink r:id="rId46" w:history="1">
              <w:r w:rsidRPr="009450FC">
                <w:rPr>
                  <w:rStyle w:val="Hyperlink"/>
                  <w:rFonts w:ascii="Arial" w:hAnsi="Arial" w:cs="Arial"/>
                  <w:sz w:val="24"/>
                  <w:szCs w:val="24"/>
                  <w:u w:val="none"/>
                  <w:lang w:val="en-GB"/>
                </w:rPr>
                <w:t>The Perl Programming Language</w:t>
              </w:r>
            </w:hyperlink>
          </w:p>
        </w:tc>
      </w:tr>
      <w:tr w:rsidR="0098042C" w:rsidRPr="00B475D4" w14:paraId="2BA93695" w14:textId="77777777" w:rsidTr="009450FC">
        <w:tc>
          <w:tcPr>
            <w:tcW w:w="3116" w:type="dxa"/>
            <w:vAlign w:val="center"/>
          </w:tcPr>
          <w:p w14:paraId="73CCA04E"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Bowtie (v.1.2.2)</w:t>
            </w:r>
          </w:p>
        </w:tc>
        <w:tc>
          <w:tcPr>
            <w:tcW w:w="3117" w:type="dxa"/>
            <w:vAlign w:val="center"/>
          </w:tcPr>
          <w:p w14:paraId="0C2ED7A9" w14:textId="6985EC8A"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B. Langmead et al., 2009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RKL0Wyi","properties":{"formattedCitation":"(34)","plainCitation":"(34)","noteIndex":0},"citationItems":[{"id":"7QlDGlPw/xd30mXB5","uris":["http://zotero.org/users/local/q86rvdj2/items/SCQNVUKN"],"itemData":{"id":112,"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(34)</w:t>
            </w:r>
            <w:r w:rsidRPr="009450FC">
              <w:rPr>
                <w:rFonts w:ascii="Arial" w:hAnsi="Arial" w:cs="Arial"/>
                <w:sz w:val="24"/>
                <w:szCs w:val="24"/>
                <w:lang w:val="en-GB"/>
              </w:rPr>
              <w:fldChar w:fldCharType="end"/>
            </w:r>
          </w:p>
        </w:tc>
        <w:tc>
          <w:tcPr>
            <w:tcW w:w="3117" w:type="dxa"/>
            <w:vAlign w:val="center"/>
          </w:tcPr>
          <w:p w14:paraId="7C1423AA" w14:textId="77777777" w:rsidR="0098042C" w:rsidRPr="009450FC" w:rsidRDefault="0098042C" w:rsidP="009450FC">
            <w:pPr>
              <w:rPr>
                <w:rFonts w:ascii="Arial" w:hAnsi="Arial" w:cs="Arial"/>
                <w:sz w:val="24"/>
                <w:szCs w:val="24"/>
                <w:lang w:val="en-GB"/>
              </w:rPr>
            </w:pPr>
            <w:hyperlink r:id="rId47" w:history="1">
              <w:r w:rsidRPr="009450FC">
                <w:rPr>
                  <w:rStyle w:val="Hyperlink"/>
                  <w:rFonts w:ascii="Arial" w:hAnsi="Arial" w:cs="Arial"/>
                  <w:sz w:val="24"/>
                  <w:szCs w:val="24"/>
                  <w:u w:val="none"/>
                  <w:lang w:val="en-GB"/>
                </w:rPr>
                <w:t>Bowtie: An ultrafast, memory-efficient short read aligner</w:t>
              </w:r>
            </w:hyperlink>
          </w:p>
        </w:tc>
      </w:tr>
      <w:tr w:rsidR="0098042C" w:rsidRPr="00B475D4" w14:paraId="799FFA9C" w14:textId="77777777" w:rsidTr="009450FC">
        <w:tc>
          <w:tcPr>
            <w:tcW w:w="3116" w:type="dxa"/>
            <w:vAlign w:val="center"/>
          </w:tcPr>
          <w:p w14:paraId="159FB57E"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STAR (v2.7.9a)</w:t>
            </w:r>
          </w:p>
        </w:tc>
        <w:tc>
          <w:tcPr>
            <w:tcW w:w="3117" w:type="dxa"/>
            <w:vAlign w:val="center"/>
          </w:tcPr>
          <w:p w14:paraId="2B026191" w14:textId="7C625130"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A. Dobin et al., 2013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0v2A4U4d","properties":{"formattedCitation":"(35)","plainCitation":"(35)","noteIndex":0},"citationItems":[{"id":"7QlDGlPw/qW22cKco","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(35)</w:t>
            </w:r>
            <w:r w:rsidRPr="009450FC">
              <w:rPr>
                <w:rFonts w:ascii="Arial" w:hAnsi="Arial" w:cs="Arial"/>
                <w:sz w:val="24"/>
                <w:szCs w:val="24"/>
                <w:lang w:val="en-GB"/>
              </w:rPr>
              <w:fldChar w:fldCharType="end"/>
            </w:r>
          </w:p>
        </w:tc>
        <w:tc>
          <w:tcPr>
            <w:tcW w:w="3117" w:type="dxa"/>
            <w:vAlign w:val="center"/>
          </w:tcPr>
          <w:p w14:paraId="1565B366" w14:textId="77777777" w:rsidR="0098042C" w:rsidRPr="009450FC" w:rsidRDefault="0098042C" w:rsidP="009450FC">
            <w:pPr>
              <w:rPr>
                <w:rFonts w:ascii="Arial" w:hAnsi="Arial" w:cs="Arial"/>
                <w:sz w:val="24"/>
                <w:szCs w:val="24"/>
                <w:lang w:val="en-GB"/>
              </w:rPr>
            </w:pPr>
            <w:hyperlink r:id="rId48" w:history="1">
              <w:r w:rsidRPr="009450FC">
                <w:rPr>
                  <w:rStyle w:val="Hyperlink"/>
                  <w:rFonts w:ascii="Arial" w:hAnsi="Arial" w:cs="Arial"/>
                  <w:sz w:val="24"/>
                  <w:szCs w:val="24"/>
                  <w:u w:val="none"/>
                  <w:lang w:val="en-GB"/>
                </w:rPr>
                <w:t>alexdobin/STAR: RNA-seq aligner</w:t>
              </w:r>
            </w:hyperlink>
          </w:p>
        </w:tc>
      </w:tr>
      <w:tr w:rsidR="0098042C" w:rsidRPr="00B475D4" w14:paraId="1BE535DD" w14:textId="77777777" w:rsidTr="009450FC">
        <w:tc>
          <w:tcPr>
            <w:tcW w:w="3116" w:type="dxa"/>
            <w:vAlign w:val="center"/>
          </w:tcPr>
          <w:p w14:paraId="095E3979"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Trimmomatic (v0.3.9)</w:t>
            </w:r>
          </w:p>
        </w:tc>
        <w:tc>
          <w:tcPr>
            <w:tcW w:w="3117" w:type="dxa"/>
            <w:vAlign w:val="center"/>
          </w:tcPr>
          <w:p w14:paraId="7ECF81BD" w14:textId="09C63A8D"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AM. Bolger et al., 2014</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4XHllyV","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(36)</w:t>
            </w:r>
            <w:r w:rsidRPr="009450FC">
              <w:rPr>
                <w:rFonts w:ascii="Arial" w:hAnsi="Arial" w:cs="Arial"/>
                <w:sz w:val="24"/>
                <w:szCs w:val="24"/>
                <w:lang w:val="en-GB"/>
              </w:rPr>
              <w:fldChar w:fldCharType="end"/>
            </w:r>
          </w:p>
        </w:tc>
        <w:tc>
          <w:tcPr>
            <w:tcW w:w="3117" w:type="dxa"/>
            <w:vAlign w:val="center"/>
          </w:tcPr>
          <w:p w14:paraId="79B124FF" w14:textId="77777777" w:rsidR="0098042C" w:rsidRPr="009450FC" w:rsidRDefault="0098042C" w:rsidP="009450FC">
            <w:pPr>
              <w:rPr>
                <w:rFonts w:ascii="Arial" w:hAnsi="Arial" w:cs="Arial"/>
                <w:sz w:val="24"/>
                <w:szCs w:val="24"/>
                <w:lang w:val="en-GB"/>
              </w:rPr>
            </w:pPr>
            <w:hyperlink r:id="rId49" w:history="1">
              <w:r w:rsidRPr="009450FC">
                <w:rPr>
                  <w:rStyle w:val="Hyperlink"/>
                  <w:rFonts w:ascii="Arial" w:hAnsi="Arial" w:cs="Arial"/>
                  <w:sz w:val="24"/>
                  <w:szCs w:val="24"/>
                  <w:u w:val="none"/>
                  <w:lang w:val="en-GB"/>
                </w:rPr>
                <w:t>USADELLAB.org - Trimmomatic: A flexible read trimming tool for Illumina NGS data</w:t>
              </w:r>
            </w:hyperlink>
          </w:p>
        </w:tc>
      </w:tr>
      <w:tr w:rsidR="0098042C" w:rsidRPr="00B475D4" w14:paraId="5963AA2F" w14:textId="77777777" w:rsidTr="009450FC">
        <w:tc>
          <w:tcPr>
            <w:tcW w:w="3116" w:type="dxa"/>
            <w:vAlign w:val="center"/>
          </w:tcPr>
          <w:p w14:paraId="43501010"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featureCounts (v2.0.3)</w:t>
            </w:r>
          </w:p>
        </w:tc>
        <w:tc>
          <w:tcPr>
            <w:tcW w:w="3117" w:type="dxa"/>
            <w:vAlign w:val="center"/>
          </w:tcPr>
          <w:p w14:paraId="7185192A" w14:textId="0D9B516C"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Y. Liao et al., 2014</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{"citationID":"9Q54XUCB","properties":{"formattedCitation":"(37)","plainCitation":"(37)","noteIndex":0},"citationItems":[{"id":78,"uris":["http://zotero.org/users/local/q86rvdj2/items/NS8CUNNE"],"itemData":{"id":78,"type":"article-journal","abstract":"Abstract\n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(37)</w:t>
            </w:r>
            <w:r w:rsidRPr="009450FC">
              <w:rPr>
                <w:rFonts w:ascii="Arial" w:hAnsi="Arial" w:cs="Arial"/>
                <w:sz w:val="24"/>
                <w:szCs w:val="24"/>
                <w:lang w:val="en-GB"/>
              </w:rPr>
              <w:fldChar w:fldCharType="end"/>
            </w:r>
          </w:p>
        </w:tc>
        <w:tc>
          <w:tcPr>
            <w:tcW w:w="3117" w:type="dxa"/>
            <w:vAlign w:val="center"/>
          </w:tcPr>
          <w:p w14:paraId="1A235AEB" w14:textId="77777777" w:rsidR="0098042C" w:rsidRPr="009450FC" w:rsidRDefault="0098042C" w:rsidP="009450FC">
            <w:pPr>
              <w:rPr>
                <w:rFonts w:ascii="Arial" w:hAnsi="Arial" w:cs="Arial"/>
                <w:sz w:val="24"/>
                <w:szCs w:val="24"/>
                <w:lang w:val="en-GB"/>
              </w:rPr>
            </w:pPr>
            <w:hyperlink r:id="rId50" w:history="1">
              <w:r w:rsidRPr="009450FC">
                <w:rPr>
                  <w:rStyle w:val="Hyperlink"/>
                  <w:rFonts w:ascii="Arial" w:hAnsi="Arial" w:cs="Arial"/>
                  <w:sz w:val="24"/>
                  <w:szCs w:val="24"/>
                  <w:u w:val="none"/>
                  <w:lang w:val="en-GB"/>
                </w:rPr>
                <w:t>The Subread package</w:t>
              </w:r>
            </w:hyperlink>
          </w:p>
        </w:tc>
      </w:tr>
      <w:tr w:rsidR="0098042C" w:rsidRPr="00B475D4" w14:paraId="2A386AB1" w14:textId="77777777" w:rsidTr="009450FC">
        <w:tc>
          <w:tcPr>
            <w:tcW w:w="3116" w:type="dxa"/>
            <w:vAlign w:val="center"/>
          </w:tcPr>
          <w:p w14:paraId="5F84AB7B"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VAST-TOOLS (v2.5.1)</w:t>
            </w:r>
          </w:p>
        </w:tc>
        <w:tc>
          <w:tcPr>
            <w:tcW w:w="3117" w:type="dxa"/>
            <w:vAlign w:val="center"/>
          </w:tcPr>
          <w:p w14:paraId="7FB388CA" w14:textId="3EE54E6F"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J. Tapial et al., 2017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iycgWlH","properties":{"formattedCitation":"(38)","plainCitation":"(38)","noteIndex":0},"citationItems":[{"id":"7QlDGlPw/eXeysUEg","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p>
        </w:tc>
        <w:tc>
          <w:tcPr>
            <w:tcW w:w="3117" w:type="dxa"/>
            <w:vAlign w:val="center"/>
          </w:tcPr>
          <w:p w14:paraId="259397EF" w14:textId="77777777" w:rsidR="0098042C" w:rsidRPr="009450FC" w:rsidRDefault="0098042C" w:rsidP="009450FC">
            <w:pPr>
              <w:rPr>
                <w:rFonts w:ascii="Arial" w:hAnsi="Arial" w:cs="Arial"/>
                <w:sz w:val="24"/>
                <w:szCs w:val="24"/>
                <w:lang w:val="en-GB"/>
              </w:rPr>
            </w:pPr>
            <w:hyperlink r:id="rId51" w:history="1">
              <w:r w:rsidRPr="009450FC">
                <w:rPr>
                  <w:rStyle w:val="Hyperlink"/>
                  <w:rFonts w:ascii="Arial" w:hAnsi="Arial" w:cs="Arial"/>
                  <w:sz w:val="24"/>
                  <w:szCs w:val="24"/>
                  <w:u w:val="none"/>
                  <w:lang w:val="en-GB"/>
                </w:rPr>
                <w:t>vastgroup/vast-tools: A toolset for profiling alternative splicing events in RNA-Seq data.</w:t>
              </w:r>
            </w:hyperlink>
          </w:p>
        </w:tc>
      </w:tr>
    </w:tbl>
    <w:p w14:paraId="4AE764FB" w14:textId="77777777" w:rsidR="0098042C" w:rsidRPr="00E1164B" w:rsidRDefault="0098042C" w:rsidP="00FE7F5C">
      <w:pPr>
        <w:rPr>
          <w:lang w:val="en-GB"/>
        </w:rPr>
      </w:pPr>
    </w:p>
    <w:p w14:paraId="77C0B1A3" w14:textId="77777777" w:rsidR="00FE7F5C" w:rsidRPr="009450FC" w:rsidRDefault="00FE7F5C" w:rsidP="00FE7F5C">
      <w:pPr>
        <w:pStyle w:val="Heading2"/>
        <w:rPr>
          <w:lang w:val="en-GB"/>
        </w:rPr>
      </w:pPr>
      <w:r w:rsidRPr="009450FC">
        <w:rPr>
          <w:lang w:val="en-GB"/>
        </w:rPr>
        <w:t>Datasets</w:t>
      </w:r>
    </w:p>
    <w:p w14:paraId="366BB7DF" w14:textId="5DCD78C2"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dataset procurement, we searched GEO Datasets using the term </w:t>
      </w:r>
      <w:r w:rsidRPr="009450FC">
        <w:rPr>
          <w:rFonts w:ascii="Arial" w:hAnsi="Arial" w:cs="Arial"/>
          <w:i/>
          <w:iCs/>
          <w:sz w:val="24"/>
          <w:szCs w:val="24"/>
          <w:lang w:val="en-GB"/>
        </w:rPr>
        <w:t>“stress granule”</w:t>
      </w:r>
      <w:r w:rsidRPr="009450FC">
        <w:rPr>
          <w:rFonts w:ascii="Arial" w:hAnsi="Arial" w:cs="Arial"/>
          <w:sz w:val="24"/>
          <w:szCs w:val="24"/>
          <w:lang w:val="en-GB"/>
        </w:rPr>
        <w:t xml:space="preserve">, filtering for expression profiling by high-throughput sequencing and restricting to human samples, excluding microarray studies. Using this approach, no single-cell datasets were retrieved. All publicly available studies up to </w:t>
      </w:r>
      <w:ins w:id="23" w:author="Diana Vieira" w:date="2026-08-26T17:10:00Z" w16du:dateUtc="2026-08-26T16:10:00Z">
        <w:r w:rsidR="00FD3B66">
          <w:rPr>
            <w:rFonts w:ascii="Arial" w:hAnsi="Arial" w:cs="Arial"/>
            <w:sz w:val="24"/>
            <w:szCs w:val="24"/>
            <w:lang w:val="en-GB"/>
          </w:rPr>
          <w:t xml:space="preserve">1 </w:t>
        </w:r>
      </w:ins>
      <w:r w:rsidRPr="009450FC">
        <w:rPr>
          <w:rFonts w:ascii="Arial" w:hAnsi="Arial" w:cs="Arial"/>
          <w:sz w:val="24"/>
          <w:szCs w:val="24"/>
          <w:lang w:val="en-GB"/>
        </w:rPr>
        <w:t xml:space="preserve">September </w:t>
      </w:r>
      <w:del w:id="24" w:author="Diana Vieira" w:date="2026-08-26T17:10:00Z" w16du:dateUtc="2026-08-26T16:10:00Z">
        <w:r w:rsidRPr="009450FC" w:rsidDel="00FD3B66">
          <w:rPr>
            <w:rFonts w:ascii="Arial" w:hAnsi="Arial" w:cs="Arial"/>
            <w:sz w:val="24"/>
            <w:szCs w:val="24"/>
            <w:lang w:val="en-GB"/>
          </w:rPr>
          <w:delText xml:space="preserve">1, </w:delText>
        </w:r>
      </w:del>
      <w:r w:rsidRPr="009450FC">
        <w:rPr>
          <w:rFonts w:ascii="Arial" w:hAnsi="Arial" w:cs="Arial"/>
          <w:sz w:val="24"/>
          <w:szCs w:val="24"/>
          <w:lang w:val="en-GB"/>
        </w:rPr>
        <w:t xml:space="preserve">2024, were included. From the studies initially considered during the screening, we </w:t>
      </w:r>
      <w:del w:id="25" w:author="Diana Vieira" w:date="2026-08-26T17:11:00Z" w16du:dateUtc="2026-08-26T16:11:00Z">
        <w:r w:rsidRPr="009450FC" w:rsidDel="00FD3B66">
          <w:rPr>
            <w:rFonts w:ascii="Arial" w:hAnsi="Arial" w:cs="Arial"/>
            <w:sz w:val="24"/>
            <w:szCs w:val="24"/>
            <w:lang w:val="en-GB"/>
          </w:rPr>
          <w:delText xml:space="preserve">excluded </w:delText>
        </w:r>
      </w:del>
      <w:r w:rsidRPr="009450FC">
        <w:rPr>
          <w:rFonts w:ascii="Arial" w:hAnsi="Arial" w:cs="Arial"/>
          <w:sz w:val="24"/>
          <w:szCs w:val="24"/>
          <w:lang w:val="en-GB"/>
        </w:rPr>
        <w:t xml:space="preserve">specifically </w:t>
      </w:r>
      <w:ins w:id="26" w:author="Diana Vieira" w:date="2026-08-26T17:11:00Z" w16du:dateUtc="2026-08-26T16:11:00Z">
        <w:r w:rsidR="00FD3B66" w:rsidRPr="009450FC">
          <w:rPr>
            <w:rFonts w:ascii="Arial" w:hAnsi="Arial" w:cs="Arial"/>
            <w:sz w:val="24"/>
            <w:szCs w:val="24"/>
            <w:lang w:val="en-GB"/>
          </w:rPr>
          <w:t xml:space="preserve">excluded </w:t>
        </w:r>
      </w:ins>
      <w:r w:rsidRPr="009450FC">
        <w:rPr>
          <w:rFonts w:ascii="Arial" w:hAnsi="Arial" w:cs="Arial"/>
          <w:sz w:val="24"/>
          <w:szCs w:val="24"/>
          <w:lang w:val="en-GB"/>
        </w:rPr>
        <w:t>the dataset associated with Yi et al. (GSE245209 and GSE245210)</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bgCA47WK","properties":{"formattedCitation":"(39)","plainCitation":"(39)","noteIndex":0},"citationItems":[{"id":"7QlDGlPw/WKbOqqsE","uris":["http://zotero.org/users/local/q86rvdj2/items/PRIR38MU"],"itemData":{"id":54,"type":"article-journal","abstract":"RNA-binding proteins (RBPs) are essential for RNA metabolism and profoundly impact health and disease. The subcellular organization of RBP interaction networks with target RNAs remains largely unexplored. Here, we develop colocalization CLIP (coCLIP), a method that combines cross-linking and immunoprecipitation (CLIP) with proximity labeling, to explore in-depth the subcellular RNA interactions of the RBP human antigen R (HuR). Using this method, we uncover HuR's dynamic and location-specific interactions with RNA, revealing alterations in sequence preferences and interactions in the nucleus, cytosol, or stress granule (SG) compartments. We uncover HuR's unique binding preferences within SGs during arsenite stress, illuminating intricate interactions that conventional methodologies cannot capture. Overall, coCLIP provides a powerful method for revealing RBP-RNA interactions based on localization and lays the foundation for an advanced understanding of RBP models that incorporate subcellular location as a critical determinant of their functions.","container-title":"RNA (New York, N.Y.)","DOI":"10.1261/rna.079890.123","ISSN":"1469-9001","issue":"7","journalAbbreviation":"RNA","language":"eng","note":"PMID: 38658162\nPMCID: PMC11182006","page":"920-937","source":"PubMed","title":"Mapping RNA-protein interactions with subcellular resolution using colocalization CLIP","volume":"30","author":[{"family":"Yi","given":"Soon"},{"family":"Singh","given":"Shashi S."},{"family":"Rozen-Gagnon","given":"Kathryn"},{"family":"Luna","given":"Joseph M."}],"issued":{"date-parts":[["2024",6,17]]}}}],"schema":"https://github.com/citation-style-language/schema/raw/master/csl-citation.json"}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(39)</w:t>
      </w:r>
      <w:r w:rsidRPr="009450FC">
        <w:rPr>
          <w:rFonts w:ascii="Arial" w:hAnsi="Arial" w:cs="Arial"/>
          <w:sz w:val="24"/>
          <w:szCs w:val="24"/>
          <w:lang w:val="en-GB"/>
        </w:rPr>
        <w:fldChar w:fldCharType="end"/>
      </w:r>
      <w:r w:rsidRPr="009450FC">
        <w:rPr>
          <w:rFonts w:ascii="Arial" w:hAnsi="Arial" w:cs="Arial"/>
          <w:sz w:val="24"/>
          <w:szCs w:val="24"/>
          <w:lang w:val="en-GB"/>
        </w:rPr>
        <w:t>, given that its CoCLIP method required peak-based analyses across conditions, more analogous to CLIP than standard differential expression. Part of the study from Sato et al. (GSE188397)</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{"citationID":"cNYkQwUj","properties":{"formattedCitation":"(40)","plainCitation":"(40)","noteIndex":0},"citationItems":[{"id":48,"uris":["http://zotero.org/users/local/q86rvdj2/items/58V556AS"],"itemData":{"id":48,"type":"article-journal","abstract":"Environmental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(40)</w:t>
      </w:r>
      <w:r w:rsidRPr="009450FC">
        <w:rPr>
          <w:rFonts w:ascii="Arial" w:hAnsi="Arial" w:cs="Arial"/>
          <w:sz w:val="24"/>
          <w:szCs w:val="24"/>
          <w:lang w:val="en-GB"/>
        </w:rPr>
        <w:fldChar w:fldCharType="end"/>
      </w:r>
      <w:r w:rsidRPr="009450FC">
        <w:rPr>
          <w:rFonts w:ascii="Arial" w:hAnsi="Arial" w:cs="Arial"/>
          <w:sz w:val="24"/>
          <w:szCs w:val="24"/>
          <w:lang w:val="en-GB"/>
        </w:rPr>
        <w:t xml:space="preserve"> also featured samples more akin to CLIP, but, as these had considerably higher read depth, we found they could be analy</w:t>
      </w:r>
      <w:r>
        <w:rPr>
          <w:rFonts w:ascii="Arial" w:hAnsi="Arial" w:cs="Arial"/>
          <w:sz w:val="24"/>
          <w:szCs w:val="24"/>
          <w:lang w:val="en-GB"/>
        </w:rPr>
        <w:t>s</w:t>
      </w:r>
      <w:r w:rsidRPr="009450FC">
        <w:rPr>
          <w:rFonts w:ascii="Arial" w:hAnsi="Arial" w:cs="Arial"/>
          <w:sz w:val="24"/>
          <w:szCs w:val="24"/>
          <w:lang w:val="en-GB"/>
        </w:rPr>
        <w:t>ed as regular RNA-Seq samples, and were thus kept.</w:t>
      </w:r>
    </w:p>
    <w:p w14:paraId="2088B97A" w14:textId="6EF4D113"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The following datasets were used throughout this work</w:t>
      </w:r>
      <w:r w:rsidR="00773F67">
        <w:rPr>
          <w:rFonts w:ascii="Arial" w:hAnsi="Arial" w:cs="Arial"/>
          <w:sz w:val="24"/>
          <w:szCs w:val="24"/>
          <w:lang w:val="en-GB"/>
        </w:rPr>
        <w:t xml:space="preserve"> (see Table 1; Figure 1B)</w:t>
      </w:r>
      <w:r w:rsidRPr="009450FC">
        <w:rPr>
          <w:rFonts w:ascii="Arial" w:hAnsi="Arial" w:cs="Arial"/>
          <w:sz w:val="24"/>
          <w:szCs w:val="24"/>
          <w:lang w:val="en-GB"/>
        </w:rPr>
        <w:t>:</w:t>
      </w:r>
    </w:p>
    <w:p w14:paraId="38403AB0" w14:textId="349B3C09" w:rsidR="00FE7F5C" w:rsidRPr="009450F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t>For the SG transcriptomes: GSE99304</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8UYqmha","properties":{"formattedCitation":"(31)","plainCitation":"(31)","noteIndex":0},"citationItems":[{"id":"7QlDGlPw/FbnlmiAa","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(31)</w:t>
      </w:r>
      <w:r w:rsidRPr="009450FC">
        <w:rPr>
          <w:rFonts w:ascii="Arial" w:hAnsi="Arial" w:cs="Arial"/>
          <w:sz w:val="24"/>
          <w:szCs w:val="24"/>
          <w:lang w:val="en-GB"/>
        </w:rPr>
        <w:fldChar w:fldCharType="end"/>
      </w:r>
      <w:r w:rsidRPr="009450FC">
        <w:rPr>
          <w:rFonts w:ascii="Arial" w:hAnsi="Arial" w:cs="Arial"/>
          <w:sz w:val="24"/>
          <w:szCs w:val="24"/>
          <w:lang w:val="en-GB"/>
        </w:rPr>
        <w:t>; GSE138988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2B9qVXd","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w:t>
      </w:r>
      <w:r w:rsidRPr="009450FC">
        <w:rPr>
          <w:rFonts w:ascii="Arial" w:hAnsi="Arial" w:cs="Arial"/>
          <w:sz w:val="24"/>
          <w:szCs w:val="24"/>
          <w:lang w:val="en-GB"/>
        </w:rPr>
        <w:fldChar w:fldCharType="end"/>
      </w:r>
      <w:r w:rsidRPr="009450FC">
        <w:rPr>
          <w:rFonts w:ascii="Arial" w:hAnsi="Arial" w:cs="Arial"/>
          <w:sz w:val="24"/>
          <w:szCs w:val="24"/>
          <w:lang w:val="en-GB"/>
        </w:rPr>
        <w:t>; GSE121575</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{"citationID":"vzDRfMqu","properties":{"formattedCitation":"(42)","plainCitation":"(42)","noteIndex":0},"citationItems":[{"id":"7QlDGlPw/gkhNPGSd","uris":["http://zotero.org/users/local/q86rvdj2/items/GSP7GE7Q"],"itemData":{"id":35,"type":"article-journal","abstract":"Diverse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(42)</w:t>
      </w:r>
      <w:r w:rsidRPr="009450FC">
        <w:rPr>
          <w:rFonts w:ascii="Arial" w:hAnsi="Arial" w:cs="Arial"/>
          <w:sz w:val="24"/>
          <w:szCs w:val="24"/>
          <w:lang w:val="en-GB"/>
        </w:rPr>
        <w:fldChar w:fldCharType="end"/>
      </w:r>
      <w:r w:rsidRPr="009450FC">
        <w:rPr>
          <w:rFonts w:ascii="Arial" w:hAnsi="Arial" w:cs="Arial"/>
          <w:sz w:val="24"/>
          <w:szCs w:val="24"/>
          <w:lang w:val="en-GB"/>
        </w:rPr>
        <w:t>; GSE138058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72DUy4Gv","properties":{"formattedCitation":"(29)","plainCitation":"(29)","noteIndex":0},"citationItems":[{"id":"7QlDGlPw/J6uUxkLm","uris":["http://zotero.org/users/local/1p9EH8ax/items/4ULW7W7L"],"itemData":{"id":"5k6DwBAq/FLFvQrd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(29)</w:t>
      </w:r>
      <w:r w:rsidRPr="009450FC">
        <w:rPr>
          <w:rFonts w:ascii="Arial" w:hAnsi="Arial" w:cs="Arial"/>
          <w:sz w:val="24"/>
          <w:szCs w:val="24"/>
          <w:lang w:val="en-GB"/>
        </w:rPr>
        <w:fldChar w:fldCharType="end"/>
      </w:r>
      <w:r w:rsidRPr="009450FC">
        <w:rPr>
          <w:rFonts w:ascii="Arial" w:hAnsi="Arial" w:cs="Arial"/>
          <w:sz w:val="24"/>
          <w:szCs w:val="24"/>
          <w:lang w:val="en-GB"/>
        </w:rPr>
        <w:t>; GSE119977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{"citationID":"oGV58if6","properties":{"formattedCitation":"(43,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(43, 44)</w:t>
      </w:r>
      <w:r w:rsidRPr="009450FC">
        <w:rPr>
          <w:rFonts w:ascii="Arial" w:hAnsi="Arial" w:cs="Arial"/>
          <w:sz w:val="24"/>
          <w:szCs w:val="24"/>
          <w:lang w:val="en-GB"/>
        </w:rPr>
        <w:fldChar w:fldCharType="end"/>
      </w:r>
      <w:r w:rsidRPr="009450FC">
        <w:rPr>
          <w:rFonts w:ascii="Arial" w:hAnsi="Arial" w:cs="Arial"/>
          <w:sz w:val="24"/>
          <w:szCs w:val="24"/>
          <w:lang w:val="en-GB"/>
        </w:rPr>
        <w:t>; GSE143413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{"citationID":"sopMXSWe","properties":{"formattedCitation":"(45)","plainCitation":"(45)","noteIndex":0},"citationItems":[{"id":"7QlDGlPw/Qz4Ggg1q","uris":["http://zotero.org/users/local/q86rvdj2/items/UEHNMUCB"],"itemData":{"id":33,"type":"article-journal","abstract":"Abstract\n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(45)</w:t>
      </w:r>
      <w:r w:rsidRPr="009450FC">
        <w:rPr>
          <w:rFonts w:ascii="Arial" w:hAnsi="Arial" w:cs="Arial"/>
          <w:sz w:val="24"/>
          <w:szCs w:val="24"/>
          <w:lang w:val="en-GB"/>
        </w:rPr>
        <w:fldChar w:fldCharType="end"/>
      </w:r>
      <w:r w:rsidRPr="009450FC">
        <w:rPr>
          <w:rFonts w:ascii="Arial" w:hAnsi="Arial" w:cs="Arial"/>
          <w:sz w:val="24"/>
          <w:szCs w:val="24"/>
          <w:lang w:val="en-GB"/>
        </w:rPr>
        <w:t>; GSE171792</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{"citationID":"GAwmQ5Mq","properties":{"formattedCitation":"(46)","plainCitation":"(46)","noteIndex":0},"citationItems":[{"id":38,"uris":["http://zotero.org/users/local/q86rvdj2/items/248G6XHW"],"itemData":{"id":38,"type":"article-journal","container-title":"Molecular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(46)</w:t>
      </w:r>
      <w:r w:rsidRPr="009450FC">
        <w:rPr>
          <w:rFonts w:ascii="Arial" w:hAnsi="Arial" w:cs="Arial"/>
          <w:sz w:val="24"/>
          <w:szCs w:val="24"/>
          <w:lang w:val="en-GB"/>
        </w:rPr>
        <w:fldChar w:fldCharType="end"/>
      </w:r>
      <w:r w:rsidRPr="009450FC">
        <w:rPr>
          <w:rFonts w:ascii="Arial" w:hAnsi="Arial" w:cs="Arial"/>
          <w:sz w:val="24"/>
          <w:szCs w:val="24"/>
          <w:lang w:val="en-GB"/>
        </w:rPr>
        <w:t>; GSE188397</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{"citationID":"ayIczSlf","properties":{"formattedCitation":"(40)","plainCitation":"(40)","noteIndex":0},"citationItems":[{"id":48,"uris":["http://zotero.org/users/local/q86rvdj2/items/58V556AS"],"itemData":{"id":48,"type":"article-journal","abstract":"Environmental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(40)</w:t>
      </w:r>
      <w:r w:rsidRPr="009450FC">
        <w:rPr>
          <w:rFonts w:ascii="Arial" w:hAnsi="Arial" w:cs="Arial"/>
          <w:sz w:val="24"/>
          <w:szCs w:val="24"/>
          <w:lang w:val="en-GB"/>
        </w:rPr>
        <w:fldChar w:fldCharType="end"/>
      </w:r>
      <w:r w:rsidRPr="009450FC">
        <w:rPr>
          <w:rFonts w:ascii="Arial" w:hAnsi="Arial" w:cs="Arial"/>
          <w:sz w:val="24"/>
          <w:szCs w:val="24"/>
          <w:lang w:val="en-GB"/>
        </w:rPr>
        <w:t>; GSE171655</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{"citationID":"j5nzjTnw","properties":{"formattedCitation":"(47)","plainCitation":"(47)","noteIndex":0},"citationItems":[{"id":"7QlDGlPw/5ocBptU6","uris":["http://zotero.org/users/local/q86rvdj2/items/6RY56SSI"],"itemData":{"id":118,"type":"article-journal","abstract":"To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(47)</w:t>
      </w:r>
      <w:r w:rsidRPr="009450FC">
        <w:rPr>
          <w:rFonts w:ascii="Arial" w:hAnsi="Arial" w:cs="Arial"/>
          <w:sz w:val="24"/>
          <w:szCs w:val="24"/>
          <w:lang w:val="en-GB"/>
        </w:rPr>
        <w:fldChar w:fldCharType="end"/>
      </w:r>
      <w:r w:rsidRPr="009450FC">
        <w:rPr>
          <w:rFonts w:ascii="Arial" w:hAnsi="Arial" w:cs="Arial"/>
          <w:sz w:val="24"/>
          <w:szCs w:val="24"/>
          <w:lang w:val="en-GB"/>
        </w:rPr>
        <w:t>; GSE197001</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HnsoL1Q","properties":{"formattedCitation":"(6)","plainCitation":"(6)","noteIndex":0},"citationItems":[{"id":"7QlDGlPw/2urqL3Mr","uris":["http://zotero.org/users/local/1p9EH8ax/items/9RA7X77L"],"itemData":{"id":"5k6DwBAq/5ZiHA9VB","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w:t>
      </w:r>
      <w:r w:rsidRPr="009450FC">
        <w:rPr>
          <w:rFonts w:ascii="Arial" w:hAnsi="Arial" w:cs="Arial"/>
          <w:sz w:val="24"/>
          <w:szCs w:val="24"/>
          <w:lang w:val="en-GB"/>
        </w:rPr>
        <w:fldChar w:fldCharType="end"/>
      </w:r>
      <w:r w:rsidRPr="009450FC">
        <w:rPr>
          <w:rFonts w:ascii="Arial" w:hAnsi="Arial" w:cs="Arial"/>
          <w:sz w:val="24"/>
          <w:szCs w:val="24"/>
          <w:lang w:val="en-GB"/>
        </w:rPr>
        <w:t>; GSE223295</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{"citationID":"G1LBiLSO","properties":{"formattedCitation":"(48)","plainCitation":"(48)","noteIndex":0},"citationItems":[{"id":51,"uris":["http://zotero.org/users/local/q86rvdj2/items/KINUZQD6"],"itemData":{"id":51,"type":"article-journal","abstract":"Stress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(48)</w:t>
      </w:r>
      <w:r w:rsidRPr="009450FC">
        <w:rPr>
          <w:rFonts w:ascii="Arial" w:hAnsi="Arial" w:cs="Arial"/>
          <w:sz w:val="24"/>
          <w:szCs w:val="24"/>
          <w:lang w:val="en-GB"/>
        </w:rPr>
        <w:fldChar w:fldCharType="end"/>
      </w:r>
      <w:r w:rsidRPr="009450FC">
        <w:rPr>
          <w:rFonts w:ascii="Arial" w:hAnsi="Arial" w:cs="Arial"/>
          <w:sz w:val="24"/>
          <w:szCs w:val="24"/>
          <w:lang w:val="en-GB"/>
        </w:rPr>
        <w:t>; GSE226161</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gyrAEbv","properties":{"formattedCitation":"(49)","plainCitation":"(49)","noteIndex":0},"citationItems":[{"id":"7QlDGlPw/98rOCFIe","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(49)</w:t>
      </w:r>
      <w:r w:rsidRPr="009450FC">
        <w:rPr>
          <w:rFonts w:ascii="Arial" w:hAnsi="Arial" w:cs="Arial"/>
          <w:sz w:val="24"/>
          <w:szCs w:val="24"/>
          <w:lang w:val="en-GB"/>
        </w:rPr>
        <w:fldChar w:fldCharType="end"/>
      </w:r>
      <w:r w:rsidRPr="009450FC">
        <w:rPr>
          <w:rFonts w:ascii="Arial" w:hAnsi="Arial" w:cs="Arial"/>
          <w:sz w:val="24"/>
          <w:szCs w:val="24"/>
          <w:lang w:val="en-GB"/>
        </w:rPr>
        <w:t>; GSE218180</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yqrBcITD","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(50)</w:t>
      </w:r>
      <w:r w:rsidRPr="009450FC">
        <w:rPr>
          <w:rFonts w:ascii="Arial" w:hAnsi="Arial" w:cs="Arial"/>
          <w:sz w:val="24"/>
          <w:szCs w:val="24"/>
          <w:lang w:val="en-GB"/>
        </w:rPr>
        <w:fldChar w:fldCharType="end"/>
      </w:r>
      <w:r w:rsidRPr="009450FC">
        <w:rPr>
          <w:rFonts w:ascii="Arial" w:hAnsi="Arial" w:cs="Arial"/>
          <w:sz w:val="24"/>
          <w:szCs w:val="24"/>
          <w:lang w:val="en-GB"/>
        </w:rPr>
        <w:t>; GSE212380</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UMlbxdU","properties":{"formattedCitation":"(51)","plainCitation":"(51)","noteIndex":0},"citationItems":[{"id":"7QlDGlPw/UZaa8tcf","uris":["http://zotero.org/users/local/1p9EH8ax/items/38B6FF2B"],"itemData":{"id":"5k6DwBAq/a3aZ4Q0t","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(51)</w:t>
      </w:r>
      <w:r w:rsidRPr="009450FC">
        <w:rPr>
          <w:rFonts w:ascii="Arial" w:hAnsi="Arial" w:cs="Arial"/>
          <w:sz w:val="24"/>
          <w:szCs w:val="24"/>
          <w:lang w:val="en-GB"/>
        </w:rPr>
        <w:fldChar w:fldCharType="end"/>
      </w:r>
      <w:r w:rsidRPr="009450FC">
        <w:rPr>
          <w:rFonts w:ascii="Arial" w:hAnsi="Arial" w:cs="Arial"/>
          <w:sz w:val="24"/>
          <w:szCs w:val="24"/>
          <w:lang w:val="en-GB"/>
        </w:rPr>
        <w:t>; GSE242766</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P2z7MGi","properties":{"formattedCitation":"(52)","plainCitation":"(52)","noteIndex":0},"citationItems":[{"id":"7QlDGlPw/Tlt1UJmL","uris":["http://zotero.org/users/local/1p9EH8ax/items/ZR7U6BKW"],"itemData":{"id":"5k6DwBAq/GfnP6YI7","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(52)</w:t>
      </w:r>
      <w:r w:rsidRPr="009450FC">
        <w:rPr>
          <w:rFonts w:ascii="Arial" w:hAnsi="Arial" w:cs="Arial"/>
          <w:sz w:val="24"/>
          <w:szCs w:val="24"/>
          <w:lang w:val="en-GB"/>
        </w:rPr>
        <w:fldChar w:fldCharType="end"/>
      </w:r>
      <w:r w:rsidRPr="009450FC">
        <w:rPr>
          <w:rFonts w:ascii="Arial" w:hAnsi="Arial" w:cs="Arial"/>
          <w:sz w:val="24"/>
          <w:szCs w:val="24"/>
          <w:lang w:val="en-GB"/>
        </w:rPr>
        <w:t>; PRJNA1152621</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{"citationID":"RBQMLYbm","properties":{"unsorted":false,"formattedCitation":"(53)","plainCitation":"(53)","noteIndex":0},"citationItems":[{"id":902,"uris":["http://zotero.org/users/local/q86rvdj2/items/VDPQSALM"],"itemData":{"id":902,"type":"article-journal","abstract":"The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(53)</w:t>
      </w:r>
      <w:r w:rsidRPr="009450FC">
        <w:rPr>
          <w:rFonts w:ascii="Arial" w:hAnsi="Arial" w:cs="Arial"/>
          <w:sz w:val="24"/>
          <w:szCs w:val="24"/>
          <w:lang w:val="en-GB"/>
        </w:rPr>
        <w:fldChar w:fldCharType="end"/>
      </w:r>
      <w:r w:rsidRPr="009450FC">
        <w:rPr>
          <w:rFonts w:ascii="Arial" w:hAnsi="Arial" w:cs="Arial"/>
          <w:sz w:val="24"/>
          <w:szCs w:val="24"/>
          <w:lang w:val="en-GB"/>
        </w:rPr>
        <w:t>.</w:t>
      </w:r>
    </w:p>
    <w:p w14:paraId="131842B7" w14:textId="5CDD2DB2" w:rsidR="00FE7F5C" w:rsidRPr="009450F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lastRenderedPageBreak/>
        <w:t>For the WC transcriptomes: GSE138988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8quBdvFb","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w:t>
      </w:r>
      <w:r w:rsidRPr="009450FC">
        <w:rPr>
          <w:rFonts w:ascii="Arial" w:hAnsi="Arial" w:cs="Arial"/>
          <w:sz w:val="24"/>
          <w:szCs w:val="24"/>
          <w:lang w:val="en-GB"/>
        </w:rPr>
        <w:fldChar w:fldCharType="end"/>
      </w:r>
      <w:r w:rsidRPr="009450FC">
        <w:rPr>
          <w:rFonts w:ascii="Arial" w:hAnsi="Arial" w:cs="Arial"/>
          <w:sz w:val="24"/>
          <w:szCs w:val="24"/>
          <w:lang w:val="en-GB"/>
        </w:rPr>
        <w:t>; GSE119977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{"citationID":"omS0XhAu","properties":{"formattedCitation":"(43,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(43, 44)</w:t>
      </w:r>
      <w:r w:rsidRPr="009450FC">
        <w:rPr>
          <w:rFonts w:ascii="Arial" w:hAnsi="Arial" w:cs="Arial"/>
          <w:sz w:val="24"/>
          <w:szCs w:val="24"/>
          <w:lang w:val="en-GB"/>
        </w:rPr>
        <w:fldChar w:fldCharType="end"/>
      </w:r>
      <w:r w:rsidRPr="009450FC">
        <w:rPr>
          <w:rFonts w:ascii="Arial" w:hAnsi="Arial" w:cs="Arial"/>
          <w:sz w:val="24"/>
          <w:szCs w:val="24"/>
          <w:lang w:val="en-GB"/>
        </w:rPr>
        <w:t>; GSE173953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A9xeUpd","properties":{"formattedCitation":"(7)","plainCitation":"(7)","noteIndex":0},"citationItems":[{"id":"7QlDGlPw/whmaCuBT","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w:t>
      </w:r>
      <w:r w:rsidRPr="009450FC">
        <w:rPr>
          <w:rFonts w:ascii="Arial" w:hAnsi="Arial" w:cs="Arial"/>
          <w:sz w:val="24"/>
          <w:szCs w:val="24"/>
          <w:lang w:val="en-GB"/>
        </w:rPr>
        <w:fldChar w:fldCharType="end"/>
      </w:r>
      <w:r w:rsidRPr="009450FC">
        <w:rPr>
          <w:rFonts w:ascii="Arial" w:hAnsi="Arial" w:cs="Arial"/>
          <w:sz w:val="24"/>
          <w:szCs w:val="24"/>
          <w:lang w:val="en-GB"/>
        </w:rPr>
        <w:t>.</w:t>
      </w:r>
    </w:p>
    <w:p w14:paraId="24C4129D" w14:textId="7EAA8685" w:rsidR="00FE7F5C" w:rsidRPr="009450F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t>For the PB transcriptomes: GSE138988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fQklZX6","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w:t>
      </w:r>
      <w:r w:rsidRPr="009450FC">
        <w:rPr>
          <w:rFonts w:ascii="Arial" w:hAnsi="Arial" w:cs="Arial"/>
          <w:sz w:val="24"/>
          <w:szCs w:val="24"/>
          <w:lang w:val="en-GB"/>
        </w:rPr>
        <w:fldChar w:fldCharType="end"/>
      </w:r>
      <w:r w:rsidRPr="009450FC">
        <w:rPr>
          <w:rFonts w:ascii="Arial" w:hAnsi="Arial" w:cs="Arial"/>
          <w:sz w:val="24"/>
          <w:szCs w:val="24"/>
          <w:lang w:val="en-GB"/>
        </w:rPr>
        <w:t>; GSE224858/GSE224752</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Y6iXm2h","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(54)</w:t>
      </w:r>
      <w:r w:rsidRPr="009450FC">
        <w:rPr>
          <w:rFonts w:ascii="Arial" w:hAnsi="Arial" w:cs="Arial"/>
          <w:sz w:val="24"/>
          <w:szCs w:val="24"/>
          <w:lang w:val="en-GB"/>
        </w:rPr>
        <w:fldChar w:fldCharType="end"/>
      </w:r>
      <w:r w:rsidRPr="009450FC">
        <w:rPr>
          <w:rFonts w:ascii="Arial" w:hAnsi="Arial" w:cs="Arial"/>
          <w:sz w:val="24"/>
          <w:szCs w:val="24"/>
          <w:lang w:val="en-GB"/>
        </w:rPr>
        <w:t>.</w:t>
      </w:r>
    </w:p>
    <w:p w14:paraId="110AEA5A" w14:textId="10081ED6" w:rsidR="00FE7F5C" w:rsidRPr="009450F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t>The dataset for the yeast centrifugation modulation: GSE265963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rqrJFTk","properties":{"formattedCitation":"(33)","plainCitation":"(33)","noteIndex":0},"citationItems":[{"id":"7QlDGlPw/Ue3q6JCf","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(33)</w:t>
      </w:r>
      <w:r w:rsidRPr="009450FC">
        <w:rPr>
          <w:rFonts w:ascii="Arial" w:hAnsi="Arial" w:cs="Arial"/>
          <w:sz w:val="24"/>
          <w:szCs w:val="24"/>
          <w:lang w:val="en-GB"/>
        </w:rPr>
        <w:fldChar w:fldCharType="end"/>
      </w:r>
      <w:r w:rsidRPr="009450FC">
        <w:rPr>
          <w:rFonts w:ascii="Arial" w:hAnsi="Arial" w:cs="Arial"/>
          <w:sz w:val="24"/>
          <w:szCs w:val="24"/>
          <w:lang w:val="en-GB"/>
        </w:rPr>
        <w:t>.</w:t>
      </w:r>
    </w:p>
    <w:p w14:paraId="6ACD45F3" w14:textId="676763CB" w:rsidR="00FE7F5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t>The MAVS KD (senescence inhibition) dataset: GSE236521</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OUQQ6uN","properties":{"formattedCitation":"(55)","plainCitation":"(55)","noteIndex":0},"citationItems":[{"id":"7QlDGlPw/IneWLFEq","uris":["http://zotero.org/users/local/1p9EH8ax/items/VFQ5CKRV"],"itemData":{"id":"5k6DwBAq/vhshNcZ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(55)</w:t>
      </w:r>
      <w:r w:rsidRPr="009450FC">
        <w:rPr>
          <w:rFonts w:ascii="Arial" w:hAnsi="Arial" w:cs="Arial"/>
          <w:sz w:val="24"/>
          <w:szCs w:val="24"/>
          <w:lang w:val="en-GB"/>
        </w:rPr>
        <w:fldChar w:fldCharType="end"/>
      </w:r>
      <w:r w:rsidRPr="009450FC">
        <w:rPr>
          <w:rFonts w:ascii="Arial" w:hAnsi="Arial" w:cs="Arial"/>
          <w:sz w:val="24"/>
          <w:szCs w:val="24"/>
          <w:lang w:val="en-GB"/>
        </w:rPr>
        <w:t>.</w:t>
      </w:r>
    </w:p>
    <w:p w14:paraId="111F61B0" w14:textId="77777777" w:rsidR="00773F67" w:rsidRDefault="00773F67" w:rsidP="00F42DD7">
      <w:pPr>
        <w:pStyle w:val="ListParagraph"/>
        <w:jc w:val="both"/>
        <w:rPr>
          <w:rFonts w:ascii="Arial" w:hAnsi="Arial" w:cs="Arial"/>
          <w:sz w:val="24"/>
          <w:szCs w:val="24"/>
          <w:lang w:val="en-GB"/>
        </w:rPr>
      </w:pPr>
    </w:p>
    <w:p w14:paraId="3F7B5926" w14:textId="297B3137" w:rsidR="00773F67" w:rsidRPr="00F42DD7" w:rsidRDefault="00773F67" w:rsidP="00F42DD7">
      <w:pPr>
        <w:jc w:val="both"/>
        <w:rPr>
          <w:rFonts w:ascii="Arial" w:hAnsi="Arial" w:cs="Arial"/>
          <w:sz w:val="24"/>
          <w:szCs w:val="24"/>
          <w:lang w:val="en-GB"/>
        </w:rPr>
      </w:pPr>
      <w:r w:rsidRPr="00F42DD7">
        <w:rPr>
          <w:rFonts w:ascii="Arial" w:hAnsi="Arial" w:cs="Arial"/>
          <w:sz w:val="24"/>
          <w:szCs w:val="24"/>
          <w:lang w:val="en-GB"/>
        </w:rPr>
        <w:t xml:space="preserve">For the final set of SG and WC transcriptomes corrected for centrifugation-associated RNA length biases (Figure 4A), studies were </w:t>
      </w:r>
      <w:del w:id="27" w:author="Diana Vieira" w:date="2026-08-26T17:11:00Z" w16du:dateUtc="2026-08-26T16:11:00Z">
        <w:r w:rsidRPr="00F42DD7" w:rsidDel="00FD3B66">
          <w:rPr>
            <w:rFonts w:ascii="Arial" w:hAnsi="Arial" w:cs="Arial"/>
            <w:sz w:val="24"/>
            <w:szCs w:val="24"/>
            <w:lang w:val="en-GB"/>
          </w:rPr>
          <w:delText xml:space="preserve">maintained </w:delText>
        </w:r>
      </w:del>
      <w:ins w:id="28" w:author="Diana Vieira" w:date="2026-08-26T17:11:00Z" w16du:dateUtc="2026-08-26T16:11:00Z">
        <w:r w:rsidR="00FD3B66">
          <w:rPr>
            <w:rFonts w:ascii="Arial" w:hAnsi="Arial" w:cs="Arial"/>
            <w:sz w:val="24"/>
            <w:szCs w:val="24"/>
            <w:lang w:val="en-GB"/>
          </w:rPr>
          <w:t>re</w:t>
        </w:r>
        <w:r w:rsidR="00FD3B66" w:rsidRPr="00F42DD7">
          <w:rPr>
            <w:rFonts w:ascii="Arial" w:hAnsi="Arial" w:cs="Arial"/>
            <w:sz w:val="24"/>
            <w:szCs w:val="24"/>
            <w:lang w:val="en-GB"/>
          </w:rPr>
          <w:t xml:space="preserve">tained </w:t>
        </w:r>
      </w:ins>
      <w:r w:rsidRPr="00F42DD7">
        <w:rPr>
          <w:rFonts w:ascii="Arial" w:hAnsi="Arial" w:cs="Arial"/>
          <w:sz w:val="24"/>
          <w:szCs w:val="24"/>
          <w:lang w:val="en-GB"/>
        </w:rPr>
        <w:t>if they had appropriate technical controls (</w:t>
      </w:r>
      <w:r w:rsidRPr="00F42DD7">
        <w:rPr>
          <w:rFonts w:ascii="Arial" w:hAnsi="Arial" w:cs="Arial"/>
          <w:i/>
          <w:iCs/>
          <w:sz w:val="24"/>
          <w:szCs w:val="24"/>
          <w:lang w:val="en-GB"/>
        </w:rPr>
        <w:t>i.e.</w:t>
      </w:r>
      <w:r w:rsidRPr="00F42DD7">
        <w:rPr>
          <w:rFonts w:ascii="Arial" w:hAnsi="Arial" w:cs="Arial"/>
          <w:sz w:val="24"/>
          <w:szCs w:val="24"/>
          <w:lang w:val="en-GB"/>
        </w:rPr>
        <w:t xml:space="preserve">, not just SG samples, but also equivalent cellular fractions, empty vectors, in stressed and unstressed conditions) and at least </w:t>
      </w:r>
      <w:commentRangeStart w:id="29"/>
      <w:ins w:id="30" w:author="Diana Vieira" w:date="2026-08-26T17:12:00Z" w16du:dateUtc="2026-08-26T16:12:00Z">
        <w:r w:rsidR="00FD3B66">
          <w:rPr>
            <w:rFonts w:ascii="Arial" w:hAnsi="Arial" w:cs="Arial"/>
            <w:sz w:val="24"/>
            <w:szCs w:val="24"/>
            <w:lang w:val="en-GB"/>
          </w:rPr>
          <w:t>three</w:t>
        </w:r>
      </w:ins>
      <w:del w:id="31" w:author="Diana Vieira" w:date="2026-08-26T17:12:00Z" w16du:dateUtc="2026-08-26T16:12:00Z">
        <w:r w:rsidRPr="00F42DD7" w:rsidDel="00FD3B66">
          <w:rPr>
            <w:rFonts w:ascii="Arial" w:hAnsi="Arial" w:cs="Arial"/>
            <w:sz w:val="24"/>
            <w:szCs w:val="24"/>
            <w:lang w:val="en-GB"/>
          </w:rPr>
          <w:delText>3</w:delText>
        </w:r>
      </w:del>
      <w:r w:rsidRPr="00F42DD7">
        <w:rPr>
          <w:rFonts w:ascii="Arial" w:hAnsi="Arial" w:cs="Arial"/>
          <w:sz w:val="24"/>
          <w:szCs w:val="24"/>
          <w:lang w:val="en-GB"/>
        </w:rPr>
        <w:t xml:space="preserve"> </w:t>
      </w:r>
      <w:commentRangeEnd w:id="29"/>
      <w:r w:rsidR="00FD3B66" w:rsidRPr="00F42DD7">
        <w:rPr>
          <w:rStyle w:val="CommentReference"/>
          <w:rFonts w:ascii="Arial" w:hAnsi="Arial" w:cs="Arial"/>
          <w:sz w:val="24"/>
          <w:szCs w:val="24"/>
          <w:lang w:val="en-GB"/>
        </w:rPr>
        <w:commentReference w:id="29"/>
      </w:r>
      <w:r w:rsidRPr="00F42DD7">
        <w:rPr>
          <w:rFonts w:ascii="Arial" w:hAnsi="Arial" w:cs="Arial"/>
          <w:sz w:val="24"/>
          <w:szCs w:val="24"/>
          <w:lang w:val="en-GB"/>
        </w:rPr>
        <w:t>SG replicate samples (see Supplementary Methods). Even though most DC studies had no appropriate technical controls, we considered that our simulated SG samples could serve as such, and thus these studies were maintained.</w:t>
      </w:r>
    </w:p>
    <w:p w14:paraId="60017183" w14:textId="034B8EDC"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Canonical transcript lengths were obtained from ENSEMBL (v. 108)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{"citationID":"jdc3Dx4M","properties":{"formattedCitation":"(56)","plainCitation":"(56)","noteIndex":0},"citationItems":[{"id":"7QlDGlPw/6rGpjaSB","uris":["http://zotero.org/users/local/q86rvdj2/items/9KCRDC56"],"itemData":{"id":71,"type":"article-journal","abstract":"Abstract\n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(56)</w:t>
      </w:r>
      <w:r w:rsidRPr="009450FC">
        <w:rPr>
          <w:rFonts w:ascii="Arial" w:hAnsi="Arial" w:cs="Arial"/>
          <w:sz w:val="24"/>
          <w:szCs w:val="24"/>
          <w:lang w:val="en-GB"/>
        </w:rPr>
        <w:fldChar w:fldCharType="end"/>
      </w:r>
      <w:r w:rsidRPr="009450FC">
        <w:rPr>
          <w:rFonts w:ascii="Arial" w:hAnsi="Arial" w:cs="Arial"/>
          <w:sz w:val="24"/>
          <w:szCs w:val="24"/>
          <w:lang w:val="en-GB"/>
        </w:rPr>
        <w:t>.</w:t>
      </w:r>
    </w:p>
    <w:p w14:paraId="326CA0B5" w14:textId="409576D9"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ac4C RNA modification information was obtained from Arango</w:t>
      </w:r>
      <w:ins w:id="32" w:author="Diana Vieira" w:date="2026-08-26T17:12:00Z" w16du:dateUtc="2026-08-26T16:12:00Z">
        <w:r w:rsidR="00FD3B66">
          <w:rPr>
            <w:rFonts w:ascii="Arial" w:hAnsi="Arial" w:cs="Arial"/>
            <w:sz w:val="24"/>
            <w:szCs w:val="24"/>
            <w:lang w:val="en-GB"/>
          </w:rPr>
          <w:t xml:space="preserve"> et al.</w:t>
        </w:r>
      </w:ins>
      <w:r w:rsidRPr="009450FC">
        <w:rPr>
          <w:rFonts w:ascii="Arial" w:hAnsi="Arial" w:cs="Arial"/>
          <w:sz w:val="24"/>
          <w:szCs w:val="24"/>
          <w:lang w:val="en-GB"/>
        </w:rPr>
        <w:t xml:space="preserve"> </w:t>
      </w:r>
      <w:ins w:id="33" w:author="Diana Vieira" w:date="2026-08-26T17:12:00Z" w16du:dateUtc="2026-08-26T16:12:00Z">
        <w:r w:rsidR="00FD3B66">
          <w:rPr>
            <w:rFonts w:ascii="Arial" w:hAnsi="Arial" w:cs="Arial"/>
            <w:sz w:val="24"/>
            <w:szCs w:val="24"/>
            <w:lang w:val="en-GB"/>
          </w:rPr>
          <w:t>(</w:t>
        </w:r>
      </w:ins>
      <w:r w:rsidRPr="009450FC">
        <w:rPr>
          <w:rFonts w:ascii="Arial" w:hAnsi="Arial" w:cs="Arial"/>
          <w:sz w:val="24"/>
          <w:szCs w:val="24"/>
          <w:lang w:val="en-GB"/>
        </w:rPr>
        <w:t>2022</w:t>
      </w:r>
      <w:ins w:id="34" w:author="Diana Vieira" w:date="2026-08-26T17:12:00Z" w16du:dateUtc="2026-08-26T16:12:00Z">
        <w:r w:rsidR="00FD3B66">
          <w:rPr>
            <w:rFonts w:ascii="Arial" w:hAnsi="Arial" w:cs="Arial"/>
            <w:sz w:val="24"/>
            <w:szCs w:val="24"/>
            <w:lang w:val="en-GB"/>
          </w:rPr>
          <w:t>)</w:t>
        </w:r>
      </w:ins>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{"citationID":"5M10RJLF","properties":{"formattedCitation":"(57)","plainCitation":"(57)","noteIndex":0},"citationItems":[{"id":"7QlDGlPw/gbhukJyi","uris":["http://zotero.org/users/local/q86rvdj2/items/SRGGSTAQ"],"itemData":{"id":80,"type":"article-journal","abstract":"mRNA function is influenced by modifications that modulate canonical nucleobase behavior. We show that a single modification mediates distinct impacts on mRNA translation in a position-dependent manner. Although cytidine acetylation (ac4C) within protein-coding sequences stimulates translation, ac4C within 5' UTRs impacts protein synthesis at the level of initiation. 5' UTR acetylation promotes initiation at upstream sequences, competitively inhibiting annotated start codons. Acetylation further directly impedes initiation at optimal AUG contexts: ac4C within AUG-flanking Kozak sequences reduced initiation in base-resolved transcriptome-wide HeLa results and in vitro utilizing substrates with site-specific ac4C incorporation. Cryo-EM of mammalian 80S initiation complexes revealed that ac4C in the -1 position adjacent to an AUG start codon disrupts an interaction between C and hypermodified t6A at nucleotide 37 of the initiator tRNA. These findings demonstrate the impact of RNA modifications on nucleobase function at a molecular level and introduce mRNA acetylation as a factor regulating translation in a location-specific manner.","container-title":"Molecular Cell","DOI":"10.1016/j.molcel.2022.05.016","ISSN":"1097-4164","issue":"15","journalAbbreviation":"Mol Cell","language":"eng","note":"PMID: 35679869\nPMCID: PMC9361928","page":"2797-2814.e11","source":"PubMed","title":"Direct epitranscriptomic regulation of mammalian translation initiation through N4-acetylcytidine","volume":"82","author":[{"family":"Arango","given":"Daniel"},{"family":"Sturgill","given":"David"},{"family":"Yang","given":"Renbin"},{"family":"Kanai","given":"Tapan"},{"family":"Bauer","given":"Paulina"},{"family":"Roy","given":"Jyoti"},{"family":"Wang","given":"Ziqiu"},{"family":"Hosogane","given":"Masaki"},{"family":"Schiffers","given":"Sarah"},{"family":"Oberdoerffer","given":"Shalini"}],"issued":{"date-parts":[["2022",8,4]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(57)</w:t>
      </w:r>
      <w:r w:rsidRPr="009450FC">
        <w:rPr>
          <w:rFonts w:ascii="Arial" w:hAnsi="Arial" w:cs="Arial"/>
          <w:sz w:val="24"/>
          <w:szCs w:val="24"/>
          <w:lang w:val="en-GB"/>
        </w:rPr>
        <w:fldChar w:fldCharType="end"/>
      </w:r>
      <w:r w:rsidRPr="009450FC">
        <w:rPr>
          <w:rFonts w:ascii="Arial" w:hAnsi="Arial" w:cs="Arial"/>
          <w:sz w:val="24"/>
          <w:szCs w:val="24"/>
          <w:lang w:val="en-GB"/>
        </w:rPr>
        <w:t xml:space="preserve"> Supplementary Table 2, “ac4C_gene_summary” sheet.</w:t>
      </w:r>
    </w:p>
    <w:p w14:paraId="0C5E0BBC" w14:textId="4A5D613B"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m6A RNA modification information was obtained from Khong</w:t>
      </w:r>
      <w:ins w:id="35" w:author="Diana Vieira" w:date="2026-08-26T17:12:00Z" w16du:dateUtc="2026-08-26T16:12:00Z">
        <w:r w:rsidR="00FD3B66">
          <w:rPr>
            <w:rFonts w:ascii="Arial" w:hAnsi="Arial" w:cs="Arial"/>
            <w:sz w:val="24"/>
            <w:szCs w:val="24"/>
            <w:lang w:val="en-GB"/>
          </w:rPr>
          <w:t xml:space="preserve"> et al.</w:t>
        </w:r>
      </w:ins>
      <w:r w:rsidRPr="009450FC">
        <w:rPr>
          <w:rFonts w:ascii="Arial" w:hAnsi="Arial" w:cs="Arial"/>
          <w:sz w:val="24"/>
          <w:szCs w:val="24"/>
          <w:lang w:val="en-GB"/>
        </w:rPr>
        <w:t xml:space="preserve"> </w:t>
      </w:r>
      <w:ins w:id="36" w:author="Diana Vieira" w:date="2026-08-26T17:12:00Z" w16du:dateUtc="2026-08-26T16:12:00Z">
        <w:r w:rsidR="00FD3B66">
          <w:rPr>
            <w:rFonts w:ascii="Arial" w:hAnsi="Arial" w:cs="Arial"/>
            <w:sz w:val="24"/>
            <w:szCs w:val="24"/>
            <w:lang w:val="en-GB"/>
          </w:rPr>
          <w:t>(</w:t>
        </w:r>
      </w:ins>
      <w:r w:rsidRPr="009450FC">
        <w:rPr>
          <w:rFonts w:ascii="Arial" w:hAnsi="Arial" w:cs="Arial"/>
          <w:sz w:val="24"/>
          <w:szCs w:val="24"/>
          <w:lang w:val="en-GB"/>
        </w:rPr>
        <w:t>2022</w:t>
      </w:r>
      <w:ins w:id="37" w:author="Diana Vieira" w:date="2026-08-26T17:12:00Z" w16du:dateUtc="2026-08-26T16:12:00Z">
        <w:r w:rsidR="00FD3B66">
          <w:rPr>
            <w:rFonts w:ascii="Arial" w:hAnsi="Arial" w:cs="Arial"/>
            <w:sz w:val="24"/>
            <w:szCs w:val="24"/>
            <w:lang w:val="en-GB"/>
          </w:rPr>
          <w:t>)</w:t>
        </w:r>
      </w:ins>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{"citationID":"yaOleDSs","properties":{"formattedCitation":"(58)","plainCitation":"(58)","noteIndex":0},"citationItems":[{"id":"7QlDGlPw/bIECC45S","uris":["http://zotero.org/users/local/q86rvdj2/items/E326XE3S"],"itemData":{"id":83,"type":"article-journal","abstract":"Abstract\n            \n              The presence of the m\n              6\n              A modification in mammalian mRNAs is proposed to promote mRNA recruitment to stress granules through the interaction with YTHDF proteins. We test this possibility by examining the accumulation of mRNAs in stress granules in both WT and ∆\n              METTL3\n              mES cells, which are deficient in m\n              6\n              A modification. A critical observation is that all m\n              6\n              A modified mRNAs partition similarly into stress granules in both wild-type and m\n              6\n              A-deficient cells by single-molecule FISH. Moreover, multiple linear regression analysis indicates m\n              6\n              A modification explains only 6% of the variance in stress granule localization when controlled for length. Finally, the artificial tethering of 25 YTHDF proteins on reporter mRNAs leads to only a modest increase in mRNA partitioning to stress granules. Since most mammalian mRNAs have 4 or fewer m\n              6\n              A sites, and those sites are not fully modified, this argues m\n              6\n              A modifications are unlikely to play a significant role in recruiting mRNAs to stress granules. Taken together, these observations argue that m\n              6\n              A modifications play a minimal, if any, role in mRNA partitioning into stress granules.","container-title":"Nature Communications","DOI":"10.1038/s41467-022-31358-5","ISSN":"2041-1723","issue":"1","journalAbbreviation":"Nat Commun","language":"en","page":"3735","source":"DOI.org (Crossref)","title":"Limited effects of m6A modification on mRNA partitioning into stress granules","volume":"13","author":[{"family":"Khong","given":"Anthony"},{"family":"Matheny","given":"Tyler"},{"family":"Huynh","given":"Thao Ngoc"},{"family":"Babl","given":"Vincent"},{"family":"Parker","given":"Roy"}],"issued":{"date-parts":[["2022",6,29]]}}}],"schema":"https://github.com/citation-style-language/schema/raw/master/csl-citation.json"}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(58)</w:t>
      </w:r>
      <w:r w:rsidRPr="009450FC">
        <w:rPr>
          <w:rFonts w:ascii="Arial" w:hAnsi="Arial" w:cs="Arial"/>
          <w:sz w:val="24"/>
          <w:szCs w:val="24"/>
          <w:lang w:val="en-GB"/>
        </w:rPr>
        <w:fldChar w:fldCharType="end"/>
      </w:r>
      <w:r w:rsidRPr="009450FC">
        <w:rPr>
          <w:rFonts w:ascii="Arial" w:hAnsi="Arial" w:cs="Arial"/>
          <w:sz w:val="24"/>
          <w:szCs w:val="24"/>
          <w:lang w:val="en-GB"/>
        </w:rPr>
        <w:t xml:space="preserve"> Supplementary Data 1.</w:t>
      </w:r>
    </w:p>
    <w:p w14:paraId="0EF4E5D2" w14:textId="77777777" w:rsidR="00FE7F5C" w:rsidRPr="009450FC" w:rsidRDefault="00FE7F5C" w:rsidP="00FE7F5C">
      <w:pPr>
        <w:pStyle w:val="Heading2"/>
        <w:rPr>
          <w:lang w:val="en-GB"/>
        </w:rPr>
      </w:pPr>
      <w:r w:rsidRPr="009450FC">
        <w:rPr>
          <w:lang w:val="en-GB"/>
        </w:rPr>
        <w:t>TCGA expression data</w:t>
      </w:r>
    </w:p>
    <w:p w14:paraId="64215771" w14:textId="3742DC63" w:rsidR="00FE7F5C" w:rsidRPr="009450FC" w:rsidRDefault="00FE7F5C" w:rsidP="00FE7F5C">
      <w:pPr>
        <w:jc w:val="both"/>
        <w:rPr>
          <w:rFonts w:ascii="Arial" w:hAnsi="Arial" w:cs="Arial"/>
          <w:color w:val="000000" w:themeColor="text1"/>
          <w:sz w:val="24"/>
          <w:szCs w:val="24"/>
          <w:lang w:val="en-GB"/>
        </w:rPr>
      </w:pPr>
      <w:r w:rsidRPr="009450FC">
        <w:rPr>
          <w:rFonts w:ascii="Arial" w:hAnsi="Arial" w:cs="Arial"/>
          <w:color w:val="000000" w:themeColor="text1"/>
          <w:sz w:val="24"/>
          <w:szCs w:val="24"/>
          <w:lang w:val="en-GB"/>
        </w:rPr>
        <w:t>Expression data generated by the TCGA Research Network were downloaded from the GDC Data Portal (</w:t>
      </w:r>
      <w:hyperlink r:id="rId52" w:history="1">
        <w:r w:rsidRPr="009450FC">
          <w:rPr>
            <w:rStyle w:val="Hyperlink"/>
            <w:rFonts w:ascii="Arial" w:hAnsi="Arial" w:cs="Arial"/>
            <w:sz w:val="24"/>
            <w:szCs w:val="24"/>
            <w:lang w:val="en-GB"/>
          </w:rPr>
          <w:t>https://portal.gdc.cancer.gov/</w:t>
        </w:r>
      </w:hyperlink>
      <w:r w:rsidRPr="009450FC">
        <w:rPr>
          <w:rFonts w:ascii="Arial" w:hAnsi="Arial" w:cs="Arial"/>
          <w:color w:val="000000" w:themeColor="text1"/>
          <w:sz w:val="24"/>
          <w:szCs w:val="24"/>
          <w:lang w:val="en-GB"/>
        </w:rPr>
        <w:t xml:space="preserve">) </w:t>
      </w:r>
      <w:r w:rsidRPr="009450FC">
        <w:rPr>
          <w:rFonts w:ascii="Arial" w:hAnsi="Arial" w:cs="Arial"/>
          <w:color w:val="000000" w:themeColor="text1"/>
          <w:sz w:val="24"/>
          <w:szCs w:val="24"/>
          <w:lang w:val="en-GB"/>
        </w:rPr>
        <w:fldChar w:fldCharType="begin"/>
      </w:r>
      <w:r w:rsidR="00300753">
        <w:rPr>
          <w:rFonts w:ascii="Arial" w:hAnsi="Arial" w:cs="Arial"/>
          <w:color w:val="000000" w:themeColor="text1"/>
          <w:sz w:val="24"/>
          <w:szCs w:val="24"/>
          <w:lang w:val="en-GB"/>
        </w:rPr>
        <w:instrText xml:space="preserve"> ADDIN ZOTERO_ITEM CSL_CITATION {"citationID":"3UnrFvky","properties":{"formattedCitation":"(59,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9450FC">
        <w:rPr>
          <w:rFonts w:ascii="Arial" w:hAnsi="Arial" w:cs="Arial"/>
          <w:color w:val="000000" w:themeColor="text1"/>
          <w:sz w:val="24"/>
          <w:szCs w:val="24"/>
          <w:lang w:val="en-GB"/>
        </w:rPr>
        <w:fldChar w:fldCharType="separate"/>
      </w:r>
      <w:r w:rsidR="0097304F" w:rsidRPr="0097304F">
        <w:rPr>
          <w:rFonts w:ascii="Aptos" w:hAnsi="Aptos"/>
          <w:sz w:val="24"/>
          <w:lang w:val="en-GB"/>
        </w:rPr>
        <w:t>(59, 60)</w:t>
      </w:r>
      <w:r w:rsidRPr="009450FC">
        <w:rPr>
          <w:rFonts w:ascii="Arial" w:hAnsi="Arial" w:cs="Arial"/>
          <w:color w:val="000000" w:themeColor="text1"/>
          <w:sz w:val="24"/>
          <w:szCs w:val="24"/>
          <w:lang w:val="en-GB"/>
        </w:rPr>
        <w:fldChar w:fldCharType="end"/>
      </w:r>
      <w:r w:rsidRPr="009450FC">
        <w:rPr>
          <w:rFonts w:ascii="Arial" w:hAnsi="Arial" w:cs="Arial"/>
          <w:color w:val="000000" w:themeColor="text1"/>
          <w:sz w:val="24"/>
          <w:szCs w:val="24"/>
          <w:lang w:val="en-GB"/>
        </w:rPr>
        <w:t xml:space="preserve">. </w:t>
      </w:r>
    </w:p>
    <w:p w14:paraId="6E24860E" w14:textId="25D19718" w:rsidR="00FE7F5C" w:rsidRPr="009450FC" w:rsidRDefault="00FE7F5C" w:rsidP="00FE7F5C">
      <w:pPr>
        <w:jc w:val="both"/>
        <w:rPr>
          <w:b/>
          <w:bCs/>
          <w:color w:val="00B0F0"/>
          <w:sz w:val="24"/>
          <w:szCs w:val="24"/>
          <w:lang w:val="en-GB"/>
        </w:rPr>
      </w:pPr>
      <w:r w:rsidRPr="009450FC">
        <w:rPr>
          <w:rFonts w:ascii="Arial" w:hAnsi="Arial" w:cs="Arial"/>
          <w:color w:val="000000" w:themeColor="text1"/>
          <w:sz w:val="24"/>
          <w:szCs w:val="24"/>
          <w:lang w:val="en-GB"/>
        </w:rPr>
        <w:t>Read count data for each cancer type were pre-processed separately. We started by filtering out genes deemed uninformative due to their very low expression across samples: only genes with a normali</w:t>
      </w:r>
      <w:r>
        <w:rPr>
          <w:rFonts w:ascii="Arial" w:hAnsi="Arial" w:cs="Arial"/>
          <w:color w:val="000000" w:themeColor="text1"/>
          <w:sz w:val="24"/>
          <w:szCs w:val="24"/>
          <w:lang w:val="en-GB"/>
        </w:rPr>
        <w:t>s</w:t>
      </w:r>
      <w:r w:rsidRPr="009450FC">
        <w:rPr>
          <w:rFonts w:ascii="Arial" w:hAnsi="Arial" w:cs="Arial"/>
          <w:color w:val="000000" w:themeColor="text1"/>
          <w:sz w:val="24"/>
          <w:szCs w:val="24"/>
          <w:lang w:val="en-GB"/>
        </w:rPr>
        <w:t>ed expression of at least 1 CPM in at least 40% of the samples were kept for analysis, using the same filtering criterion previously adopted in our analysis of other large-scale transcriptomic datasets</w:t>
      </w:r>
      <w:r w:rsidRPr="009450FC">
        <w:rPr>
          <w:rFonts w:ascii="Arial" w:hAnsi="Arial" w:cs="Arial"/>
          <w:color w:val="000000" w:themeColor="text1"/>
          <w:sz w:val="24"/>
          <w:szCs w:val="24"/>
          <w:lang w:val="en-GB"/>
        </w:rPr>
        <w:fldChar w:fldCharType="begin"/>
      </w:r>
      <w:r w:rsidR="00300753">
        <w:rPr>
          <w:rFonts w:ascii="Arial" w:hAnsi="Arial" w:cs="Arial"/>
          <w:color w:val="000000" w:themeColor="text1"/>
          <w:sz w:val="24"/>
          <w:szCs w:val="24"/>
          <w:lang w:val="en-GB"/>
        </w:rPr>
        <w:instrText xml:space="preserve"> ADDIN ZOTERO_ITEM CSL_CITATION {"citationID":"ZJY5wEUp","properties":{"formattedCitation":"(61)","plainCitation":"(61)","noteIndex":0},"citationItems":[{"id":"7QlDGlPw/uF5d1qn0","uris":["http://zotero.org/users/local/q86rvdj2/items/BTWDNJWJ"],"itemData":{"id":45,"type":"article-journal","abstract":"We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9450FC">
        <w:rPr>
          <w:rFonts w:ascii="Arial" w:hAnsi="Arial" w:cs="Arial"/>
          <w:color w:val="000000" w:themeColor="text1"/>
          <w:sz w:val="24"/>
          <w:szCs w:val="24"/>
          <w:lang w:val="en-GB"/>
        </w:rPr>
        <w:fldChar w:fldCharType="separate"/>
      </w:r>
      <w:r w:rsidR="0097304F" w:rsidRPr="0097304F">
        <w:rPr>
          <w:rFonts w:ascii="Aptos" w:hAnsi="Aptos"/>
          <w:sz w:val="24"/>
          <w:lang w:val="en-GB"/>
        </w:rPr>
        <w:t>(61)</w:t>
      </w:r>
      <w:r w:rsidRPr="009450FC">
        <w:rPr>
          <w:rFonts w:ascii="Arial" w:hAnsi="Arial" w:cs="Arial"/>
          <w:color w:val="000000" w:themeColor="text1"/>
          <w:sz w:val="24"/>
          <w:szCs w:val="24"/>
          <w:lang w:val="en-GB"/>
        </w:rPr>
        <w:fldChar w:fldCharType="end"/>
      </w:r>
      <w:r w:rsidRPr="009450FC">
        <w:rPr>
          <w:rFonts w:ascii="Arial" w:hAnsi="Arial" w:cs="Arial"/>
          <w:color w:val="000000" w:themeColor="text1"/>
          <w:sz w:val="24"/>
          <w:szCs w:val="24"/>
          <w:lang w:val="en-GB"/>
        </w:rPr>
        <w:t>.</w:t>
      </w:r>
    </w:p>
    <w:p w14:paraId="0A37B888" w14:textId="77777777" w:rsidR="00FE7F5C" w:rsidRPr="009450FC" w:rsidRDefault="00FE7F5C" w:rsidP="00FE7F5C">
      <w:pPr>
        <w:pStyle w:val="Heading2"/>
        <w:rPr>
          <w:lang w:val="en-GB"/>
        </w:rPr>
      </w:pPr>
      <w:r w:rsidRPr="009450FC">
        <w:rPr>
          <w:lang w:val="en-GB"/>
        </w:rPr>
        <w:t>Dataset pre-processing</w:t>
      </w:r>
    </w:p>
    <w:p w14:paraId="16AEED2F" w14:textId="22C58396"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Downloaded raw reads (in FASTQ format) were trimmed using Trimmomatic (v0.39)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eAvRSn4l","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(36)</w:t>
      </w:r>
      <w:r w:rsidRPr="009450FC">
        <w:rPr>
          <w:rFonts w:ascii="Arial" w:hAnsi="Arial" w:cs="Arial"/>
          <w:sz w:val="24"/>
          <w:szCs w:val="24"/>
          <w:lang w:val="en-GB"/>
        </w:rPr>
        <w:fldChar w:fldCharType="end"/>
      </w:r>
      <w:r w:rsidRPr="009450FC">
        <w:rPr>
          <w:rFonts w:ascii="Arial" w:hAnsi="Arial" w:cs="Arial"/>
          <w:sz w:val="24"/>
          <w:szCs w:val="24"/>
          <w:lang w:val="en-GB"/>
        </w:rPr>
        <w:t xml:space="preserve"> operating in either single-end (SE) or paired-end (PE) mode, depending on the original study design, with appropriate adapter sequences and parameters. Trimmed reads were then aligned to the hg38 reference genome using STAR</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HzEwcWVS","properties":{"formattedCitation":"(35)","plainCitation":"(35)","noteIndex":0},"citationItems":[{"id":"7QlDGlPw/qW22cKco","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(35)</w:t>
      </w:r>
      <w:r w:rsidRPr="009450FC">
        <w:rPr>
          <w:rFonts w:ascii="Arial" w:hAnsi="Arial" w:cs="Arial"/>
          <w:sz w:val="24"/>
          <w:szCs w:val="24"/>
          <w:lang w:val="en-GB"/>
        </w:rPr>
        <w:fldChar w:fldCharType="end"/>
      </w:r>
      <w:r w:rsidRPr="009450FC">
        <w:rPr>
          <w:rFonts w:ascii="Arial" w:hAnsi="Arial" w:cs="Arial"/>
          <w:sz w:val="24"/>
          <w:szCs w:val="24"/>
          <w:lang w:val="en-GB"/>
        </w:rPr>
        <w:t xml:space="preserve"> (v2.7.9a) with the following parameters:</w:t>
      </w:r>
    </w:p>
    <w:p w14:paraId="4FCDEB41"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br/>
        <w:t xml:space="preserve">  --outFilterType BySJout \</w:t>
      </w:r>
    </w:p>
    <w:p w14:paraId="29C70BE2"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--alignSJoverhangMin 8 \</w:t>
      </w:r>
    </w:p>
    <w:p w14:paraId="541FACD3"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--alignSJDBoverhangMin 1\</w:t>
      </w:r>
    </w:p>
    <w:p w14:paraId="5E35FEAE"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lastRenderedPageBreak/>
        <w:t xml:space="preserve">  --alignIntronMin 20 \</w:t>
      </w:r>
    </w:p>
    <w:p w14:paraId="587845DB"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--alignIntronMax  1000000 \</w:t>
      </w:r>
    </w:p>
    <w:p w14:paraId="191CCAF0"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--alignMatesGapMax  1000000 \</w:t>
      </w:r>
    </w:p>
    <w:p w14:paraId="00A20DA4"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--outFilterMultimapNmax 1 \</w:t>
      </w:r>
    </w:p>
    <w:p w14:paraId="63F205BF"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--outFilterMismatchNmax 999 \</w:t>
      </w:r>
    </w:p>
    <w:p w14:paraId="56D360EE"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--outFilterMismatchNoverLmax 0.04 \</w:t>
      </w:r>
    </w:p>
    <w:p w14:paraId="063A6906" w14:textId="7DFBEB52"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br/>
        <w:t>Aligned reads (BAM files) were subsequently annotated using the GENCODE v42 primary assembly</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{"citationID":"4HzIppkU","properties":{"formattedCitation":"(62)","plainCitation":"(62)","noteIndex":0},"citationItems":[{"id":76,"uris":["http://zotero.org/users/local/q86rvdj2/items/PYBG7A4E"],"itemData":{"id":76,"type":"article-journal","abstract":"Abstract\n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1362-4962","issue":"D1","language":"en","license":"http://creativecommons.org/licenses/by/4.0/","page":"D916-D923","source":"DOI.org (Crossref)","title":"GENCODE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(62)</w:t>
      </w:r>
      <w:r w:rsidRPr="009450FC">
        <w:rPr>
          <w:rFonts w:ascii="Arial" w:hAnsi="Arial" w:cs="Arial"/>
          <w:sz w:val="24"/>
          <w:szCs w:val="24"/>
          <w:lang w:val="en-GB"/>
        </w:rPr>
        <w:fldChar w:fldCharType="end"/>
      </w:r>
      <w:r w:rsidRPr="009450FC">
        <w:rPr>
          <w:rFonts w:ascii="Arial" w:hAnsi="Arial" w:cs="Arial"/>
          <w:sz w:val="24"/>
          <w:szCs w:val="24"/>
          <w:lang w:val="en-GB"/>
        </w:rPr>
        <w:t xml:space="preserve"> and quantified with featureCounts</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{"citationID":"S72qnDis","properties":{"formattedCitation":"(37)","plainCitation":"(37)","noteIndex":0},"citationItems":[{"id":78,"uris":["http://zotero.org/users/local/q86rvdj2/items/NS8CUNNE"],"itemData":{"id":78,"type":"article-journal","abstract":"Abstract\n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(37)</w:t>
      </w:r>
      <w:r w:rsidRPr="009450FC">
        <w:rPr>
          <w:rFonts w:ascii="Arial" w:hAnsi="Arial" w:cs="Arial"/>
          <w:sz w:val="24"/>
          <w:szCs w:val="24"/>
          <w:lang w:val="en-GB"/>
        </w:rPr>
        <w:fldChar w:fldCharType="end"/>
      </w:r>
      <w:r w:rsidRPr="009450FC">
        <w:rPr>
          <w:rFonts w:ascii="Arial" w:hAnsi="Arial" w:cs="Arial"/>
          <w:sz w:val="24"/>
          <w:szCs w:val="24"/>
          <w:lang w:val="en-GB"/>
        </w:rPr>
        <w:t xml:space="preserve"> (v2.0.3).</w:t>
      </w:r>
    </w:p>
    <w:p w14:paraId="09DBC780" w14:textId="77777777" w:rsidR="00FE7F5C" w:rsidRPr="009450FC" w:rsidRDefault="00FE7F5C" w:rsidP="00FE7F5C">
      <w:pPr>
        <w:pStyle w:val="Heading2"/>
        <w:rPr>
          <w:lang w:val="en-GB"/>
        </w:rPr>
      </w:pPr>
      <w:r w:rsidRPr="009450FC">
        <w:rPr>
          <w:lang w:val="en-GB"/>
        </w:rPr>
        <w:t>Read count data pre-processing</w:t>
      </w:r>
    </w:p>
    <w:p w14:paraId="4F813571" w14:textId="67CB8E05" w:rsidR="00FE7F5C" w:rsidRPr="009450FC" w:rsidRDefault="00FE7F5C" w:rsidP="00FE7F5C">
      <w:pPr>
        <w:jc w:val="both"/>
        <w:rPr>
          <w:sz w:val="24"/>
          <w:szCs w:val="24"/>
          <w:lang w:val="en-GB"/>
        </w:rPr>
      </w:pPr>
      <w:r w:rsidRPr="009450FC">
        <w:rPr>
          <w:rFonts w:ascii="Arial" w:hAnsi="Arial" w:cs="Arial"/>
          <w:sz w:val="24"/>
          <w:szCs w:val="24"/>
          <w:lang w:val="en-GB"/>
        </w:rPr>
        <w:t>Raw read counts were first filtered to remove lowly expressed genes, independently for each dataset</w:t>
      </w:r>
      <w:r w:rsidRPr="009450FC">
        <w:rPr>
          <w:lang w:val="en-GB"/>
        </w:rPr>
        <w:t xml:space="preserve">. </w:t>
      </w:r>
      <w:r w:rsidRPr="009450FC">
        <w:rPr>
          <w:rFonts w:ascii="Arial" w:hAnsi="Arial" w:cs="Arial"/>
          <w:sz w:val="24"/>
          <w:szCs w:val="24"/>
          <w:lang w:val="en-GB"/>
        </w:rPr>
        <w:t>For all datasets, filtering was applied across all samples. Filtered read counts, including those from TCGA, were then used to calculate library size scaling factors using the trimmed mean of M-values</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ksUrdOE","properties":{"formattedCitation":"(63)","plainCitation":"(63)","noteIndex":0},"citationItems":[{"id":"7QlDGlPw/AhHD03FS","uris":["http://zotero.org/users/local/1p9EH8ax/items/FKV68MQE"],"itemData":{"id":152,"type":"article-journal","abstract":"Abstract\n            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sets.","container-title":"Genome Biology","DOI":"10.1186/gb-2010-11-3-r25","ISSN":"1474-760X","issue":"3","journalAbbreviation":"Genome Biol","language":"en","page":"R25","source":"DOI.org (Crossref)","title":"A scaling normalization method for differential expression analysis of RNA-seq data","volume":"11","author":[{"family":"Robinson","given":"Mark D"},{"family":"Oshlack","given":"Alicia"}],"issued":{"date-parts":[["2010",3,2]]}}}],"schema":"https://github.com/citation-style-language/schema/raw/master/csl-citation.json"}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(63)</w:t>
      </w:r>
      <w:r w:rsidRPr="009450FC">
        <w:rPr>
          <w:rFonts w:ascii="Arial" w:hAnsi="Arial" w:cs="Arial"/>
          <w:sz w:val="24"/>
          <w:szCs w:val="24"/>
          <w:lang w:val="en-GB"/>
        </w:rPr>
        <w:fldChar w:fldCharType="end"/>
      </w:r>
      <w:r w:rsidRPr="009450FC">
        <w:rPr>
          <w:sz w:val="24"/>
          <w:szCs w:val="24"/>
          <w:lang w:val="en-GB"/>
        </w:rPr>
        <w:t xml:space="preserve"> (</w:t>
      </w:r>
      <w:r w:rsidRPr="009450FC">
        <w:rPr>
          <w:rFonts w:ascii="Arial" w:hAnsi="Arial" w:cs="Arial"/>
          <w:sz w:val="24"/>
          <w:szCs w:val="24"/>
          <w:lang w:val="en-GB"/>
        </w:rPr>
        <w:t>TMM</w:t>
      </w:r>
      <w:r w:rsidRPr="009450FC">
        <w:rPr>
          <w:sz w:val="24"/>
          <w:szCs w:val="24"/>
          <w:lang w:val="en-GB"/>
        </w:rPr>
        <w:t xml:space="preserve">; </w:t>
      </w:r>
      <w:r w:rsidRPr="009450FC">
        <w:rPr>
          <w:rFonts w:ascii="Cascadia Code" w:hAnsi="Cascadia Code"/>
          <w:sz w:val="24"/>
          <w:szCs w:val="24"/>
          <w:lang w:val="en-GB"/>
        </w:rPr>
        <w:t>calcNormFactors</w:t>
      </w:r>
      <w:r w:rsidRPr="009450FC">
        <w:rPr>
          <w:sz w:val="24"/>
          <w:szCs w:val="24"/>
          <w:lang w:val="en-GB"/>
        </w:rPr>
        <w:t xml:space="preserve"> </w:t>
      </w:r>
      <w:r w:rsidRPr="009450FC">
        <w:rPr>
          <w:rFonts w:ascii="Arial" w:hAnsi="Arial" w:cs="Arial"/>
          <w:sz w:val="24"/>
          <w:szCs w:val="24"/>
          <w:lang w:val="en-GB"/>
        </w:rPr>
        <w:t xml:space="preserve">function from </w:t>
      </w:r>
      <w:r w:rsidRPr="009450FC">
        <w:rPr>
          <w:rFonts w:ascii="Cascadia Code" w:hAnsi="Cascadia Code"/>
          <w:sz w:val="24"/>
          <w:szCs w:val="24"/>
          <w:lang w:val="en-GB"/>
        </w:rPr>
        <w:t>edgeR (v3.36.0)</w:t>
      </w:r>
      <w:r w:rsidRPr="009450FC">
        <w:rPr>
          <w:sz w:val="24"/>
          <w:szCs w:val="24"/>
          <w:lang w:val="en-GB"/>
        </w:rPr>
        <w:fldChar w:fldCharType="begin"/>
      </w:r>
      <w:r w:rsidR="00300753">
        <w:rPr>
          <w:sz w:val="24"/>
          <w:szCs w:val="24"/>
          <w:lang w:val="en-GB"/>
        </w:rPr>
        <w:instrText xml:space="preserve"> ADDIN ZOTERO_ITEM CSL_CITATION {"citationID":"rN00o92B","properties":{"formattedCitation":"(64)","plainCitation":"(64)","noteIndex":0},"citationItems":[{"id":"7QlDGlPw/P9q9uPqU","uris":["http://zotero.org/users/local/1p9EH8ax/items/DJBZNQG2"],"itemData":{"id":154,"type":"article-journal","abstract":"Abstract\n            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            Availability: The package is freely available under the LGPL licence from the Bioconductor web site (http://bioconductor.org).\n            Contact:  mrobinson@wehi.edu.au","container-title":"Bioinformatics","DOI":"10.1093/bioinformatics/btp616","ISSN":"1367-4811, 1367-4803","issue":"1","language":"en","license":"http://creativecommons.org/licenses/by-nc/2.0/uk/","page":"139-140","source":"DOI.org (Crossref)","title":"edgeR : a Bioconductor package for differential expression analysis of digital gene expression data","title-short":"edgeR","volume":"26","author":[{"family":"Robinson","given":"Mark D."},{"family":"McCarthy","given":"Davis J."},{"family":"Smyth","given":"Gordon K."}],"issued":{"date-parts":[["2010",1,1]]}}}],"schema":"https://github.com/citation-style-language/schema/raw/master/csl-citation.json"} </w:instrText>
      </w:r>
      <w:r w:rsidRPr="009450FC">
        <w:rPr>
          <w:sz w:val="24"/>
          <w:szCs w:val="24"/>
          <w:lang w:val="en-GB"/>
        </w:rPr>
        <w:fldChar w:fldCharType="separate"/>
      </w:r>
      <w:r w:rsidR="0097304F" w:rsidRPr="0097304F">
        <w:rPr>
          <w:rFonts w:ascii="Aptos" w:hAnsi="Aptos"/>
          <w:sz w:val="24"/>
          <w:lang w:val="en-GB"/>
        </w:rPr>
        <w:t>(64)</w:t>
      </w:r>
      <w:r w:rsidRPr="009450FC">
        <w:rPr>
          <w:sz w:val="24"/>
          <w:szCs w:val="24"/>
          <w:lang w:val="en-GB"/>
        </w:rPr>
        <w:fldChar w:fldCharType="end"/>
      </w:r>
      <w:r w:rsidRPr="009450FC">
        <w:rPr>
          <w:sz w:val="24"/>
          <w:szCs w:val="24"/>
          <w:lang w:val="en-GB"/>
        </w:rPr>
        <w:t xml:space="preserve">). </w:t>
      </w:r>
      <w:r w:rsidRPr="009450FC">
        <w:rPr>
          <w:rFonts w:ascii="Arial" w:hAnsi="Arial" w:cs="Arial"/>
          <w:sz w:val="24"/>
          <w:szCs w:val="24"/>
          <w:lang w:val="en-GB"/>
        </w:rPr>
        <w:t>Those read counts were subsequently normali</w:t>
      </w:r>
      <w:r>
        <w:rPr>
          <w:rFonts w:ascii="Arial" w:hAnsi="Arial" w:cs="Arial"/>
          <w:sz w:val="24"/>
          <w:szCs w:val="24"/>
          <w:lang w:val="en-GB"/>
        </w:rPr>
        <w:t>s</w:t>
      </w:r>
      <w:r w:rsidRPr="009450FC">
        <w:rPr>
          <w:rFonts w:ascii="Arial" w:hAnsi="Arial" w:cs="Arial"/>
          <w:sz w:val="24"/>
          <w:szCs w:val="24"/>
          <w:lang w:val="en-GB"/>
        </w:rPr>
        <w:t>ed and log2-transformed using the</w:t>
      </w:r>
      <w:r w:rsidRPr="009450FC">
        <w:rPr>
          <w:sz w:val="24"/>
          <w:szCs w:val="24"/>
          <w:lang w:val="en-GB"/>
        </w:rPr>
        <w:t xml:space="preserve"> </w:t>
      </w:r>
      <w:r w:rsidRPr="009450FC">
        <w:rPr>
          <w:rFonts w:ascii="Cascadia Code" w:hAnsi="Cascadia Code"/>
          <w:sz w:val="24"/>
          <w:szCs w:val="24"/>
          <w:lang w:val="en-GB"/>
        </w:rPr>
        <w:t>voom</w:t>
      </w:r>
      <w:r w:rsidRPr="009450FC">
        <w:rPr>
          <w:rFonts w:ascii="Cascadia Code" w:hAnsi="Cascadia Code"/>
          <w:sz w:val="24"/>
          <w:szCs w:val="24"/>
          <w:lang w:val="en-GB"/>
        </w:rPr>
        <w:fldChar w:fldCharType="begin"/>
      </w:r>
      <w:r w:rsidR="00300753">
        <w:rPr>
          <w:rFonts w:ascii="Cascadia Code" w:hAnsi="Cascadia Code"/>
          <w:sz w:val="24"/>
          <w:szCs w:val="24"/>
          <w:lang w:val="en-GB"/>
        </w:rPr>
        <w:instrText xml:space="preserve"> ADDIN ZOTERO_ITEM CSL_CITATION {"citationID":"Ig2nDU13","properties":{"formattedCitation":"(65)","plainCitation":"(65)","noteIndex":0},"citationItems":[{"id":"7QlDGlPw/RRzYtoVA","uris":["http://zotero.org/users/local/1p9EH8ax/items/FIFTL7RY"],"itemData":{"id":156,"type":"article-journal","abstract":"Abstract\n            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Biol","language":"en","page":"R29","source":"DOI.org (Crossref)","title":"voom: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Pr="009450FC">
        <w:rPr>
          <w:rFonts w:ascii="Cascadia Code" w:hAnsi="Cascadia Code"/>
          <w:sz w:val="24"/>
          <w:szCs w:val="24"/>
          <w:lang w:val="en-GB"/>
        </w:rPr>
        <w:fldChar w:fldCharType="separate"/>
      </w:r>
      <w:r w:rsidR="0097304F" w:rsidRPr="0097304F">
        <w:rPr>
          <w:rFonts w:ascii="Aptos" w:hAnsi="Aptos"/>
          <w:sz w:val="24"/>
          <w:lang w:val="en-GB"/>
        </w:rPr>
        <w:t>(65)</w:t>
      </w:r>
      <w:r w:rsidRPr="009450FC">
        <w:rPr>
          <w:rFonts w:ascii="Cascadia Code" w:hAnsi="Cascadia Code"/>
          <w:sz w:val="24"/>
          <w:szCs w:val="24"/>
          <w:lang w:val="en-GB"/>
        </w:rPr>
        <w:fldChar w:fldCharType="end"/>
      </w:r>
      <w:r w:rsidRPr="009450FC">
        <w:rPr>
          <w:sz w:val="24"/>
          <w:szCs w:val="24"/>
          <w:lang w:val="en-GB"/>
        </w:rPr>
        <w:t xml:space="preserve"> </w:t>
      </w:r>
      <w:r w:rsidRPr="009450FC">
        <w:rPr>
          <w:rFonts w:ascii="Arial" w:hAnsi="Arial" w:cs="Arial"/>
          <w:sz w:val="24"/>
          <w:szCs w:val="24"/>
          <w:lang w:val="en-GB"/>
        </w:rPr>
        <w:t>function from</w:t>
      </w:r>
      <w:r w:rsidRPr="009450FC">
        <w:rPr>
          <w:sz w:val="24"/>
          <w:szCs w:val="24"/>
          <w:lang w:val="en-GB"/>
        </w:rPr>
        <w:t xml:space="preserve"> </w:t>
      </w:r>
      <w:r w:rsidRPr="009450FC">
        <w:rPr>
          <w:rFonts w:ascii="Cascadia Code" w:hAnsi="Cascadia Code"/>
          <w:sz w:val="24"/>
          <w:szCs w:val="24"/>
          <w:lang w:val="en-GB"/>
        </w:rPr>
        <w:t>limma (v.3.50.3)</w:t>
      </w:r>
      <w:r w:rsidRPr="009450FC">
        <w:rPr>
          <w:rFonts w:ascii="Cascadia Code" w:hAnsi="Cascadia Code"/>
          <w:sz w:val="24"/>
          <w:szCs w:val="24"/>
          <w:lang w:val="en-GB"/>
        </w:rPr>
        <w:fldChar w:fldCharType="begin"/>
      </w:r>
      <w:r w:rsidR="00300753">
        <w:rPr>
          <w:rFonts w:ascii="Cascadia Code" w:hAnsi="Cascadia Code"/>
          <w:sz w:val="24"/>
          <w:szCs w:val="24"/>
          <w:lang w:val="en-GB"/>
        </w:rPr>
        <w:instrText xml:space="preserve"> ADDIN ZOTERO_ITEM CSL_CITATION {"citationID":"lEA3Q6u4","properties":{"formattedCitation":"(66)","plainCitation":"(66)","noteIndex":0},"citationItems":[{"id":"7QlDGlPw/AU5dZMXd","uris":["http://zotero.org/users/local/1p9EH8ax/items/4PJN4JUE"],"itemData":{"id":158,"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Pr="009450FC">
        <w:rPr>
          <w:rFonts w:ascii="Cascadia Code" w:hAnsi="Cascadia Code"/>
          <w:sz w:val="24"/>
          <w:szCs w:val="24"/>
          <w:lang w:val="en-GB"/>
        </w:rPr>
        <w:fldChar w:fldCharType="separate"/>
      </w:r>
      <w:r w:rsidR="0097304F" w:rsidRPr="0097304F">
        <w:rPr>
          <w:rFonts w:ascii="Aptos" w:hAnsi="Aptos"/>
          <w:sz w:val="24"/>
          <w:lang w:val="en-GB"/>
        </w:rPr>
        <w:t>(66)</w:t>
      </w:r>
      <w:r w:rsidRPr="009450FC">
        <w:rPr>
          <w:rFonts w:ascii="Cascadia Code" w:hAnsi="Cascadia Code"/>
          <w:sz w:val="24"/>
          <w:szCs w:val="24"/>
          <w:lang w:val="en-GB"/>
        </w:rPr>
        <w:fldChar w:fldCharType="end"/>
      </w:r>
      <w:r w:rsidRPr="009450FC">
        <w:rPr>
          <w:sz w:val="24"/>
          <w:szCs w:val="24"/>
          <w:lang w:val="en-GB"/>
        </w:rPr>
        <w:t>.</w:t>
      </w:r>
    </w:p>
    <w:p w14:paraId="2AEC15E1" w14:textId="77777777" w:rsidR="00FE7F5C" w:rsidRPr="009450FC" w:rsidRDefault="00FE7F5C" w:rsidP="00FE7F5C">
      <w:pPr>
        <w:pStyle w:val="Heading2"/>
        <w:rPr>
          <w:lang w:val="en-GB"/>
        </w:rPr>
      </w:pPr>
      <w:r w:rsidRPr="009450FC">
        <w:rPr>
          <w:lang w:val="en-GB"/>
        </w:rPr>
        <w:t>Differential expression analysis</w:t>
      </w:r>
    </w:p>
    <w:p w14:paraId="3E102CCF" w14:textId="7DB0BF9F" w:rsidR="00FE7F5C" w:rsidRPr="009450FC" w:rsidRDefault="00FE7F5C" w:rsidP="00FE7F5C">
      <w:pPr>
        <w:jc w:val="both"/>
        <w:rPr>
          <w:rFonts w:ascii="-webkit-standard" w:hAnsi="-webkit-standard" w:hint="eastAsia"/>
          <w:color w:val="000000" w:themeColor="text1"/>
          <w:sz w:val="27"/>
          <w:szCs w:val="27"/>
          <w:lang w:val="en-GB"/>
        </w:rPr>
      </w:pPr>
      <w:r w:rsidRPr="009450FC">
        <w:rPr>
          <w:rFonts w:ascii="Arial" w:hAnsi="Arial" w:cs="Arial"/>
          <w:sz w:val="24"/>
          <w:szCs w:val="24"/>
          <w:lang w:val="en-GB"/>
        </w:rPr>
        <w:t>To model expression changes between conditions (</w:t>
      </w:r>
      <w:r w:rsidRPr="009450FC">
        <w:rPr>
          <w:rFonts w:ascii="Arial" w:hAnsi="Arial" w:cs="Arial"/>
          <w:i/>
          <w:iCs/>
          <w:sz w:val="24"/>
          <w:szCs w:val="24"/>
          <w:lang w:val="en-GB"/>
        </w:rPr>
        <w:t>e.g.</w:t>
      </w:r>
      <w:r w:rsidRPr="009450FC">
        <w:rPr>
          <w:rFonts w:ascii="Arial" w:hAnsi="Arial" w:cs="Arial"/>
          <w:sz w:val="24"/>
          <w:szCs w:val="24"/>
          <w:lang w:val="en-GB"/>
        </w:rPr>
        <w:t xml:space="preserve">, SGs vs WCs, stressed vs unstressed cells, or stressed cells with vs without SGs), we fitted linear models to the gene expression data. The exact linear models used for each dataset </w:t>
      </w:r>
      <w:del w:id="38" w:author="Diana Vieira" w:date="2026-08-26T17:13:00Z" w16du:dateUtc="2026-08-26T16:13:00Z">
        <w:r w:rsidRPr="009450FC" w:rsidDel="00FD3B66">
          <w:rPr>
            <w:rFonts w:ascii="Arial" w:hAnsi="Arial" w:cs="Arial"/>
            <w:sz w:val="24"/>
            <w:szCs w:val="24"/>
            <w:lang w:val="en-GB"/>
          </w:rPr>
          <w:delText xml:space="preserve">is </w:delText>
        </w:r>
      </w:del>
      <w:ins w:id="39" w:author="Diana Vieira" w:date="2026-08-26T17:13:00Z" w16du:dateUtc="2026-08-26T16:13:00Z">
        <w:r w:rsidR="00FD3B66">
          <w:rPr>
            <w:rFonts w:ascii="Arial" w:hAnsi="Arial" w:cs="Arial"/>
            <w:sz w:val="24"/>
            <w:szCs w:val="24"/>
            <w:lang w:val="en-GB"/>
          </w:rPr>
          <w:t xml:space="preserve">are </w:t>
        </w:r>
      </w:ins>
      <w:r w:rsidRPr="009450FC">
        <w:rPr>
          <w:rFonts w:ascii="Arial" w:hAnsi="Arial" w:cs="Arial"/>
          <w:sz w:val="24"/>
          <w:szCs w:val="24"/>
          <w:lang w:val="en-GB"/>
        </w:rPr>
        <w:t>provided in the project’s GitHub repository, under each stud</w:t>
      </w:r>
      <w:ins w:id="40" w:author="Diana Vieira" w:date="2026-08-26T17:13:00Z" w16du:dateUtc="2026-08-26T16:13:00Z">
        <w:r w:rsidR="00FD3B66">
          <w:rPr>
            <w:rFonts w:ascii="Arial" w:hAnsi="Arial" w:cs="Arial"/>
            <w:sz w:val="24"/>
            <w:szCs w:val="24"/>
            <w:lang w:val="en-GB"/>
          </w:rPr>
          <w:t>y</w:t>
        </w:r>
      </w:ins>
      <w:del w:id="41" w:author="Diana Vieira" w:date="2026-08-26T17:13:00Z" w16du:dateUtc="2026-08-26T16:13:00Z">
        <w:r w:rsidRPr="009450FC" w:rsidDel="00FD3B66">
          <w:rPr>
            <w:rFonts w:ascii="Arial" w:hAnsi="Arial" w:cs="Arial"/>
            <w:sz w:val="24"/>
            <w:szCs w:val="24"/>
            <w:lang w:val="en-GB"/>
          </w:rPr>
          <w:delText>ies</w:delText>
        </w:r>
      </w:del>
      <w:r w:rsidRPr="009450FC">
        <w:rPr>
          <w:rFonts w:ascii="Arial" w:hAnsi="Arial" w:cs="Arial"/>
          <w:sz w:val="24"/>
          <w:szCs w:val="24"/>
          <w:lang w:val="en-GB"/>
        </w:rPr>
        <w:t>’</w:t>
      </w:r>
      <w:ins w:id="42" w:author="Diana Vieira" w:date="2026-08-26T17:13:00Z" w16du:dateUtc="2026-08-26T16:13:00Z">
        <w:r w:rsidR="00FD3B66">
          <w:rPr>
            <w:rFonts w:ascii="Arial" w:hAnsi="Arial" w:cs="Arial"/>
            <w:sz w:val="24"/>
            <w:szCs w:val="24"/>
            <w:lang w:val="en-GB"/>
          </w:rPr>
          <w:t>s corresponding</w:t>
        </w:r>
      </w:ins>
      <w:r w:rsidRPr="009450FC">
        <w:rPr>
          <w:rFonts w:ascii="Arial" w:hAnsi="Arial" w:cs="Arial"/>
          <w:sz w:val="24"/>
          <w:szCs w:val="24"/>
          <w:lang w:val="en-GB"/>
        </w:rPr>
        <w:t xml:space="preserve"> GEOID. Standard errors for the models were then moderated using empirical Bayes shrinkage, and differentially expressed genes were defined separately for each dataset using empirical dataset-specific log</w:t>
      </w:r>
      <w:r w:rsidRPr="00FD3B66">
        <w:rPr>
          <w:rFonts w:ascii="Arial" w:hAnsi="Arial" w:cs="Arial"/>
          <w:sz w:val="24"/>
          <w:szCs w:val="24"/>
          <w:lang w:val="en-GB"/>
          <w:rPrChange w:id="43" w:author="Diana Vieira" w:date="2026-08-26T17:13:00Z" w16du:dateUtc="2026-08-26T16:13:00Z">
            <w:rPr>
              <w:rFonts w:ascii="Arial" w:hAnsi="Arial" w:cs="Arial"/>
              <w:sz w:val="24"/>
              <w:szCs w:val="24"/>
              <w:vertAlign w:val="subscript"/>
              <w:lang w:val="en-GB"/>
            </w:rPr>
          </w:rPrChange>
        </w:rPr>
        <w:t>2</w:t>
      </w:r>
      <w:r w:rsidRPr="009450FC">
        <w:rPr>
          <w:rFonts w:ascii="Arial" w:hAnsi="Arial" w:cs="Arial"/>
          <w:sz w:val="24"/>
          <w:szCs w:val="24"/>
          <w:lang w:val="en-GB"/>
        </w:rPr>
        <w:t xml:space="preserve"> fold-change (log</w:t>
      </w:r>
      <w:r w:rsidRPr="009450FC">
        <w:rPr>
          <w:rFonts w:ascii="Arial" w:hAnsi="Arial" w:cs="Arial"/>
          <w:sz w:val="24"/>
          <w:szCs w:val="24"/>
          <w:vertAlign w:val="subscript"/>
          <w:lang w:val="en-GB"/>
        </w:rPr>
        <w:t>2</w:t>
      </w:r>
      <w:r w:rsidRPr="009450FC">
        <w:rPr>
          <w:rFonts w:ascii="Arial" w:hAnsi="Arial" w:cs="Arial"/>
          <w:sz w:val="24"/>
          <w:szCs w:val="24"/>
          <w:lang w:val="en-GB"/>
        </w:rPr>
        <w:t>FC) values and B-statistics, rather than fixed thresholds. For splicing and RBP analysis, RBP-encoding genes with |log</w:t>
      </w:r>
      <w:r w:rsidRPr="009450FC">
        <w:rPr>
          <w:rFonts w:ascii="Arial" w:hAnsi="Arial" w:cs="Arial"/>
          <w:sz w:val="24"/>
          <w:szCs w:val="24"/>
          <w:vertAlign w:val="subscript"/>
          <w:lang w:val="en-GB"/>
        </w:rPr>
        <w:t>2</w:t>
      </w:r>
      <w:r w:rsidRPr="009450FC">
        <w:rPr>
          <w:rFonts w:ascii="Arial" w:hAnsi="Arial" w:cs="Arial"/>
          <w:sz w:val="24"/>
          <w:szCs w:val="24"/>
          <w:lang w:val="en-GB"/>
        </w:rPr>
        <w:t xml:space="preserve">FC| &lt; 0.5 and adjusted </w:t>
      </w:r>
      <w:commentRangeStart w:id="44"/>
      <w:r w:rsidRPr="009450FC">
        <w:rPr>
          <w:rFonts w:ascii="Arial" w:hAnsi="Arial" w:cs="Arial"/>
          <w:sz w:val="24"/>
          <w:szCs w:val="24"/>
          <w:lang w:val="en-GB"/>
        </w:rPr>
        <w:t>p</w:t>
      </w:r>
      <w:r w:rsidR="00CF494D">
        <w:rPr>
          <w:rFonts w:ascii="Arial" w:hAnsi="Arial" w:cs="Arial"/>
          <w:sz w:val="24"/>
          <w:szCs w:val="24"/>
          <w:lang w:val="en-GB"/>
        </w:rPr>
        <w:t>-</w:t>
      </w:r>
      <w:r w:rsidRPr="009450FC">
        <w:rPr>
          <w:rFonts w:ascii="Arial" w:hAnsi="Arial" w:cs="Arial"/>
          <w:sz w:val="24"/>
          <w:szCs w:val="24"/>
          <w:lang w:val="en-GB"/>
        </w:rPr>
        <w:t>value</w:t>
      </w:r>
      <w:commentRangeEnd w:id="44"/>
      <w:r w:rsidR="008E6C5A" w:rsidRPr="009450FC">
        <w:rPr>
          <w:rStyle w:val="CommentReference"/>
          <w:rFonts w:ascii="Arial" w:hAnsi="Arial" w:cs="Arial"/>
          <w:sz w:val="24"/>
          <w:szCs w:val="24"/>
          <w:lang w:val="en-GB"/>
        </w:rPr>
        <w:commentReference w:id="44"/>
      </w:r>
      <w:r w:rsidRPr="009450FC">
        <w:rPr>
          <w:rFonts w:ascii="Arial" w:hAnsi="Arial" w:cs="Arial"/>
          <w:sz w:val="24"/>
          <w:szCs w:val="24"/>
          <w:lang w:val="en-GB"/>
        </w:rPr>
        <w:t xml:space="preserve"> &gt; 0.05 were considered non-differentially expressed.</w:t>
      </w:r>
      <w:r w:rsidRPr="009450FC">
        <w:rPr>
          <w:rFonts w:ascii="-webkit-standard" w:hAnsi="-webkit-standard" w:hint="eastAsia"/>
          <w:color w:val="000000" w:themeColor="text1"/>
          <w:sz w:val="27"/>
          <w:szCs w:val="27"/>
          <w:lang w:val="en-GB"/>
        </w:rPr>
        <w:t xml:space="preserve"> </w:t>
      </w:r>
    </w:p>
    <w:p w14:paraId="0D93D366" w14:textId="77777777" w:rsidR="00FE7F5C" w:rsidRPr="009450FC" w:rsidRDefault="00FE7F5C" w:rsidP="00FE7F5C">
      <w:pPr>
        <w:pStyle w:val="Heading2"/>
        <w:rPr>
          <w:lang w:val="en-GB"/>
        </w:rPr>
      </w:pPr>
      <w:r w:rsidRPr="009450FC">
        <w:rPr>
          <w:lang w:val="en-GB"/>
        </w:rPr>
        <w:t>Correlations</w:t>
      </w:r>
    </w:p>
    <w:p w14:paraId="7B21AD7E" w14:textId="1B9574D9"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Unless otherwise indicated, Spearman’s correlation coefficients (</w:t>
      </w:r>
      <w:r w:rsidRPr="009450FC">
        <w:rPr>
          <w:rFonts w:ascii="Symbol" w:eastAsia="Symbol" w:hAnsi="Symbol" w:cs="Symbol"/>
          <w:sz w:val="24"/>
          <w:szCs w:val="24"/>
          <w:lang w:val="en-GB"/>
        </w:rPr>
        <w:t>r)</w:t>
      </w:r>
      <w:r w:rsidRPr="009450FC">
        <w:rPr>
          <w:rFonts w:ascii="Arial" w:hAnsi="Arial" w:cs="Arial"/>
          <w:sz w:val="24"/>
          <w:szCs w:val="24"/>
          <w:lang w:val="en-GB"/>
        </w:rPr>
        <w:t xml:space="preserve"> and the associated tests’ p-values were calculated for comparison between gene-level moderated t-statistics of differential expression. For correlations involving transcript length, the canonical (or the longest, in case of ambiguity) transcript obtained from ENSEMBL (v. 108)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{"citationID":"oSVKXZhn","properties":{"formattedCitation":"(56)","plainCitation":"(56)","noteIndex":0},"citationItems":[{"id":"7QlDGlPw/6rGpjaSB","uris":["http://zotero.org/users/local/q86rvdj2/items/9KCRDC56"],"itemData":{"id":71,"type":"article-journal","abstract":"Abstract\n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(56)</w:t>
      </w:r>
      <w:r w:rsidRPr="009450FC">
        <w:rPr>
          <w:rFonts w:ascii="Arial" w:hAnsi="Arial" w:cs="Arial"/>
          <w:sz w:val="24"/>
          <w:szCs w:val="24"/>
          <w:lang w:val="en-GB"/>
        </w:rPr>
        <w:fldChar w:fldCharType="end"/>
      </w:r>
      <w:r w:rsidRPr="009450FC">
        <w:rPr>
          <w:rFonts w:ascii="Arial" w:hAnsi="Arial" w:cs="Arial"/>
          <w:sz w:val="24"/>
          <w:szCs w:val="24"/>
          <w:lang w:val="en-GB"/>
        </w:rPr>
        <w:t xml:space="preserve"> was used. </w:t>
      </w:r>
    </w:p>
    <w:p w14:paraId="5609B8E0" w14:textId="77777777" w:rsidR="00FE7F5C" w:rsidRPr="009450FC" w:rsidRDefault="00FE7F5C" w:rsidP="00FE7F5C">
      <w:pPr>
        <w:pStyle w:val="Heading2"/>
        <w:rPr>
          <w:lang w:val="en-GB"/>
        </w:rPr>
      </w:pPr>
      <w:r w:rsidRPr="009450FC">
        <w:rPr>
          <w:lang w:val="en-GB"/>
        </w:rPr>
        <w:t>GSEA</w:t>
      </w:r>
    </w:p>
    <w:p w14:paraId="4E065E30" w14:textId="4635A821"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each gene expression contrast of interest, such as SG enrichment, GSEA</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{"citationID":"ngsdXvte","properties":{"formattedCitation":"(67)","plainCitation":"(67)","noteIndex":0},"citationItems":[{"id":63,"uris":["http://zotero.org/users/local/q86rvdj2/items/FRT56J38"],"itemData":{"id":63,"type":"article-journal","abstract":"Although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(67)</w:t>
      </w:r>
      <w:r w:rsidRPr="009450FC">
        <w:rPr>
          <w:rFonts w:ascii="Arial" w:hAnsi="Arial" w:cs="Arial"/>
          <w:sz w:val="24"/>
          <w:szCs w:val="24"/>
          <w:lang w:val="en-GB"/>
        </w:rPr>
        <w:fldChar w:fldCharType="end"/>
      </w:r>
      <w:r w:rsidRPr="009450FC">
        <w:rPr>
          <w:rFonts w:ascii="Arial" w:hAnsi="Arial" w:cs="Arial"/>
          <w:sz w:val="24"/>
          <w:szCs w:val="24"/>
          <w:lang w:val="en-GB"/>
        </w:rPr>
        <w:t xml:space="preserve"> was performed using the</w:t>
      </w:r>
      <w:r w:rsidRPr="009450FC">
        <w:rPr>
          <w:sz w:val="24"/>
          <w:szCs w:val="24"/>
          <w:lang w:val="en-GB"/>
        </w:rPr>
        <w:t xml:space="preserve"> </w:t>
      </w:r>
      <w:r w:rsidRPr="009450FC">
        <w:rPr>
          <w:rFonts w:ascii="Cascadia Code" w:hAnsi="Cascadia Code"/>
          <w:sz w:val="24"/>
          <w:szCs w:val="24"/>
          <w:lang w:val="en-GB"/>
        </w:rPr>
        <w:t xml:space="preserve">fgsea </w:t>
      </w:r>
      <w:r w:rsidRPr="009450FC">
        <w:rPr>
          <w:rFonts w:ascii="Arial" w:hAnsi="Arial" w:cs="Arial"/>
          <w:sz w:val="24"/>
          <w:szCs w:val="24"/>
          <w:lang w:val="en-GB"/>
        </w:rPr>
        <w:t>(v1.20.0)</w:t>
      </w:r>
      <w:r w:rsidRPr="009450FC">
        <w:rPr>
          <w:sz w:val="24"/>
          <w:szCs w:val="24"/>
          <w:lang w:val="en-GB"/>
        </w:rPr>
        <w:fldChar w:fldCharType="begin"/>
      </w:r>
      <w:r w:rsidR="001823B1">
        <w:rPr>
          <w:sz w:val="24"/>
          <w:szCs w:val="24"/>
          <w:lang w:val="en-GB"/>
        </w:rPr>
        <w:instrText xml:space="preserve"> ADDIN ZOTERO_ITEM CSL_CITATION {"citationID":"jaGoH04x","properties":{"formattedCitation":"(68)","plainCitation":"(68)","noteIndex":0},"citationItems":[{"id":66,"uris":["http://zotero.org/users/local/q86rvdj2/items/76VJSID8"],"itemData":{"id":66,"type":"article","abstract":"Abstract\n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N."},{"family":"Sergushichev","given":"Alexey"}],"accessed":{"date-parts":[["2025",4,4]]},"issued":{"date-parts":[["2016",6,20]]}}}],"schema":"https://github.com/citation-style-language/schema/raw/master/csl-citation.json"} </w:instrText>
      </w:r>
      <w:r w:rsidRPr="009450FC">
        <w:rPr>
          <w:sz w:val="24"/>
          <w:szCs w:val="24"/>
          <w:lang w:val="en-GB"/>
        </w:rPr>
        <w:fldChar w:fldCharType="separate"/>
      </w:r>
      <w:r w:rsidR="0097304F" w:rsidRPr="0097304F">
        <w:rPr>
          <w:rFonts w:ascii="Aptos" w:hAnsi="Aptos"/>
          <w:sz w:val="24"/>
          <w:lang w:val="en-GB"/>
        </w:rPr>
        <w:t>(68)</w:t>
      </w:r>
      <w:r w:rsidRPr="009450FC">
        <w:rPr>
          <w:sz w:val="24"/>
          <w:szCs w:val="24"/>
          <w:lang w:val="en-GB"/>
        </w:rPr>
        <w:fldChar w:fldCharType="end"/>
      </w:r>
      <w:r w:rsidRPr="009450FC">
        <w:rPr>
          <w:sz w:val="24"/>
          <w:szCs w:val="24"/>
          <w:lang w:val="en-GB"/>
        </w:rPr>
        <w:t xml:space="preserve"> </w:t>
      </w:r>
      <w:r w:rsidRPr="009450FC">
        <w:rPr>
          <w:rFonts w:ascii="Arial" w:hAnsi="Arial" w:cs="Arial"/>
          <w:sz w:val="24"/>
          <w:szCs w:val="24"/>
          <w:lang w:val="en-GB"/>
        </w:rPr>
        <w:t xml:space="preserve">R package. Genes were ranked by t-statistics of </w:t>
      </w:r>
      <w:r w:rsidRPr="009450FC">
        <w:rPr>
          <w:rFonts w:ascii="Arial" w:hAnsi="Arial" w:cs="Arial"/>
          <w:sz w:val="24"/>
          <w:szCs w:val="24"/>
          <w:lang w:val="en-GB"/>
        </w:rPr>
        <w:lastRenderedPageBreak/>
        <w:t>differential expression, ordered from most positive to most negative, and analy</w:t>
      </w:r>
      <w:r>
        <w:rPr>
          <w:rFonts w:ascii="Arial" w:hAnsi="Arial" w:cs="Arial"/>
          <w:sz w:val="24"/>
          <w:szCs w:val="24"/>
          <w:lang w:val="en-GB"/>
        </w:rPr>
        <w:t>s</w:t>
      </w:r>
      <w:r w:rsidRPr="009450FC">
        <w:rPr>
          <w:rFonts w:ascii="Arial" w:hAnsi="Arial" w:cs="Arial"/>
          <w:sz w:val="24"/>
          <w:szCs w:val="24"/>
          <w:lang w:val="en-GB"/>
        </w:rPr>
        <w:t>ed against the Hallmark gene sets</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{"citationID":"d3I1fG7q","properties":{"formattedCitation":"(69)","plainCitation":"(69)","noteIndex":0},"citationItems":[{"id":"7QlDGlPw/tIS3EePM","uris":["http://zotero.org/users/local/q86rvdj2/items/V9EHF5I2"],"itemData":{"id":68,"type":"article-journal","abstract":"The Molecular Signatures Database (MSigDB) is one of the most widely used and comprehensive databases of gene sets for performing gene set enrichment analysis. Since its creation, MSigDB has grown beyond its roots in metabolic disease and cancer to include &gt;10,000 gene sets. These better represent a wider range of biological processes and diseases, but the utility of the database is reduced by increased redundancy across, and heterogeneity within, gene sets. To address this challenge, here we use a combination of automated approaches and expert curation to develop a collection of \"hallmark\" gene sets as part of MSigDB. Each hallmark in this collection consists of a \"refined\" gene set, derived from multiple \"founder\" sets, that conveys a specific biological state or process and displays coherent expression. The hallmarks effectively summarize most of the relevant information of the original founder sets and, by reducing both variation and redundancy, provide more refined and concise inputs for gene set enrichment analysis.","container-title":"Cell Systems","DOI":"10.1016/j.cels.2015.12.004","ISSN":"2405-4712","issue":"6","journalAbbreviation":"Cell Syst","language":"eng","note":"PMID: 26771021\nPMCID: PMC4707969","page":"417-425","source":"PubMed","title":"The Molecular Signatures Database (MSigDB) hallmark gene set collection","volume":"1","author":[{"family":"Liberzon","given":"Arthur"},{"family":"Birger","given":"Chet"},{"family":"Thorvaldsdóttir","given":"Helga"},{"family":"Ghandi","given":"Mahmoud"},{"family":"Mesirov","given":"Jill P."},{"family":"Tamayo","given":"Pablo"}],"issued":{"date-parts":[["2015",12,23]]}}}],"schema":"https://github.com/citation-style-language/schema/raw/master/csl-citation.json"}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(69)</w:t>
      </w:r>
      <w:r w:rsidRPr="009450FC">
        <w:rPr>
          <w:rFonts w:ascii="Arial" w:hAnsi="Arial" w:cs="Arial"/>
          <w:sz w:val="24"/>
          <w:szCs w:val="24"/>
          <w:lang w:val="en-GB"/>
        </w:rPr>
        <w:fldChar w:fldCharType="end"/>
      </w:r>
      <w:r w:rsidRPr="009450FC">
        <w:rPr>
          <w:rFonts w:ascii="Arial" w:hAnsi="Arial" w:cs="Arial"/>
          <w:sz w:val="24"/>
          <w:szCs w:val="24"/>
          <w:lang w:val="en-GB"/>
        </w:rPr>
        <w:t>. The normali</w:t>
      </w:r>
      <w:r>
        <w:rPr>
          <w:rFonts w:ascii="Arial" w:hAnsi="Arial" w:cs="Arial"/>
          <w:sz w:val="24"/>
          <w:szCs w:val="24"/>
          <w:lang w:val="en-GB"/>
        </w:rPr>
        <w:t>s</w:t>
      </w:r>
      <w:r w:rsidRPr="009450FC">
        <w:rPr>
          <w:rFonts w:ascii="Arial" w:hAnsi="Arial" w:cs="Arial"/>
          <w:sz w:val="24"/>
          <w:szCs w:val="24"/>
          <w:lang w:val="en-GB"/>
        </w:rPr>
        <w:t xml:space="preserve">ed enrichment score (NES) was extracted to quantify the extent to which a given gene set is enriched at the extremes of the ranked gene list. Positive and negative NESs indicate gene sets enriched amongst over- and under-expressed genes, respectively. For transcript length enrichment analysis, genes were ordered from the longest to the shortest. </w:t>
      </w:r>
    </w:p>
    <w:p w14:paraId="65583818" w14:textId="77777777" w:rsidR="00FE7F5C" w:rsidRPr="009450FC" w:rsidRDefault="00FE7F5C" w:rsidP="00FE7F5C">
      <w:pPr>
        <w:pStyle w:val="Heading2"/>
        <w:rPr>
          <w:lang w:val="en-GB"/>
        </w:rPr>
      </w:pPr>
      <w:r w:rsidRPr="009450FC">
        <w:rPr>
          <w:lang w:val="en-GB"/>
        </w:rPr>
        <w:t>Centrifugation simulation (Spin-Sim)</w:t>
      </w:r>
    </w:p>
    <w:p w14:paraId="046CD6B3" w14:textId="6977772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Transcript read counts were first normali</w:t>
      </w:r>
      <w:r>
        <w:rPr>
          <w:rFonts w:ascii="Arial" w:hAnsi="Arial" w:cs="Arial"/>
          <w:sz w:val="24"/>
          <w:szCs w:val="24"/>
          <w:lang w:val="en-GB"/>
        </w:rPr>
        <w:t>s</w:t>
      </w:r>
      <w:r w:rsidRPr="009450FC">
        <w:rPr>
          <w:rFonts w:ascii="Arial" w:hAnsi="Arial" w:cs="Arial"/>
          <w:sz w:val="24"/>
          <w:szCs w:val="24"/>
          <w:lang w:val="en-GB"/>
        </w:rPr>
        <w:t>ed to Transcripts Per Million (TPM). Canonical nucleotide sequences for each transcript were retrieved from ENSEMBL</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{"citationID":"RMpM1gHz","properties":{"formattedCitation":"(56)","plainCitation":"(56)","noteIndex":0},"citationItems":[{"id":"7QlDGlPw/6rGpjaSB","uris":["http://zotero.org/users/local/q86rvdj2/items/9KCRDC56"],"itemData":{"id":71,"type":"article-journal","abstract":"Abstract\n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(56)</w:t>
      </w:r>
      <w:r w:rsidRPr="009450FC">
        <w:rPr>
          <w:rFonts w:ascii="Arial" w:hAnsi="Arial" w:cs="Arial"/>
          <w:sz w:val="24"/>
          <w:szCs w:val="24"/>
          <w:lang w:val="en-GB"/>
        </w:rPr>
        <w:fldChar w:fldCharType="end"/>
      </w:r>
      <w:r w:rsidRPr="009450FC">
        <w:rPr>
          <w:rFonts w:ascii="Arial" w:hAnsi="Arial" w:cs="Arial"/>
          <w:sz w:val="24"/>
          <w:szCs w:val="24"/>
          <w:lang w:val="en-GB"/>
        </w:rPr>
        <w:t xml:space="preserve"> to determine nucleotide composition and calculate the molecular weight (MW) of each RNA using</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{"citationID":"YHOBWlLP","properties":{"formattedCitation":"(70)","plainCitation":"(70)","noteIndex":0},"citationItems":[{"id":85,"uris":["http://zotero.org/users/local/q86rvdj2/items/3ZFTTHT6"],"itemData":{"id":85,"type":"document","title":"DNA and RNA Molecular Weights and Conversions","URL":"https://www.thermofisher.com/pt/en/home/references/ambion-tech-support/rna-tools-and-calculators/dna-and-rna-molecular-weights-and-conversions.html","author":[{"family":"Thermo Fisher","given":""}]}}],"schema":"https://github.com/citation-style-language/schema/raw/master/csl-citation.json"}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(70)</w:t>
      </w:r>
      <w:r w:rsidRPr="009450FC">
        <w:rPr>
          <w:rFonts w:ascii="Arial" w:hAnsi="Arial" w:cs="Arial"/>
          <w:sz w:val="24"/>
          <w:szCs w:val="24"/>
          <w:lang w:val="en-GB"/>
        </w:rPr>
        <w:fldChar w:fldCharType="end"/>
      </w:r>
      <w:r w:rsidRPr="009450FC">
        <w:rPr>
          <w:rFonts w:ascii="Arial" w:hAnsi="Arial" w:cs="Arial"/>
          <w:sz w:val="24"/>
          <w:szCs w:val="24"/>
          <w:lang w:val="en-GB"/>
        </w:rPr>
        <w:t>:</w:t>
      </w:r>
    </w:p>
    <w:p w14:paraId="5E754CAB"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MW = (A × 329.2) + (U × 306.2) + (C × 305.2) + (G × 345.2) + 159 g/mol </w:t>
      </w:r>
      <w:r w:rsidRPr="009450FC">
        <w:rPr>
          <w:rFonts w:ascii="Arial" w:hAnsi="Arial" w:cs="Arial"/>
          <w:i/>
          <w:iCs/>
          <w:sz w:val="24"/>
          <w:szCs w:val="24"/>
          <w:lang w:val="en-GB"/>
        </w:rPr>
        <w:t>(1)</w:t>
      </w:r>
    </w:p>
    <w:p w14:paraId="550B2C70" w14:textId="15D3E0CB"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To simulate RNA sedimentation during centrifugation, we applied a simplified particle sedimentation model</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{"citationID":"iIyQysjz","properties":{"formattedCitation":"(71)","plainCitation":"(71)","noteIndex":0},"citationItems":[{"id":170,"uris":["http://zotero.org/users/local/q86rvdj2/items/W5LIRSN5"],"itemData":{"id":170,"type":"article-journal","title":"The ultracentrifuge.","author":[{"family":"Svedberg","given":"Theodor"},{"family":"Pedersen","given":"Kai Oluf"}],"issued":{"date-parts":[["1940"]]}}}],"schema":"https://github.com/citation-style-language/schema/raw/master/csl-citation.json"}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(71)</w:t>
      </w:r>
      <w:r w:rsidRPr="009450FC">
        <w:rPr>
          <w:rFonts w:ascii="Arial" w:hAnsi="Arial" w:cs="Arial"/>
          <w:sz w:val="24"/>
          <w:szCs w:val="24"/>
          <w:lang w:val="en-GB"/>
        </w:rPr>
        <w:fldChar w:fldCharType="end"/>
      </w:r>
      <w:r w:rsidRPr="009450FC">
        <w:rPr>
          <w:rFonts w:ascii="Arial" w:hAnsi="Arial" w:cs="Arial"/>
          <w:sz w:val="24"/>
          <w:szCs w:val="24"/>
          <w:lang w:val="en-GB"/>
        </w:rPr>
        <w:t xml:space="preserve">: </w:t>
      </w:r>
    </w:p>
    <w:p w14:paraId="28B4A93E"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Distance = Sedimentation Coefficient × Acceleration × Time </w:t>
      </w:r>
      <w:r w:rsidRPr="009450FC">
        <w:rPr>
          <w:rFonts w:ascii="Arial" w:hAnsi="Arial" w:cs="Arial"/>
          <w:i/>
          <w:iCs/>
          <w:sz w:val="24"/>
          <w:szCs w:val="24"/>
          <w:lang w:val="en-GB"/>
        </w:rPr>
        <w:t>(2)</w:t>
      </w:r>
    </w:p>
    <w:p w14:paraId="35CD8039" w14:textId="2FD7A5C6" w:rsidR="00FE7F5C" w:rsidRPr="009450FC" w:rsidRDefault="00FE7F5C" w:rsidP="00FE7F5C">
      <w:pPr>
        <w:jc w:val="both"/>
        <w:rPr>
          <w:rFonts w:ascii="Arial" w:hAnsi="Arial" w:cs="Arial"/>
          <w:i/>
          <w:iCs/>
          <w:sz w:val="20"/>
          <w:szCs w:val="20"/>
          <w:lang w:val="en-GB"/>
        </w:rPr>
      </w:pPr>
      <w:r w:rsidRPr="009450FC">
        <w:rPr>
          <w:rFonts w:ascii="Arial" w:hAnsi="Arial" w:cs="Arial"/>
          <w:sz w:val="24"/>
          <w:szCs w:val="24"/>
          <w:lang w:val="en-GB"/>
        </w:rPr>
        <w:t>Since precise sedimentation coefficients depend on transcript-specific features (</w:t>
      </w:r>
      <w:r w:rsidRPr="009450FC">
        <w:rPr>
          <w:rFonts w:ascii="Arial" w:hAnsi="Arial" w:cs="Arial"/>
          <w:i/>
          <w:iCs/>
          <w:sz w:val="24"/>
          <w:szCs w:val="24"/>
          <w:lang w:val="en-GB"/>
        </w:rPr>
        <w:t>e.g.</w:t>
      </w:r>
      <w:r w:rsidRPr="009450FC">
        <w:rPr>
          <w:rFonts w:ascii="Arial" w:hAnsi="Arial" w:cs="Arial"/>
          <w:sz w:val="24"/>
          <w:szCs w:val="24"/>
          <w:lang w:val="en-GB"/>
        </w:rPr>
        <w:t xml:space="preserve">, shape, </w:t>
      </w:r>
      <w:commentRangeStart w:id="45"/>
      <w:r w:rsidRPr="009450FC">
        <w:rPr>
          <w:rFonts w:ascii="Arial" w:hAnsi="Arial" w:cs="Arial"/>
          <w:sz w:val="24"/>
          <w:szCs w:val="24"/>
          <w:lang w:val="en-GB"/>
        </w:rPr>
        <w:t>folding</w:t>
      </w:r>
      <w:commentRangeEnd w:id="45"/>
      <w:r w:rsidR="00FD3B66" w:rsidRPr="009450FC">
        <w:rPr>
          <w:rStyle w:val="CommentReference"/>
          <w:rFonts w:ascii="Arial" w:hAnsi="Arial" w:cs="Arial"/>
          <w:sz w:val="24"/>
          <w:szCs w:val="24"/>
          <w:lang w:val="en-GB"/>
        </w:rPr>
        <w:commentReference w:id="45"/>
      </w:r>
      <w:del w:id="46" w:author="Diana Vieira" w:date="2026-08-26T17:15:00Z" w16du:dateUtc="2026-08-26T16:15:00Z">
        <w:r w:rsidRPr="009450FC" w:rsidDel="00FD3B66">
          <w:rPr>
            <w:rFonts w:ascii="Arial" w:hAnsi="Arial" w:cs="Arial"/>
            <w:sz w:val="24"/>
            <w:szCs w:val="24"/>
            <w:lang w:val="en-GB"/>
          </w:rPr>
          <w:delText>,</w:delText>
        </w:r>
      </w:del>
      <w:r w:rsidRPr="009450FC">
        <w:rPr>
          <w:rFonts w:ascii="Arial" w:hAnsi="Arial" w:cs="Arial"/>
          <w:sz w:val="24"/>
          <w:szCs w:val="24"/>
          <w:lang w:val="en-GB"/>
        </w:rPr>
        <w:t xml:space="preserve"> and hydration), we used a heuristic approximation</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IjqDOmLv","properties":{"formattedCitation":"(72)","plainCitation":"(72)","noteIndex":0},"citationItems":[{"id":"7QlDGlPw/4QFzl1h8","uris":["http://zotero.org/users/local/q86rvdj2/items/G5M8ZFPK"],"itemData":{"id":86,"type":"article-journal","container-title":"Chemosphere","DOI":"10.1016/j.chemosphere.2014.07.013","ISSN":"00456535","journalAbbreviation":"Chemosphere","language":"en","page":"498-503","source":"DOI.org (Crossref)","title":"Effects of molecular weight on the diffusion coefficient of aquatic dissolved organic matter and humic substances","volume":"119","author":[{"family":"Balch","given":"J."},{"family":"Guéguen","given":"C."}],"issued":{"date-parts":[["2015",1]]}}}],"schema":"https://github.com/citation-style-language/schema/raw/master/csl-citation.json"}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(72)</w:t>
      </w:r>
      <w:r w:rsidRPr="009450FC">
        <w:rPr>
          <w:rFonts w:ascii="Arial" w:hAnsi="Arial" w:cs="Arial"/>
          <w:sz w:val="24"/>
          <w:szCs w:val="24"/>
          <w:lang w:val="en-GB"/>
        </w:rPr>
        <w:fldChar w:fldCharType="end"/>
      </w:r>
      <w:r w:rsidRPr="009450FC">
        <w:rPr>
          <w:rFonts w:ascii="Arial" w:hAnsi="Arial" w:cs="Arial"/>
          <w:sz w:val="24"/>
          <w:szCs w:val="24"/>
          <w:lang w:val="en-GB"/>
        </w:rPr>
        <w:t xml:space="preserve"> assuming spherical RNA behavio</w:t>
      </w:r>
      <w:ins w:id="47" w:author="Diana Vieira" w:date="2026-08-26T17:15:00Z" w16du:dateUtc="2026-08-26T16:15:00Z">
        <w:r w:rsidR="00FD3B66">
          <w:rPr>
            <w:rFonts w:ascii="Arial" w:hAnsi="Arial" w:cs="Arial"/>
            <w:sz w:val="24"/>
            <w:szCs w:val="24"/>
            <w:lang w:val="en-GB"/>
          </w:rPr>
          <w:t>u</w:t>
        </w:r>
      </w:ins>
      <w:r w:rsidRPr="009450FC">
        <w:rPr>
          <w:rFonts w:ascii="Arial" w:hAnsi="Arial" w:cs="Arial"/>
          <w:sz w:val="24"/>
          <w:szCs w:val="24"/>
          <w:lang w:val="en-GB"/>
        </w:rPr>
        <w:t xml:space="preserve">r and sedimentation coefficients proportional to the cube root of MW: </w:t>
      </w:r>
    </w:p>
    <w:p w14:paraId="27BCD63D"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Distance = </w:t>
      </w:r>
      <w:r w:rsidRPr="009450FC">
        <w:rPr>
          <w:rFonts w:ascii="Cambria Math" w:hAnsi="Cambria Math" w:cs="Cambria Math"/>
          <w:sz w:val="24"/>
          <w:szCs w:val="24"/>
          <w:lang w:val="en-GB"/>
        </w:rPr>
        <w:t>∛k</w:t>
      </w:r>
      <w:r w:rsidRPr="009450FC">
        <w:rPr>
          <w:rFonts w:ascii="Arial" w:hAnsi="Arial" w:cs="Arial"/>
          <w:sz w:val="24"/>
          <w:szCs w:val="24"/>
          <w:lang w:val="en-GB"/>
        </w:rPr>
        <w:t xml:space="preserve">MW × Acceleration × Time </w:t>
      </w:r>
      <w:r w:rsidRPr="009450FC">
        <w:rPr>
          <w:rFonts w:ascii="Arial" w:hAnsi="Arial" w:cs="Arial"/>
          <w:i/>
          <w:iCs/>
          <w:sz w:val="24"/>
          <w:szCs w:val="24"/>
          <w:lang w:val="en-GB"/>
        </w:rPr>
        <w:t>(3)</w:t>
      </w:r>
    </w:p>
    <w:p w14:paraId="1273993C" w14:textId="24145D4B" w:rsidR="00FE7F5C" w:rsidRPr="009450FC" w:rsidRDefault="00FE7F5C" w:rsidP="00FE7F5C">
      <w:pPr>
        <w:jc w:val="both"/>
        <w:rPr>
          <w:rFonts w:ascii="Arial" w:hAnsi="Arial" w:cs="Arial"/>
          <w:i/>
          <w:iCs/>
          <w:sz w:val="21"/>
          <w:szCs w:val="21"/>
          <w:lang w:val="en-GB"/>
        </w:rPr>
      </w:pPr>
      <w:r w:rsidRPr="009450FC">
        <w:rPr>
          <w:rFonts w:ascii="Arial" w:hAnsi="Arial" w:cs="Arial"/>
          <w:sz w:val="24"/>
          <w:szCs w:val="24"/>
          <w:lang w:val="en-GB"/>
        </w:rPr>
        <w:t>The centrifugation process was modelled after Khong et al. 2017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4uKOR3mm","properties":{"formattedCitation":"(31)","plainCitation":"(31)","noteIndex":0},"citationItems":[{"id":"7QlDGlPw/FbnlmiAa","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(31)</w:t>
      </w:r>
      <w:r w:rsidRPr="009450FC">
        <w:rPr>
          <w:rFonts w:ascii="Arial" w:hAnsi="Arial" w:cs="Arial"/>
          <w:sz w:val="24"/>
          <w:szCs w:val="24"/>
          <w:lang w:val="en-GB"/>
        </w:rPr>
        <w:fldChar w:fldCharType="end"/>
      </w:r>
      <w:r w:rsidRPr="009450FC">
        <w:rPr>
          <w:rFonts w:ascii="Arial" w:hAnsi="Arial" w:cs="Arial"/>
          <w:sz w:val="24"/>
          <w:szCs w:val="24"/>
          <w:lang w:val="en-GB"/>
        </w:rPr>
        <w:t>, assuming initiation from the 1 mL mark in standard 2 mL microcentrifuge tubes (distance from bottom ~2 cm). Each transcript’s sedimentation distance was scaled proportionally to estimate the fraction of each RNA that would sediment. These sedimented proportions were converted back to read counts using:</w:t>
      </w:r>
    </w:p>
    <w:p w14:paraId="77CA59AD"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Counts = ((TPM × Transcript Length) / 10</w:t>
      </w:r>
      <w:r w:rsidRPr="009450FC">
        <w:rPr>
          <w:rFonts w:ascii="Arial" w:hAnsi="Arial" w:cs="Arial"/>
          <w:sz w:val="24"/>
          <w:szCs w:val="24"/>
          <w:vertAlign w:val="superscript"/>
          <w:lang w:val="en-GB"/>
        </w:rPr>
        <w:t>6</w:t>
      </w:r>
      <w:r w:rsidRPr="009450FC">
        <w:rPr>
          <w:rFonts w:ascii="Arial" w:hAnsi="Arial" w:cs="Arial"/>
          <w:sz w:val="24"/>
          <w:szCs w:val="24"/>
          <w:lang w:val="en-GB"/>
        </w:rPr>
        <w:t xml:space="preserve">) × Original Read Depth </w:t>
      </w:r>
      <w:r w:rsidRPr="009450FC">
        <w:rPr>
          <w:rFonts w:ascii="Arial" w:hAnsi="Arial" w:cs="Arial"/>
          <w:i/>
          <w:iCs/>
          <w:sz w:val="24"/>
          <w:szCs w:val="24"/>
          <w:lang w:val="en-GB"/>
        </w:rPr>
        <w:t>(4)</w:t>
      </w:r>
    </w:p>
    <w:p w14:paraId="28DF3B9C"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where </w:t>
      </w:r>
      <w:r w:rsidRPr="009450FC">
        <w:rPr>
          <w:rFonts w:ascii="Arial" w:hAnsi="Arial" w:cs="Arial"/>
          <w:i/>
          <w:iCs/>
          <w:sz w:val="24"/>
          <w:szCs w:val="24"/>
          <w:lang w:val="en-GB"/>
        </w:rPr>
        <w:t>Original Read Depth</w:t>
      </w:r>
      <w:r w:rsidRPr="009450FC">
        <w:rPr>
          <w:rFonts w:ascii="Arial" w:hAnsi="Arial" w:cs="Arial"/>
          <w:sz w:val="24"/>
          <w:szCs w:val="24"/>
          <w:lang w:val="en-GB"/>
        </w:rPr>
        <w:t xml:space="preserve"> corresponds to the total number of reads in the associated SG sample, ensuring consistency between original and simulated datasets. This approach was used for the analyses presented in Figure 2.</w:t>
      </w:r>
    </w:p>
    <w:p w14:paraId="16FE8998" w14:textId="7D3F7250"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RNA modification experiments, transcript MW was adjusted by +14 g/mol for each m6A site</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{"citationID":"jPg0C3nk","properties":{"formattedCitation":"(73)","plainCitation":"(73)","noteIndex":0},"citationItems":[{"id":110,"uris":["http://zotero.org/users/local/q86rvdj2/items/7B7LM8TR"],"itemData":{"id":110,"type":"document","title":"PubChem Compound Summary for CID 102175, N6-Methyladenosine.","URL":"https://pubchem.ncbi.nlm.nih.gov/compound/N6-Methyladenosine","author":[{"literal":"National Center for Biotechnology Information"}],"issued":{"date-parts":[["2025"]]}}}],"schema":"https://github.com/citation-style-language/schema/raw/master/csl-citation.json"}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(73)</w:t>
      </w:r>
      <w:r w:rsidRPr="009450FC">
        <w:rPr>
          <w:rFonts w:ascii="Arial" w:hAnsi="Arial" w:cs="Arial"/>
          <w:sz w:val="24"/>
          <w:szCs w:val="24"/>
          <w:lang w:val="en-GB"/>
        </w:rPr>
        <w:fldChar w:fldCharType="end"/>
      </w:r>
      <w:r w:rsidRPr="009450FC">
        <w:rPr>
          <w:rFonts w:ascii="Arial" w:hAnsi="Arial" w:cs="Arial"/>
          <w:sz w:val="24"/>
          <w:szCs w:val="24"/>
          <w:lang w:val="en-GB"/>
        </w:rPr>
        <w:t xml:space="preserve"> and +42 g/mol for each ac4C site</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{"citationID":"RXDro1S0","properties":{"formattedCitation":"(74)","plainCitation":"(74)","noteIndex":0},"citationItems":[{"id":"7QlDGlPw/JrS3DXrw","uris":["http://zotero.org/users/local/q86rvdj2/items/8W6CN5XQ"],"itemData":{"id":111,"type":"document","title":"PubChem Compound Summary for CID 107461, N4-Acetylcytidine.","URL":"https://pubchem.ncbi.nlm.nih.gov/compound/N4-Acetylcytidine","author":[{"literal":"National Center for Biotechnology Information"}],"issued":{"date-parts":[["2025"]]}}}],"schema":"https://github.com/citation-style-language/schema/raw/master/csl-citation.json"}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(74)</w:t>
      </w:r>
      <w:r w:rsidRPr="009450FC">
        <w:rPr>
          <w:rFonts w:ascii="Arial" w:hAnsi="Arial" w:cs="Arial"/>
          <w:sz w:val="24"/>
          <w:szCs w:val="24"/>
          <w:lang w:val="en-GB"/>
        </w:rPr>
        <w:fldChar w:fldCharType="end"/>
      </w:r>
      <w:r w:rsidRPr="009450FC">
        <w:rPr>
          <w:rFonts w:ascii="Arial" w:hAnsi="Arial" w:cs="Arial"/>
          <w:sz w:val="24"/>
          <w:szCs w:val="24"/>
          <w:lang w:val="en-GB"/>
        </w:rPr>
        <w:t xml:space="preserve">. </w:t>
      </w:r>
    </w:p>
    <w:p w14:paraId="3DF14F5B" w14:textId="556A64FA"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Additional simulations used empirical data from Glauninger 2024</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lbfCAaw","properties":{"formattedCitation":"(33)","plainCitation":"(33)","noteIndex":0},"citationItems":[{"id":"7QlDGlPw/Ue3q6JCf","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(33)</w:t>
      </w:r>
      <w:r w:rsidRPr="009450FC">
        <w:rPr>
          <w:rFonts w:ascii="Arial" w:hAnsi="Arial" w:cs="Arial"/>
          <w:sz w:val="24"/>
          <w:szCs w:val="24"/>
          <w:lang w:val="en-GB"/>
        </w:rPr>
        <w:fldChar w:fldCharType="end"/>
      </w:r>
      <w:r w:rsidRPr="009450FC">
        <w:rPr>
          <w:rFonts w:ascii="Arial" w:hAnsi="Arial" w:cs="Arial"/>
          <w:sz w:val="24"/>
          <w:szCs w:val="24"/>
          <w:lang w:val="en-GB"/>
        </w:rPr>
        <w:t xml:space="preserve">, which measured RNA sedimentation in centrifuged yeast samples. From </w:t>
      </w:r>
      <w:del w:id="48" w:author="Diana Vieira" w:date="2026-08-26T17:16:00Z" w16du:dateUtc="2026-08-26T16:16:00Z">
        <w:r w:rsidRPr="009450FC" w:rsidDel="00AA4226">
          <w:rPr>
            <w:rFonts w:ascii="Arial" w:hAnsi="Arial" w:cs="Arial"/>
            <w:sz w:val="24"/>
            <w:szCs w:val="24"/>
            <w:lang w:val="en-GB"/>
          </w:rPr>
          <w:delText xml:space="preserve">these </w:delText>
        </w:r>
      </w:del>
      <w:ins w:id="49" w:author="Diana Vieira" w:date="2026-08-26T17:16:00Z" w16du:dateUtc="2026-08-26T16:16:00Z">
        <w:r w:rsidR="00AA4226" w:rsidRPr="009450FC">
          <w:rPr>
            <w:rFonts w:ascii="Arial" w:hAnsi="Arial" w:cs="Arial"/>
            <w:sz w:val="24"/>
            <w:szCs w:val="24"/>
            <w:lang w:val="en-GB"/>
          </w:rPr>
          <w:t>th</w:t>
        </w:r>
        <w:r w:rsidR="00AA4226">
          <w:rPr>
            <w:rFonts w:ascii="Arial" w:hAnsi="Arial" w:cs="Arial"/>
            <w:sz w:val="24"/>
            <w:szCs w:val="24"/>
            <w:lang w:val="en-GB"/>
          </w:rPr>
          <w:t>is</w:t>
        </w:r>
        <w:r w:rsidR="00AA4226" w:rsidRPr="009450FC">
          <w:rPr>
            <w:rFonts w:ascii="Arial" w:hAnsi="Arial" w:cs="Arial"/>
            <w:sz w:val="24"/>
            <w:szCs w:val="24"/>
            <w:lang w:val="en-GB"/>
          </w:rPr>
          <w:t xml:space="preserve"> </w:t>
        </w:r>
      </w:ins>
      <w:r w:rsidRPr="009450FC">
        <w:rPr>
          <w:rFonts w:ascii="Arial" w:hAnsi="Arial" w:cs="Arial"/>
          <w:sz w:val="24"/>
          <w:szCs w:val="24"/>
          <w:lang w:val="en-GB"/>
        </w:rPr>
        <w:t xml:space="preserve">dataset’s azide stressed samples, which we considered </w:t>
      </w:r>
      <w:del w:id="50" w:author="Diana Vieira" w:date="2026-08-26T17:17:00Z" w16du:dateUtc="2026-08-26T16:17:00Z">
        <w:r w:rsidRPr="009450FC" w:rsidDel="00AA4226">
          <w:rPr>
            <w:rFonts w:ascii="Arial" w:hAnsi="Arial" w:cs="Arial"/>
            <w:sz w:val="24"/>
            <w:szCs w:val="24"/>
            <w:lang w:val="en-GB"/>
          </w:rPr>
          <w:delText>was the most similar</w:delText>
        </w:r>
      </w:del>
      <w:ins w:id="51" w:author="Diana Vieira" w:date="2026-08-26T17:17:00Z" w16du:dateUtc="2026-08-26T16:17:00Z">
        <w:r w:rsidR="00AA4226">
          <w:rPr>
            <w:rFonts w:ascii="Arial" w:hAnsi="Arial" w:cs="Arial"/>
            <w:sz w:val="24"/>
            <w:szCs w:val="24"/>
            <w:lang w:val="en-GB"/>
          </w:rPr>
          <w:t>comparable</w:t>
        </w:r>
      </w:ins>
      <w:r w:rsidRPr="009450FC">
        <w:rPr>
          <w:rFonts w:ascii="Arial" w:hAnsi="Arial" w:cs="Arial"/>
          <w:sz w:val="24"/>
          <w:szCs w:val="24"/>
          <w:lang w:val="en-GB"/>
        </w:rPr>
        <w:t xml:space="preserve"> to the commonly used arsenite (Figure 1B) as </w:t>
      </w:r>
      <w:del w:id="52" w:author="Diana Vieira" w:date="2026-08-26T17:17:00Z" w16du:dateUtc="2026-08-26T16:17:00Z">
        <w:r w:rsidRPr="009450FC" w:rsidDel="00AA4226">
          <w:rPr>
            <w:rFonts w:ascii="Arial" w:hAnsi="Arial" w:cs="Arial"/>
            <w:sz w:val="24"/>
            <w:szCs w:val="24"/>
            <w:lang w:val="en-GB"/>
          </w:rPr>
          <w:delText xml:space="preserve">they </w:delText>
        </w:r>
      </w:del>
      <w:r w:rsidRPr="009450FC">
        <w:rPr>
          <w:rFonts w:ascii="Arial" w:hAnsi="Arial" w:cs="Arial"/>
          <w:sz w:val="24"/>
          <w:szCs w:val="24"/>
          <w:lang w:val="en-GB"/>
        </w:rPr>
        <w:t>both cause oxidative stress</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{"citationID":"8I5cOIjc","properties":{"formattedCitation":"(75)","plainCitation":"(75)","noteIndex":0},"citationItems":[{"id":171,"uris":["http://zotero.org/users/local/q86rvdj2/items/TFBU9PGL"],"itemData":{"id":171,"type":"article-journal","abstract":"Sodium azide is a commonly used cytochrome oxidase inhibitor that leads to translation repression and RNA granule assembly. The global changes in mRNA abundance in response to this stressor are unknown. RGG-motif proteins Scd6 and Sbp1 are translation-repressors and decapping-activators that localize to and affect the assembly of RNA granules in response to sodium azide stress. Transcriptome-wide effects of these proteins remain unknown. To address this, we have sequenced transcriptome of the: a) wild type strain under unstressed and sodium azide stress, b) Δscd6 and Δsbp1 strains under unstressed and sodium azide stress. Transcriptome analysis identified altered abundance of many transcripts belonging to stress-responsive pathways which were further validated by qRT-PCR results. Abundance of several transcripts was altered in Δscd6/Δsbp1 under normal conditions and upon stress. Overall, this study provides critical insights into transcriptome changes in response to sodium azide stress and the role of RGG-motif proteins in these changes.","container-title":"Genomics","DOI":"10.1016/j.ygeno.2020.05.001","ISSN":"1089-8646","issue":"5","journalAbbreviation":"Genomics","language":"eng","page":"2978-2989","PMID":"32437849","PMCID":"PMC7116212","source":"PubMed","title":"Elucidation of the RNA-granule inducing sodium azide stress response through transcriptome analysis","volume":"112","author":[{"family":"Garg","given":"Mani"},{"family":"Poornima","given":"Gopalakrishna"},{"family":"Rajyaguru","given":"Purusharth I."}],"issued":{"date-parts":[["2020",9]]}}}],"schema":"https://github.com/citation-style-language/schema/raw/master/csl-citation.json"}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(75)</w:t>
      </w:r>
      <w:r w:rsidRPr="009450FC">
        <w:rPr>
          <w:rFonts w:ascii="Arial" w:hAnsi="Arial" w:cs="Arial"/>
          <w:sz w:val="24"/>
          <w:szCs w:val="24"/>
          <w:lang w:val="en-GB"/>
        </w:rPr>
        <w:fldChar w:fldCharType="end"/>
      </w:r>
      <w:r w:rsidRPr="009450FC">
        <w:rPr>
          <w:rFonts w:ascii="Arial" w:hAnsi="Arial" w:cs="Arial"/>
          <w:sz w:val="24"/>
          <w:szCs w:val="24"/>
          <w:lang w:val="en-GB"/>
        </w:rPr>
        <w:t>, we derived a linear model relating RNA length to sedimentation coefficient, which showed slightly stronger correlation than MW. After testing different models, we used the cube root of RNA length to fit the final model:</w:t>
      </w:r>
    </w:p>
    <w:p w14:paraId="6D7E264E"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lastRenderedPageBreak/>
        <w:t xml:space="preserve">Sedimentation Coefficient = </w:t>
      </w:r>
      <w:r w:rsidRPr="009450FC">
        <w:rPr>
          <w:rFonts w:ascii="Cambria Math" w:hAnsi="Cambria Math" w:cs="Cambria Math"/>
          <w:sz w:val="24"/>
          <w:szCs w:val="24"/>
          <w:lang w:val="en-GB"/>
        </w:rPr>
        <w:t>∛</w:t>
      </w:r>
      <w:r w:rsidRPr="009450FC">
        <w:rPr>
          <w:rFonts w:ascii="Arial" w:hAnsi="Arial" w:cs="Arial"/>
          <w:sz w:val="24"/>
          <w:szCs w:val="24"/>
          <w:lang w:val="en-GB"/>
        </w:rPr>
        <w:t>(RNA Length) × 6.09 × 10</w:t>
      </w:r>
      <w:r w:rsidRPr="009450FC">
        <w:rPr>
          <w:rFonts w:ascii="Cambria Math" w:hAnsi="Cambria Math" w:cs="Cambria Math"/>
          <w:sz w:val="24"/>
          <w:szCs w:val="24"/>
          <w:lang w:val="en-GB"/>
        </w:rPr>
        <w:t>⁻</w:t>
      </w:r>
      <w:r w:rsidRPr="009450FC">
        <w:rPr>
          <w:rFonts w:ascii="Arial" w:hAnsi="Arial" w:cs="Arial"/>
          <w:sz w:val="24"/>
          <w:szCs w:val="24"/>
          <w:lang w:val="en-GB"/>
        </w:rPr>
        <w:t>¹¹ + 3.88 × 10</w:t>
      </w:r>
      <w:r w:rsidRPr="009450FC">
        <w:rPr>
          <w:rFonts w:ascii="Cambria Math" w:hAnsi="Cambria Math" w:cs="Cambria Math"/>
          <w:sz w:val="24"/>
          <w:szCs w:val="24"/>
          <w:lang w:val="en-GB"/>
        </w:rPr>
        <w:t>⁻</w:t>
      </w:r>
      <w:r w:rsidRPr="009450FC">
        <w:rPr>
          <w:rFonts w:ascii="Arial" w:hAnsi="Arial" w:cs="Arial"/>
          <w:sz w:val="24"/>
          <w:szCs w:val="24"/>
          <w:lang w:val="en-GB"/>
        </w:rPr>
        <w:t xml:space="preserve">¹⁰ </w:t>
      </w:r>
      <w:r w:rsidRPr="009450FC">
        <w:rPr>
          <w:rFonts w:ascii="Arial" w:hAnsi="Arial" w:cs="Arial"/>
          <w:i/>
          <w:iCs/>
          <w:sz w:val="24"/>
          <w:szCs w:val="24"/>
          <w:lang w:val="en-GB"/>
        </w:rPr>
        <w:t>(5)</w:t>
      </w:r>
    </w:p>
    <w:p w14:paraId="1B906CC8" w14:textId="413F8BE4"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Mitochondrial RNAs exhibited disproportionately high sedimentation relative to size, so we derived a separate equation for them using a linear model relating RNA length to sedimentation coefficient, considering only mitochondrial</w:t>
      </w:r>
      <w:ins w:id="53" w:author="Diana Vieira" w:date="2026-08-26T17:17:00Z" w16du:dateUtc="2026-08-26T16:17:00Z">
        <w:r w:rsidR="00AA4226">
          <w:rPr>
            <w:rFonts w:ascii="Arial" w:hAnsi="Arial" w:cs="Arial"/>
            <w:sz w:val="24"/>
            <w:szCs w:val="24"/>
            <w:lang w:val="en-GB"/>
          </w:rPr>
          <w:t>ly</w:t>
        </w:r>
      </w:ins>
      <w:r w:rsidRPr="009450FC">
        <w:rPr>
          <w:rFonts w:ascii="Arial" w:hAnsi="Arial" w:cs="Arial"/>
          <w:sz w:val="24"/>
          <w:szCs w:val="24"/>
          <w:lang w:val="en-GB"/>
        </w:rPr>
        <w:t xml:space="preserve"> encoded RNAs:</w:t>
      </w:r>
    </w:p>
    <w:p w14:paraId="0EAA049C"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MT Sedimentation Coefficient = </w:t>
      </w:r>
      <w:r w:rsidRPr="009450FC">
        <w:rPr>
          <w:rFonts w:ascii="Cambria Math" w:hAnsi="Cambria Math" w:cs="Cambria Math"/>
          <w:sz w:val="24"/>
          <w:szCs w:val="24"/>
          <w:lang w:val="en-GB"/>
        </w:rPr>
        <w:t>∛</w:t>
      </w:r>
      <w:r w:rsidRPr="009450FC">
        <w:rPr>
          <w:rFonts w:ascii="Arial" w:hAnsi="Arial" w:cs="Arial"/>
          <w:sz w:val="24"/>
          <w:szCs w:val="24"/>
          <w:lang w:val="en-GB"/>
        </w:rPr>
        <w:t>(RNA Length) × 3.23 × 10</w:t>
      </w:r>
      <w:r w:rsidRPr="009450FC">
        <w:rPr>
          <w:rFonts w:ascii="Cambria Math" w:hAnsi="Cambria Math" w:cs="Cambria Math"/>
          <w:sz w:val="24"/>
          <w:szCs w:val="24"/>
          <w:lang w:val="en-GB"/>
        </w:rPr>
        <w:t>⁻</w:t>
      </w:r>
      <w:r w:rsidRPr="009450FC">
        <w:rPr>
          <w:rFonts w:ascii="Arial" w:hAnsi="Arial" w:cs="Arial"/>
          <w:sz w:val="24"/>
          <w:szCs w:val="24"/>
          <w:lang w:val="en-GB"/>
        </w:rPr>
        <w:t>¹¹ + 1.17 × 10</w:t>
      </w:r>
      <w:r w:rsidRPr="009450FC">
        <w:rPr>
          <w:rFonts w:ascii="Cambria Math" w:hAnsi="Cambria Math" w:cs="Cambria Math"/>
          <w:sz w:val="24"/>
          <w:szCs w:val="24"/>
          <w:lang w:val="en-GB"/>
        </w:rPr>
        <w:t>⁻</w:t>
      </w:r>
      <w:r w:rsidRPr="009450FC">
        <w:rPr>
          <w:rFonts w:ascii="Arial" w:hAnsi="Arial" w:cs="Arial"/>
          <w:sz w:val="24"/>
          <w:szCs w:val="24"/>
          <w:lang w:val="en-GB"/>
        </w:rPr>
        <w:t xml:space="preserve">⁹ </w:t>
      </w:r>
      <w:r w:rsidRPr="009450FC">
        <w:rPr>
          <w:rFonts w:ascii="Arial" w:hAnsi="Arial" w:cs="Arial"/>
          <w:i/>
          <w:iCs/>
          <w:sz w:val="24"/>
          <w:szCs w:val="24"/>
          <w:lang w:val="en-GB"/>
        </w:rPr>
        <w:t>(6)</w:t>
      </w:r>
    </w:p>
    <w:p w14:paraId="2B7F80E2"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As before, sedimented RNA abundances were converted back to read counts using equation </w:t>
      </w:r>
      <w:r w:rsidRPr="009450FC">
        <w:rPr>
          <w:rFonts w:ascii="Arial" w:hAnsi="Arial" w:cs="Arial"/>
          <w:i/>
          <w:iCs/>
          <w:sz w:val="24"/>
          <w:szCs w:val="24"/>
          <w:lang w:val="en-GB"/>
        </w:rPr>
        <w:t>(4)</w:t>
      </w:r>
      <w:r w:rsidRPr="009450FC">
        <w:rPr>
          <w:rFonts w:ascii="Arial" w:hAnsi="Arial" w:cs="Arial"/>
          <w:sz w:val="24"/>
          <w:szCs w:val="24"/>
          <w:lang w:val="en-GB"/>
        </w:rPr>
        <w:t xml:space="preserve">. </w:t>
      </w:r>
    </w:p>
    <w:p w14:paraId="3F62EB86" w14:textId="77777777" w:rsidR="001B750D" w:rsidRPr="002C281C" w:rsidRDefault="001B750D" w:rsidP="001B750D">
      <w:pPr>
        <w:pStyle w:val="Heading2"/>
        <w:rPr>
          <w:lang w:val="en-GB"/>
        </w:rPr>
      </w:pPr>
      <w:r>
        <w:rPr>
          <w:lang w:val="en-GB"/>
        </w:rPr>
        <w:t>Consensus SG Transcriptome</w:t>
      </w:r>
    </w:p>
    <w:p w14:paraId="50F24D2E" w14:textId="6E79A470" w:rsidR="001B750D" w:rsidRPr="009450FC" w:rsidRDefault="001B750D" w:rsidP="001B750D">
      <w:pPr>
        <w:rPr>
          <w:rFonts w:ascii="Arial" w:hAnsi="Arial" w:cs="Arial"/>
          <w:sz w:val="24"/>
          <w:szCs w:val="24"/>
          <w:lang w:val="en-GB"/>
        </w:rPr>
      </w:pPr>
      <w:r w:rsidRPr="009450FC">
        <w:rPr>
          <w:rFonts w:ascii="Arial" w:hAnsi="Arial" w:cs="Arial"/>
          <w:sz w:val="24"/>
          <w:szCs w:val="24"/>
          <w:lang w:val="en-GB"/>
        </w:rPr>
        <w:t xml:space="preserve">To derive a consensus </w:t>
      </w:r>
      <w:r w:rsidR="00E14B7D">
        <w:rPr>
          <w:rFonts w:ascii="Arial" w:hAnsi="Arial" w:cs="Arial"/>
          <w:sz w:val="24"/>
          <w:szCs w:val="24"/>
          <w:lang w:val="en-GB"/>
        </w:rPr>
        <w:t>SG transcriptomic signature</w:t>
      </w:r>
      <w:r w:rsidRPr="009450FC">
        <w:rPr>
          <w:rFonts w:ascii="Arial" w:hAnsi="Arial" w:cs="Arial"/>
          <w:sz w:val="24"/>
          <w:szCs w:val="24"/>
          <w:lang w:val="en-GB"/>
        </w:rPr>
        <w:t xml:space="preserve">, we computed </w:t>
      </w:r>
      <w:r w:rsidR="00850FBE">
        <w:rPr>
          <w:rFonts w:ascii="Arial" w:hAnsi="Arial" w:cs="Arial"/>
          <w:sz w:val="24"/>
          <w:szCs w:val="24"/>
          <w:lang w:val="en-GB"/>
        </w:rPr>
        <w:t>the</w:t>
      </w:r>
      <w:r w:rsidRPr="009450FC">
        <w:rPr>
          <w:rFonts w:ascii="Arial" w:hAnsi="Arial" w:cs="Arial"/>
          <w:sz w:val="24"/>
          <w:szCs w:val="24"/>
          <w:lang w:val="en-GB"/>
        </w:rPr>
        <w:t xml:space="preserve"> </w:t>
      </w:r>
      <w:r w:rsidR="00850FBE">
        <w:rPr>
          <w:rFonts w:ascii="Arial" w:hAnsi="Arial" w:cs="Arial"/>
          <w:sz w:val="24"/>
          <w:szCs w:val="24"/>
          <w:lang w:val="en-GB"/>
        </w:rPr>
        <w:t>mean</w:t>
      </w:r>
      <w:r w:rsidRPr="009450FC">
        <w:rPr>
          <w:rFonts w:ascii="Arial" w:hAnsi="Arial" w:cs="Arial"/>
          <w:sz w:val="24"/>
          <w:szCs w:val="24"/>
          <w:lang w:val="en-GB"/>
        </w:rPr>
        <w:t xml:space="preserve"> of per-gene t-statistics </w:t>
      </w:r>
      <w:r w:rsidR="00E14B7D">
        <w:rPr>
          <w:rFonts w:ascii="Arial" w:hAnsi="Arial" w:cs="Arial"/>
          <w:sz w:val="24"/>
          <w:szCs w:val="24"/>
          <w:lang w:val="en-GB"/>
        </w:rPr>
        <w:t xml:space="preserve">of </w:t>
      </w:r>
      <w:r w:rsidR="00E14B7D" w:rsidRPr="009450FC">
        <w:rPr>
          <w:rFonts w:ascii="Arial" w:hAnsi="Arial" w:cs="Arial"/>
          <w:sz w:val="24"/>
          <w:szCs w:val="24"/>
          <w:lang w:val="en-GB"/>
        </w:rPr>
        <w:t>differential expression</w:t>
      </w:r>
      <w:r w:rsidR="00E14B7D">
        <w:rPr>
          <w:rFonts w:ascii="Arial" w:hAnsi="Arial" w:cs="Arial"/>
          <w:sz w:val="24"/>
          <w:szCs w:val="24"/>
          <w:lang w:val="en-GB"/>
        </w:rPr>
        <w:t xml:space="preserve"> between SGs and </w:t>
      </w:r>
      <w:r w:rsidR="00944289">
        <w:rPr>
          <w:rFonts w:ascii="Arial" w:hAnsi="Arial" w:cs="Arial"/>
          <w:sz w:val="24"/>
          <w:szCs w:val="24"/>
          <w:lang w:val="en-GB"/>
        </w:rPr>
        <w:t>respective controls</w:t>
      </w:r>
      <w:r w:rsidR="00E14B7D" w:rsidRPr="009450FC">
        <w:rPr>
          <w:rFonts w:ascii="Arial" w:hAnsi="Arial" w:cs="Arial"/>
          <w:sz w:val="24"/>
          <w:szCs w:val="24"/>
          <w:lang w:val="en-GB"/>
        </w:rPr>
        <w:t xml:space="preserve"> </w:t>
      </w:r>
      <w:r w:rsidRPr="009450FC">
        <w:rPr>
          <w:rFonts w:ascii="Arial" w:hAnsi="Arial" w:cs="Arial"/>
          <w:sz w:val="24"/>
          <w:szCs w:val="24"/>
          <w:lang w:val="en-GB"/>
        </w:rPr>
        <w:t xml:space="preserve">across </w:t>
      </w:r>
      <w:r>
        <w:rPr>
          <w:rFonts w:ascii="Arial" w:hAnsi="Arial" w:cs="Arial"/>
          <w:sz w:val="24"/>
          <w:szCs w:val="24"/>
          <w:lang w:val="en-GB"/>
        </w:rPr>
        <w:t>dataset</w:t>
      </w:r>
      <w:r w:rsidR="00C242BF">
        <w:rPr>
          <w:rFonts w:ascii="Arial" w:hAnsi="Arial" w:cs="Arial"/>
          <w:sz w:val="24"/>
          <w:szCs w:val="24"/>
          <w:lang w:val="en-GB"/>
        </w:rPr>
        <w:t>s</w:t>
      </w:r>
      <w:r w:rsidR="00D352C6">
        <w:rPr>
          <w:rFonts w:ascii="Arial" w:hAnsi="Arial" w:cs="Arial"/>
          <w:sz w:val="24"/>
          <w:szCs w:val="24"/>
          <w:lang w:val="en-GB"/>
        </w:rPr>
        <w:t>, including only</w:t>
      </w:r>
      <w:r w:rsidRPr="009450FC">
        <w:rPr>
          <w:rFonts w:ascii="Arial" w:hAnsi="Arial" w:cs="Arial"/>
          <w:sz w:val="24"/>
          <w:szCs w:val="24"/>
          <w:lang w:val="en-GB"/>
        </w:rPr>
        <w:t xml:space="preserve"> </w:t>
      </w:r>
      <w:r w:rsidR="00D352C6">
        <w:rPr>
          <w:rFonts w:ascii="Arial" w:hAnsi="Arial" w:cs="Arial"/>
          <w:sz w:val="24"/>
          <w:szCs w:val="24"/>
          <w:lang w:val="en-GB"/>
        </w:rPr>
        <w:t>g</w:t>
      </w:r>
      <w:r w:rsidRPr="009450FC">
        <w:rPr>
          <w:rFonts w:ascii="Arial" w:hAnsi="Arial" w:cs="Arial"/>
          <w:sz w:val="24"/>
          <w:szCs w:val="24"/>
          <w:lang w:val="en-GB"/>
        </w:rPr>
        <w:t xml:space="preserve">enes </w:t>
      </w:r>
      <w:r>
        <w:rPr>
          <w:rFonts w:ascii="Arial" w:hAnsi="Arial" w:cs="Arial"/>
          <w:sz w:val="24"/>
          <w:szCs w:val="24"/>
          <w:lang w:val="en-GB"/>
        </w:rPr>
        <w:t>present in all datasets</w:t>
      </w:r>
      <w:r w:rsidRPr="009450FC">
        <w:rPr>
          <w:rFonts w:ascii="Arial" w:hAnsi="Arial" w:cs="Arial"/>
          <w:sz w:val="24"/>
          <w:szCs w:val="24"/>
          <w:lang w:val="en-GB"/>
        </w:rPr>
        <w:t>, allowing the resulting consensus signal to remain directly interpretable in t-statistic units for downstream analyses</w:t>
      </w:r>
      <w:r>
        <w:rPr>
          <w:rFonts w:ascii="Arial" w:hAnsi="Arial" w:cs="Arial"/>
          <w:sz w:val="24"/>
          <w:szCs w:val="24"/>
          <w:lang w:val="en-GB"/>
        </w:rPr>
        <w:t>.</w:t>
      </w:r>
    </w:p>
    <w:p w14:paraId="117030AD" w14:textId="77777777" w:rsidR="00FE7F5C" w:rsidRPr="009450FC" w:rsidRDefault="00FE7F5C" w:rsidP="00FE7F5C">
      <w:pPr>
        <w:pStyle w:val="Heading2"/>
        <w:rPr>
          <w:lang w:val="en-GB"/>
        </w:rPr>
      </w:pPr>
      <w:r w:rsidRPr="009450FC">
        <w:rPr>
          <w:lang w:val="en-GB"/>
        </w:rPr>
        <w:t xml:space="preserve">U-2 OS growth conditions </w:t>
      </w:r>
    </w:p>
    <w:p w14:paraId="180824EE" w14:textId="78C379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Human osteosarcoma U-2 OS cells were cultured in </w:t>
      </w:r>
      <w:ins w:id="54" w:author="Diana Vieira" w:date="2026-08-26T17:18:00Z" w16du:dateUtc="2026-08-26T16:18:00Z">
        <w:r w:rsidR="00AA4226" w:rsidRPr="009450FC">
          <w:rPr>
            <w:rFonts w:ascii="Arial" w:hAnsi="Arial" w:cs="Arial"/>
            <w:sz w:val="24"/>
            <w:szCs w:val="24"/>
            <w:lang w:val="en-GB"/>
          </w:rPr>
          <w:t>high</w:t>
        </w:r>
        <w:r w:rsidR="00AA4226">
          <w:rPr>
            <w:rFonts w:ascii="Arial" w:hAnsi="Arial" w:cs="Arial"/>
            <w:sz w:val="24"/>
            <w:szCs w:val="24"/>
            <w:lang w:val="en-GB"/>
          </w:rPr>
          <w:t>-</w:t>
        </w:r>
        <w:r w:rsidR="00AA4226" w:rsidRPr="009450FC">
          <w:rPr>
            <w:rFonts w:ascii="Arial" w:hAnsi="Arial" w:cs="Arial"/>
            <w:sz w:val="24"/>
            <w:szCs w:val="24"/>
            <w:lang w:val="en-GB"/>
          </w:rPr>
          <w:t>glucose</w:t>
        </w:r>
        <w:r w:rsidR="00AA4226" w:rsidRPr="009450FC">
          <w:rPr>
            <w:rFonts w:ascii="Arial" w:hAnsi="Arial" w:cs="Arial"/>
            <w:sz w:val="24"/>
            <w:szCs w:val="24"/>
            <w:lang w:val="en-GB"/>
          </w:rPr>
          <w:t xml:space="preserve"> </w:t>
        </w:r>
      </w:ins>
      <w:r w:rsidRPr="009450FC">
        <w:rPr>
          <w:rFonts w:ascii="Arial" w:hAnsi="Arial" w:cs="Arial"/>
          <w:sz w:val="24"/>
          <w:szCs w:val="24"/>
          <w:lang w:val="en-GB"/>
        </w:rPr>
        <w:t xml:space="preserve">DMEM </w:t>
      </w:r>
      <w:del w:id="55" w:author="Diana Vieira" w:date="2026-08-26T17:18:00Z" w16du:dateUtc="2026-08-26T16:18:00Z">
        <w:r w:rsidRPr="009450FC" w:rsidDel="00AA4226">
          <w:rPr>
            <w:rFonts w:ascii="Arial" w:hAnsi="Arial" w:cs="Arial"/>
            <w:sz w:val="24"/>
            <w:szCs w:val="24"/>
            <w:lang w:val="en-GB"/>
          </w:rPr>
          <w:delText xml:space="preserve">(high glucose) </w:delText>
        </w:r>
      </w:del>
      <w:r w:rsidRPr="009450FC">
        <w:rPr>
          <w:rFonts w:ascii="Arial" w:hAnsi="Arial" w:cs="Arial"/>
          <w:sz w:val="24"/>
          <w:szCs w:val="24"/>
          <w:lang w:val="en-GB"/>
        </w:rPr>
        <w:t>supplemented with 10% fetal bovine serum. Cells were plated on glass coverslips in 24-well plates and used for all experimental procedures.</w:t>
      </w:r>
    </w:p>
    <w:p w14:paraId="0B7D8E43"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Reagents and material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6AC764F9" w14:textId="77777777" w:rsidR="00FE7F5C" w:rsidRPr="009450FC" w:rsidRDefault="00FE7F5C" w:rsidP="00FE7F5C">
      <w:pPr>
        <w:pStyle w:val="Heading2"/>
        <w:rPr>
          <w:lang w:val="en-GB"/>
        </w:rPr>
      </w:pPr>
      <w:r w:rsidRPr="009450FC">
        <w:rPr>
          <w:lang w:val="en-GB"/>
        </w:rPr>
        <w:t>Stress conditions</w:t>
      </w:r>
    </w:p>
    <w:p w14:paraId="7E798CFB" w14:textId="33EA1E45" w:rsidR="00FE7F5C" w:rsidRPr="009450FC" w:rsidRDefault="00FE7F5C" w:rsidP="00FE7F5C">
      <w:pPr>
        <w:rPr>
          <w:rFonts w:ascii="Arial" w:hAnsi="Arial" w:cs="Arial"/>
          <w:sz w:val="24"/>
          <w:szCs w:val="24"/>
          <w:lang w:val="en-GB"/>
        </w:rPr>
      </w:pPr>
      <w:commentRangeStart w:id="56"/>
      <w:r w:rsidRPr="009450FC">
        <w:rPr>
          <w:rFonts w:ascii="Arial" w:hAnsi="Arial" w:cs="Arial"/>
          <w:sz w:val="24"/>
          <w:szCs w:val="24"/>
          <w:lang w:val="en-GB"/>
        </w:rPr>
        <w:t>To examine mRNA locali</w:t>
      </w:r>
      <w:r>
        <w:rPr>
          <w:rFonts w:ascii="Arial" w:hAnsi="Arial" w:cs="Arial"/>
          <w:sz w:val="24"/>
          <w:szCs w:val="24"/>
          <w:lang w:val="en-GB"/>
        </w:rPr>
        <w:t>s</w:t>
      </w:r>
      <w:r w:rsidRPr="009450FC">
        <w:rPr>
          <w:rFonts w:ascii="Arial" w:hAnsi="Arial" w:cs="Arial"/>
          <w:sz w:val="24"/>
          <w:szCs w:val="24"/>
          <w:lang w:val="en-GB"/>
        </w:rPr>
        <w:t>ation under stress</w:t>
      </w:r>
      <w:commentRangeEnd w:id="56"/>
      <w:r w:rsidR="00AA4226" w:rsidRPr="009450FC">
        <w:rPr>
          <w:rStyle w:val="CommentReference"/>
          <w:rFonts w:ascii="Arial" w:hAnsi="Arial" w:cs="Arial"/>
          <w:sz w:val="24"/>
          <w:szCs w:val="24"/>
          <w:lang w:val="en-GB"/>
        </w:rPr>
        <w:commentReference w:id="56"/>
      </w:r>
      <w:r w:rsidRPr="009450FC">
        <w:rPr>
          <w:rFonts w:ascii="Arial" w:hAnsi="Arial" w:cs="Arial"/>
          <w:sz w:val="24"/>
          <w:szCs w:val="24"/>
          <w:lang w:val="en-GB"/>
        </w:rPr>
        <w:t xml:space="preserve">, when 80% </w:t>
      </w:r>
      <w:del w:id="57" w:author="Diana Vieira" w:date="2026-08-26T17:18:00Z" w16du:dateUtc="2026-08-26T16:18:00Z">
        <w:r w:rsidRPr="009450FC" w:rsidDel="00AA4226">
          <w:rPr>
            <w:rFonts w:ascii="Arial" w:hAnsi="Arial" w:cs="Arial"/>
            <w:sz w:val="24"/>
            <w:szCs w:val="24"/>
            <w:lang w:val="en-GB"/>
          </w:rPr>
          <w:delText xml:space="preserve">confluency </w:delText>
        </w:r>
      </w:del>
      <w:ins w:id="58" w:author="Diana Vieira" w:date="2026-08-26T17:18:00Z" w16du:dateUtc="2026-08-26T16:18:00Z">
        <w:r w:rsidR="00AA4226" w:rsidRPr="009450FC">
          <w:rPr>
            <w:rFonts w:ascii="Arial" w:hAnsi="Arial" w:cs="Arial"/>
            <w:sz w:val="24"/>
            <w:szCs w:val="24"/>
            <w:lang w:val="en-GB"/>
          </w:rPr>
          <w:t>confluenc</w:t>
        </w:r>
        <w:r w:rsidR="00AA4226">
          <w:rPr>
            <w:rFonts w:ascii="Arial" w:hAnsi="Arial" w:cs="Arial"/>
            <w:sz w:val="24"/>
            <w:szCs w:val="24"/>
            <w:lang w:val="en-GB"/>
          </w:rPr>
          <w:t>e</w:t>
        </w:r>
        <w:r w:rsidR="00AA4226" w:rsidRPr="009450FC">
          <w:rPr>
            <w:rFonts w:ascii="Arial" w:hAnsi="Arial" w:cs="Arial"/>
            <w:sz w:val="24"/>
            <w:szCs w:val="24"/>
            <w:lang w:val="en-GB"/>
          </w:rPr>
          <w:t xml:space="preserve"> </w:t>
        </w:r>
      </w:ins>
      <w:r w:rsidRPr="009450FC">
        <w:rPr>
          <w:rFonts w:ascii="Arial" w:hAnsi="Arial" w:cs="Arial"/>
          <w:sz w:val="24"/>
          <w:szCs w:val="24"/>
          <w:lang w:val="en-GB"/>
        </w:rPr>
        <w:t xml:space="preserve">was reached, cells were exposed to 0.4 M sorbitol for 3 </w:t>
      </w:r>
      <w:commentRangeStart w:id="59"/>
      <w:r w:rsidRPr="009450FC">
        <w:rPr>
          <w:rFonts w:ascii="Arial" w:hAnsi="Arial" w:cs="Arial"/>
          <w:sz w:val="24"/>
          <w:szCs w:val="24"/>
          <w:lang w:val="en-GB"/>
        </w:rPr>
        <w:t>h</w:t>
      </w:r>
      <w:commentRangeEnd w:id="59"/>
      <w:r w:rsidR="00AA4226" w:rsidRPr="009450FC">
        <w:rPr>
          <w:rStyle w:val="CommentReference"/>
          <w:rFonts w:ascii="Arial" w:hAnsi="Arial" w:cs="Arial"/>
          <w:sz w:val="24"/>
          <w:szCs w:val="24"/>
          <w:lang w:val="en-GB"/>
        </w:rPr>
        <w:commentReference w:id="59"/>
      </w:r>
      <w:del w:id="60" w:author="Diana Vieira" w:date="2026-08-26T17:18:00Z" w16du:dateUtc="2026-08-26T16:18:00Z">
        <w:r w:rsidRPr="009450FC" w:rsidDel="00AA4226">
          <w:rPr>
            <w:rFonts w:ascii="Arial" w:hAnsi="Arial" w:cs="Arial"/>
            <w:sz w:val="24"/>
            <w:szCs w:val="24"/>
            <w:lang w:val="en-GB"/>
          </w:rPr>
          <w:delText>ours</w:delText>
        </w:r>
      </w:del>
      <w:r w:rsidRPr="009450FC">
        <w:rPr>
          <w:rFonts w:ascii="Arial" w:hAnsi="Arial" w:cs="Arial"/>
          <w:sz w:val="24"/>
          <w:szCs w:val="24"/>
          <w:lang w:val="en-GB"/>
        </w:rPr>
        <w:t>. To inhibit mitochondrial dsRNA leakage into the cytosol, 50 μM</w:t>
      </w:r>
      <w:r w:rsidRPr="009450FC">
        <w:rPr>
          <w:rFonts w:ascii="Cambria" w:hAnsi="Cambria"/>
          <w:color w:val="1B1B1B"/>
          <w:sz w:val="28"/>
          <w:szCs w:val="28"/>
          <w:shd w:val="clear" w:color="auto" w:fill="FFFFFF"/>
          <w:lang w:val="en-GB"/>
        </w:rPr>
        <w:t xml:space="preserve"> </w:t>
      </w:r>
      <w:r w:rsidRPr="009450FC">
        <w:rPr>
          <w:rFonts w:ascii="Arial" w:hAnsi="Arial" w:cs="Arial"/>
          <w:sz w:val="24"/>
          <w:szCs w:val="24"/>
          <w:lang w:val="en-GB"/>
        </w:rPr>
        <w:t>4,4</w:t>
      </w:r>
      <w:del w:id="61" w:author="Diana Vieira" w:date="2026-08-26T17:21:00Z" w16du:dateUtc="2026-08-26T16:21:00Z">
        <w:r w:rsidRPr="009450FC" w:rsidDel="00AA4226">
          <w:rPr>
            <w:rFonts w:ascii="Arial" w:hAnsi="Arial" w:cs="Arial" w:hint="eastAsia"/>
            <w:sz w:val="24"/>
            <w:szCs w:val="24"/>
            <w:lang w:val="en-GB"/>
          </w:rPr>
          <w:delText>′</w:delText>
        </w:r>
      </w:del>
      <w:r w:rsidRPr="009450FC">
        <w:rPr>
          <w:rFonts w:ascii="Arial" w:hAnsi="Arial" w:cs="Arial"/>
          <w:sz w:val="24"/>
          <w:szCs w:val="24"/>
          <w:lang w:val="en-GB"/>
        </w:rPr>
        <w:t>-diisothiocyanatostilbene-2,2</w:t>
      </w:r>
      <w:del w:id="62" w:author="Diana Vieira" w:date="2026-08-26T17:21:00Z" w16du:dateUtc="2026-08-26T16:21:00Z">
        <w:r w:rsidRPr="009450FC" w:rsidDel="00AA4226">
          <w:rPr>
            <w:rFonts w:ascii="Arial" w:hAnsi="Arial" w:cs="Arial" w:hint="eastAsia"/>
            <w:sz w:val="24"/>
            <w:szCs w:val="24"/>
            <w:lang w:val="en-GB"/>
          </w:rPr>
          <w:delText>′</w:delText>
        </w:r>
      </w:del>
      <w:r w:rsidRPr="009450FC">
        <w:rPr>
          <w:rFonts w:ascii="Arial" w:hAnsi="Arial" w:cs="Arial"/>
          <w:sz w:val="24"/>
          <w:szCs w:val="24"/>
          <w:lang w:val="en-GB"/>
        </w:rPr>
        <w:t>-disulfonate (DIDS) (as previously described</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{"citationID":"G6NUCJOi","properties":{"formattedCitation":"(76)","plainCitation":"(76)","noteIndex":0},"citationItems":[{"id":134,"uris":["http://zotero.org/users/local/q86rvdj2/items/HRYLS8CR"],"itemData":{"id":134,"type":"article-journal","abstract":"In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(76)</w:t>
      </w:r>
      <w:r w:rsidRPr="009450FC">
        <w:rPr>
          <w:rFonts w:ascii="Arial" w:hAnsi="Arial" w:cs="Arial"/>
          <w:sz w:val="24"/>
          <w:szCs w:val="24"/>
          <w:lang w:val="en-GB"/>
        </w:rPr>
        <w:fldChar w:fldCharType="end"/>
      </w:r>
      <w:r w:rsidRPr="009450FC">
        <w:rPr>
          <w:rFonts w:ascii="Arial" w:hAnsi="Arial" w:cs="Arial"/>
          <w:sz w:val="24"/>
          <w:szCs w:val="24"/>
          <w:lang w:val="en-GB"/>
        </w:rPr>
        <w:t>) was applied either in combination with sorbitol or alone (control) for the same duration.</w:t>
      </w:r>
    </w:p>
    <w:p w14:paraId="18226203"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Reagents and material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7A16C50F" w14:textId="77777777" w:rsidR="00FE7F5C" w:rsidRPr="009450FC" w:rsidRDefault="00FE7F5C" w:rsidP="00FE7F5C">
      <w:pPr>
        <w:pStyle w:val="Heading2"/>
        <w:rPr>
          <w:lang w:val="en-GB"/>
        </w:rPr>
      </w:pPr>
      <w:r w:rsidRPr="009450FC">
        <w:rPr>
          <w:lang w:val="en-GB"/>
        </w:rPr>
        <w:t>Immunofluorescence</w:t>
      </w:r>
    </w:p>
    <w:p w14:paraId="5692C496"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Following stress treatments, cells were washed three times with PBS+/+. Fixation was performed with 4% formaldehyde in PBS+/+ (pH 7.4) for 20 min at room temperature, after which cells were washed three additional times with PBS+/+. Permeabili</w:t>
      </w:r>
      <w:r>
        <w:rPr>
          <w:rFonts w:ascii="Arial" w:hAnsi="Arial" w:cs="Arial"/>
          <w:sz w:val="24"/>
          <w:szCs w:val="24"/>
          <w:lang w:val="en-GB"/>
        </w:rPr>
        <w:t>s</w:t>
      </w:r>
      <w:r w:rsidRPr="009450FC">
        <w:rPr>
          <w:rFonts w:ascii="Arial" w:hAnsi="Arial" w:cs="Arial"/>
          <w:sz w:val="24"/>
          <w:szCs w:val="24"/>
          <w:lang w:val="en-GB"/>
        </w:rPr>
        <w:t>ation was carried out using 0.1% Triton X-100 in PBS+/+ for 10 min at room temperature, followed by three washes in unsupplemented PBS.</w:t>
      </w:r>
    </w:p>
    <w:p w14:paraId="578C9D4F" w14:textId="2D866A4B"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Glass coverslips were then removed from the 24-well plates and transferred to a humid</w:t>
      </w:r>
      <w:ins w:id="63" w:author="Diana Vieira" w:date="2026-08-26T17:19:00Z" w16du:dateUtc="2026-08-26T16:19:00Z">
        <w:r w:rsidR="00AA4226">
          <w:rPr>
            <w:rFonts w:ascii="Arial" w:hAnsi="Arial" w:cs="Arial"/>
            <w:sz w:val="24"/>
            <w:szCs w:val="24"/>
            <w:lang w:val="en-GB"/>
          </w:rPr>
          <w:t>ified</w:t>
        </w:r>
      </w:ins>
      <w:r w:rsidRPr="009450FC">
        <w:rPr>
          <w:rFonts w:ascii="Arial" w:hAnsi="Arial" w:cs="Arial"/>
          <w:sz w:val="24"/>
          <w:szCs w:val="24"/>
          <w:lang w:val="en-GB"/>
        </w:rPr>
        <w:t xml:space="preserve"> chamber prepared with 20 µL droplets of blocking buffer (5% goat serum in PBS). Coverslips were inverted onto the droplets (cell side facing down) and incubated for 60 min at room temperature. Primary antibodies against HSP60 (mitochondria), J2 (dsRNA), and G3BP1 or TIA1 (stress granules) were diluted 1:200 in blocking buffer </w:t>
      </w:r>
      <w:r w:rsidRPr="009450FC">
        <w:rPr>
          <w:rFonts w:ascii="Arial" w:hAnsi="Arial" w:cs="Arial"/>
          <w:sz w:val="24"/>
          <w:szCs w:val="24"/>
          <w:lang w:val="en-GB"/>
        </w:rPr>
        <w:lastRenderedPageBreak/>
        <w:t>and applied to coverslips using the drop technique (10 µL per coverslip). Incubation proceeded for 2 h at room temperature in the humid</w:t>
      </w:r>
      <w:ins w:id="64" w:author="Diana Vieira" w:date="2026-08-26T17:19:00Z" w16du:dateUtc="2026-08-26T16:19:00Z">
        <w:r w:rsidR="00AA4226">
          <w:rPr>
            <w:rFonts w:ascii="Arial" w:hAnsi="Arial" w:cs="Arial"/>
            <w:sz w:val="24"/>
            <w:szCs w:val="24"/>
            <w:lang w:val="en-GB"/>
          </w:rPr>
          <w:t>ified</w:t>
        </w:r>
      </w:ins>
      <w:r w:rsidRPr="009450FC">
        <w:rPr>
          <w:rFonts w:ascii="Arial" w:hAnsi="Arial" w:cs="Arial"/>
          <w:sz w:val="24"/>
          <w:szCs w:val="24"/>
          <w:lang w:val="en-GB"/>
        </w:rPr>
        <w:t xml:space="preserve"> chamber. Afterward</w:t>
      </w:r>
      <w:ins w:id="65" w:author="Diana Vieira" w:date="2026-08-26T17:19:00Z" w16du:dateUtc="2026-08-26T16:19:00Z">
        <w:r w:rsidR="00AA4226">
          <w:rPr>
            <w:rFonts w:ascii="Arial" w:hAnsi="Arial" w:cs="Arial"/>
            <w:sz w:val="24"/>
            <w:szCs w:val="24"/>
            <w:lang w:val="en-GB"/>
          </w:rPr>
          <w:t>s</w:t>
        </w:r>
      </w:ins>
      <w:r w:rsidRPr="009450FC">
        <w:rPr>
          <w:rFonts w:ascii="Arial" w:hAnsi="Arial" w:cs="Arial"/>
          <w:sz w:val="24"/>
          <w:szCs w:val="24"/>
          <w:lang w:val="en-GB"/>
        </w:rPr>
        <w:t>, coverslips were washed three times in unsupplemented PBS.</w:t>
      </w:r>
    </w:p>
    <w:p w14:paraId="487BD257"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Secondary antibodies were diluted 1:500 in blocking buffer together with DAPI (1:1000) and applied to coverslips (10 µL per coverslip) for 1 h in the dark at room temperature. Coverslips were then washed three times in unsupplemented PBS with agitation (5 min each wash). For mounting, 2 µL of Vectashield was placed on each microscope slide, and two coverslips were carefully placed cell-side down onto the drops. Coverslips were sealed with nail polish prior to imaging.</w:t>
      </w:r>
    </w:p>
    <w:p w14:paraId="514129FF"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Reagents and material references are supplied in the </w:t>
      </w:r>
      <w:commentRangeStart w:id="66"/>
      <w:r w:rsidRPr="009450FC">
        <w:rPr>
          <w:rFonts w:ascii="Arial" w:hAnsi="Arial" w:cs="Arial"/>
          <w:sz w:val="24"/>
          <w:szCs w:val="24"/>
          <w:lang w:val="en-GB"/>
        </w:rPr>
        <w:t>Key Resources Table</w:t>
      </w:r>
      <w:commentRangeEnd w:id="66"/>
      <w:r w:rsidR="00AA4226" w:rsidRPr="009450FC">
        <w:rPr>
          <w:rStyle w:val="CommentReference"/>
          <w:rFonts w:ascii="Arial" w:hAnsi="Arial" w:cs="Arial"/>
          <w:sz w:val="24"/>
          <w:szCs w:val="24"/>
          <w:lang w:val="en-GB"/>
        </w:rPr>
        <w:commentReference w:id="66"/>
      </w:r>
      <w:r w:rsidRPr="009450FC">
        <w:rPr>
          <w:rFonts w:ascii="Arial" w:hAnsi="Arial" w:cs="Arial"/>
          <w:sz w:val="24"/>
          <w:szCs w:val="24"/>
          <w:lang w:val="en-GB"/>
        </w:rPr>
        <w:t>.</w:t>
      </w:r>
    </w:p>
    <w:p w14:paraId="4BF50609" w14:textId="77777777" w:rsidR="00FE7F5C" w:rsidRPr="009450FC" w:rsidRDefault="00FE7F5C" w:rsidP="00FE7F5C">
      <w:pPr>
        <w:pStyle w:val="Heading2"/>
        <w:rPr>
          <w:lang w:val="en-GB"/>
        </w:rPr>
      </w:pPr>
      <w:r w:rsidRPr="009450FC">
        <w:rPr>
          <w:lang w:val="en-GB"/>
        </w:rPr>
        <w:t>Microscopy and image analysis</w:t>
      </w:r>
    </w:p>
    <w:p w14:paraId="11F55E6A" w14:textId="0BCF2F3F"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Supplementary Figures 1</w:t>
      </w:r>
      <w:r w:rsidR="00FB07D3">
        <w:rPr>
          <w:rFonts w:ascii="Arial" w:hAnsi="Arial" w:cs="Arial"/>
          <w:sz w:val="24"/>
          <w:szCs w:val="24"/>
          <w:lang w:val="en-GB"/>
        </w:rPr>
        <w:t>1</w:t>
      </w:r>
      <w:r w:rsidRPr="009450FC">
        <w:rPr>
          <w:rFonts w:ascii="Arial" w:hAnsi="Arial" w:cs="Arial"/>
          <w:sz w:val="24"/>
          <w:szCs w:val="24"/>
          <w:lang w:val="en-GB"/>
        </w:rPr>
        <w:t xml:space="preserve"> and 1</w:t>
      </w:r>
      <w:r w:rsidR="00FB07D3">
        <w:rPr>
          <w:rFonts w:ascii="Arial" w:hAnsi="Arial" w:cs="Arial"/>
          <w:sz w:val="24"/>
          <w:szCs w:val="24"/>
          <w:lang w:val="en-GB"/>
        </w:rPr>
        <w:t>4</w:t>
      </w:r>
      <w:r w:rsidRPr="009450FC">
        <w:rPr>
          <w:rFonts w:ascii="Arial" w:hAnsi="Arial" w:cs="Arial"/>
          <w:sz w:val="24"/>
          <w:szCs w:val="24"/>
          <w:lang w:val="en-GB"/>
        </w:rPr>
        <w:t>, after fixation, cells were imaged on a ZEISS LSM 880 confocal microscope, using a 63x/1.4 Plan-Apochromat DIC oil immersion objective. For each condition, a z-stack of a single field of view (1024</w:t>
      </w:r>
      <w:ins w:id="67" w:author="Diana Vieira" w:date="2026-08-27T09:32:00Z" w16du:dateUtc="2026-08-27T08:32:00Z">
        <w:r w:rsidR="00F273E8">
          <w:rPr>
            <w:rFonts w:ascii="Arial" w:hAnsi="Arial" w:cs="Arial"/>
            <w:sz w:val="24"/>
            <w:szCs w:val="24"/>
            <w:lang w:val="en-GB"/>
          </w:rPr>
          <w:t xml:space="preserve"> </w:t>
        </w:r>
      </w:ins>
      <w:r w:rsidRPr="009450FC">
        <w:rPr>
          <w:rFonts w:ascii="Arial" w:hAnsi="Arial" w:cs="Arial"/>
          <w:sz w:val="24"/>
          <w:szCs w:val="24"/>
          <w:lang w:val="en-GB"/>
        </w:rPr>
        <w:t>x</w:t>
      </w:r>
      <w:ins w:id="68" w:author="Diana Vieira" w:date="2026-08-27T09:32:00Z" w16du:dateUtc="2026-08-27T08:32:00Z">
        <w:r w:rsidR="00F273E8">
          <w:rPr>
            <w:rFonts w:ascii="Arial" w:hAnsi="Arial" w:cs="Arial"/>
            <w:sz w:val="24"/>
            <w:szCs w:val="24"/>
            <w:lang w:val="en-GB"/>
          </w:rPr>
          <w:t xml:space="preserve"> </w:t>
        </w:r>
      </w:ins>
      <w:r w:rsidRPr="009450FC">
        <w:rPr>
          <w:rFonts w:ascii="Arial" w:hAnsi="Arial" w:cs="Arial"/>
          <w:sz w:val="24"/>
          <w:szCs w:val="24"/>
          <w:lang w:val="en-GB"/>
        </w:rPr>
        <w:t>1024</w:t>
      </w:r>
      <w:ins w:id="69" w:author="Diana Vieira" w:date="2026-08-27T09:32:00Z" w16du:dateUtc="2026-08-27T08:32:00Z">
        <w:r w:rsidR="00F273E8">
          <w:rPr>
            <w:rFonts w:ascii="Arial" w:hAnsi="Arial" w:cs="Arial"/>
            <w:sz w:val="24"/>
            <w:szCs w:val="24"/>
            <w:lang w:val="en-GB"/>
          </w:rPr>
          <w:t xml:space="preserve"> </w:t>
        </w:r>
      </w:ins>
      <w:r w:rsidRPr="009450FC">
        <w:rPr>
          <w:rFonts w:ascii="Arial" w:hAnsi="Arial" w:cs="Arial"/>
          <w:sz w:val="24"/>
          <w:szCs w:val="24"/>
          <w:lang w:val="en-GB"/>
        </w:rPr>
        <w:t>p</w:t>
      </w:r>
      <w:ins w:id="70" w:author="Diana Vieira" w:date="2026-08-27T09:32:00Z" w16du:dateUtc="2026-08-27T08:32:00Z">
        <w:r w:rsidR="00F273E8">
          <w:rPr>
            <w:rFonts w:ascii="Arial" w:hAnsi="Arial" w:cs="Arial"/>
            <w:sz w:val="24"/>
            <w:szCs w:val="24"/>
            <w:lang w:val="en-GB"/>
          </w:rPr>
          <w:t>i</w:t>
        </w:r>
      </w:ins>
      <w:r w:rsidRPr="009450FC">
        <w:rPr>
          <w:rFonts w:ascii="Arial" w:hAnsi="Arial" w:cs="Arial"/>
          <w:sz w:val="24"/>
          <w:szCs w:val="24"/>
          <w:lang w:val="en-GB"/>
        </w:rPr>
        <w:t>x</w:t>
      </w:r>
      <w:ins w:id="71" w:author="Diana Vieira" w:date="2026-08-27T09:32:00Z" w16du:dateUtc="2026-08-27T08:32:00Z">
        <w:r w:rsidR="0001367D">
          <w:rPr>
            <w:rFonts w:ascii="Arial" w:hAnsi="Arial" w:cs="Arial"/>
            <w:sz w:val="24"/>
            <w:szCs w:val="24"/>
            <w:lang w:val="en-GB"/>
          </w:rPr>
          <w:t>els</w:t>
        </w:r>
      </w:ins>
      <w:ins w:id="72" w:author="Diana Vieira" w:date="2026-08-27T09:33:00Z" w16du:dateUtc="2026-08-27T08:33:00Z">
        <w:r w:rsidR="00043018">
          <w:rPr>
            <w:rFonts w:ascii="Arial" w:hAnsi="Arial" w:cs="Arial"/>
            <w:sz w:val="24"/>
            <w:szCs w:val="24"/>
            <w:lang w:val="en-GB"/>
          </w:rPr>
          <w:t>;</w:t>
        </w:r>
      </w:ins>
      <w:del w:id="73" w:author="Diana Vieira" w:date="2026-08-27T09:33:00Z" w16du:dateUtc="2026-08-27T08:33:00Z">
        <w:r w:rsidRPr="009450FC" w:rsidDel="00043018">
          <w:rPr>
            <w:rFonts w:ascii="Arial" w:hAnsi="Arial" w:cs="Arial"/>
            <w:sz w:val="24"/>
            <w:szCs w:val="24"/>
            <w:lang w:val="en-GB"/>
          </w:rPr>
          <w:delText>,</w:delText>
        </w:r>
      </w:del>
      <w:r w:rsidRPr="009450FC">
        <w:rPr>
          <w:rFonts w:ascii="Arial" w:hAnsi="Arial" w:cs="Arial"/>
          <w:sz w:val="24"/>
          <w:szCs w:val="24"/>
          <w:lang w:val="en-GB"/>
        </w:rPr>
        <w:t xml:space="preserve"> </w:t>
      </w:r>
      <w:del w:id="74" w:author="Diana Vieira" w:date="2026-08-27T09:33:00Z" w16du:dateUtc="2026-08-27T08:33:00Z">
        <w:r w:rsidRPr="009450FC" w:rsidDel="00043018">
          <w:rPr>
            <w:rFonts w:ascii="Arial" w:hAnsi="Arial" w:cs="Arial"/>
            <w:sz w:val="24"/>
            <w:szCs w:val="24"/>
            <w:lang w:val="en-GB"/>
          </w:rPr>
          <w:delText xml:space="preserve">with a </w:delText>
        </w:r>
      </w:del>
      <w:r w:rsidRPr="009450FC">
        <w:rPr>
          <w:rFonts w:ascii="Arial" w:hAnsi="Arial" w:cs="Arial"/>
          <w:sz w:val="24"/>
          <w:szCs w:val="24"/>
          <w:lang w:val="en-GB"/>
        </w:rPr>
        <w:t>p</w:t>
      </w:r>
      <w:ins w:id="75" w:author="Diana Vieira" w:date="2026-08-27T09:33:00Z" w16du:dateUtc="2026-08-27T08:33:00Z">
        <w:r w:rsidR="00043018">
          <w:rPr>
            <w:rFonts w:ascii="Arial" w:hAnsi="Arial" w:cs="Arial"/>
            <w:sz w:val="24"/>
            <w:szCs w:val="24"/>
            <w:lang w:val="en-GB"/>
          </w:rPr>
          <w:t>i</w:t>
        </w:r>
      </w:ins>
      <w:r w:rsidRPr="009450FC">
        <w:rPr>
          <w:rFonts w:ascii="Arial" w:hAnsi="Arial" w:cs="Arial"/>
          <w:sz w:val="24"/>
          <w:szCs w:val="24"/>
          <w:lang w:val="en-GB"/>
        </w:rPr>
        <w:t>x</w:t>
      </w:r>
      <w:ins w:id="76" w:author="Diana Vieira" w:date="2026-08-27T09:33:00Z" w16du:dateUtc="2026-08-27T08:33:00Z">
        <w:r w:rsidR="00043018">
          <w:rPr>
            <w:rFonts w:ascii="Arial" w:hAnsi="Arial" w:cs="Arial"/>
            <w:sz w:val="24"/>
            <w:szCs w:val="24"/>
            <w:lang w:val="en-GB"/>
          </w:rPr>
          <w:t>e</w:t>
        </w:r>
      </w:ins>
      <w:ins w:id="77" w:author="Diana Vieira" w:date="2026-08-27T09:34:00Z" w16du:dateUtc="2026-08-27T08:34:00Z">
        <w:r w:rsidR="00043018">
          <w:rPr>
            <w:rFonts w:ascii="Arial" w:hAnsi="Arial" w:cs="Arial"/>
            <w:sz w:val="24"/>
            <w:szCs w:val="24"/>
            <w:lang w:val="en-GB"/>
          </w:rPr>
          <w:t>l</w:t>
        </w:r>
      </w:ins>
      <w:r w:rsidRPr="009450FC">
        <w:rPr>
          <w:rFonts w:ascii="Arial" w:hAnsi="Arial" w:cs="Arial"/>
          <w:sz w:val="24"/>
          <w:szCs w:val="24"/>
          <w:lang w:val="en-GB"/>
        </w:rPr>
        <w:t xml:space="preserve"> size </w:t>
      </w:r>
      <w:del w:id="78" w:author="Diana Vieira" w:date="2026-08-27T09:34:00Z" w16du:dateUtc="2026-08-27T08:34:00Z">
        <w:r w:rsidRPr="009450FC" w:rsidDel="008E0F9C">
          <w:rPr>
            <w:rFonts w:ascii="Arial" w:hAnsi="Arial" w:cs="Arial"/>
            <w:sz w:val="24"/>
            <w:szCs w:val="24"/>
            <w:lang w:val="en-GB"/>
          </w:rPr>
          <w:delText xml:space="preserve">of </w:delText>
        </w:r>
      </w:del>
      <w:r w:rsidRPr="009450FC">
        <w:rPr>
          <w:rFonts w:ascii="Arial" w:hAnsi="Arial" w:cs="Arial"/>
          <w:sz w:val="24"/>
          <w:szCs w:val="24"/>
          <w:lang w:val="en-GB"/>
        </w:rPr>
        <w:t>0.13 µm) was acquired, comprising 10–20 Z-planes, with a 0.48 µm step size, according to Nyquist, with a scan zoom of 1.0</w:t>
      </w:r>
      <w:r w:rsidRPr="009450FC">
        <w:rPr>
          <w:lang w:val="en-GB"/>
        </w:rPr>
        <w:t xml:space="preserve">. </w:t>
      </w:r>
      <w:r w:rsidRPr="009450FC">
        <w:rPr>
          <w:rFonts w:ascii="Arial" w:hAnsi="Arial" w:cs="Arial"/>
          <w:sz w:val="24"/>
          <w:szCs w:val="24"/>
          <w:lang w:val="en-GB"/>
        </w:rPr>
        <w:t xml:space="preserve">G3BP1 and TIA1 were excited using a 633 nm laser, HSP60 </w:t>
      </w:r>
      <w:commentRangeStart w:id="79"/>
      <w:r w:rsidRPr="009450FC">
        <w:rPr>
          <w:rFonts w:ascii="Arial" w:hAnsi="Arial" w:cs="Arial"/>
          <w:sz w:val="24"/>
          <w:szCs w:val="24"/>
          <w:lang w:val="en-GB"/>
        </w:rPr>
        <w:t xml:space="preserve">with </w:t>
      </w:r>
      <w:commentRangeEnd w:id="79"/>
      <w:r w:rsidR="00D26959" w:rsidRPr="009450FC">
        <w:rPr>
          <w:rStyle w:val="CommentReference"/>
          <w:rFonts w:ascii="Arial" w:hAnsi="Arial" w:cs="Arial"/>
          <w:sz w:val="24"/>
          <w:szCs w:val="24"/>
          <w:lang w:val="en-GB"/>
        </w:rPr>
        <w:commentReference w:id="79"/>
      </w:r>
      <w:r w:rsidRPr="009450FC">
        <w:rPr>
          <w:rFonts w:ascii="Arial" w:hAnsi="Arial" w:cs="Arial"/>
          <w:sz w:val="24"/>
          <w:szCs w:val="24"/>
          <w:lang w:val="en-GB"/>
        </w:rPr>
        <w:t xml:space="preserve">a 561 nm laser, dsRNA J2 </w:t>
      </w:r>
      <w:r w:rsidRPr="00D26959">
        <w:rPr>
          <w:rFonts w:ascii="Arial" w:hAnsi="Arial" w:cs="Arial"/>
          <w:color w:val="EE0000"/>
          <w:sz w:val="24"/>
          <w:szCs w:val="24"/>
          <w:lang w:val="en-GB"/>
          <w:rPrChange w:id="80" w:author="Diana Vieira" w:date="2026-08-27T09:35:00Z" w16du:dateUtc="2026-08-27T08:35:00Z">
            <w:rPr>
              <w:rFonts w:ascii="Arial" w:hAnsi="Arial" w:cs="Arial"/>
              <w:sz w:val="24"/>
              <w:szCs w:val="24"/>
              <w:lang w:val="en-GB"/>
            </w:rPr>
          </w:rPrChange>
        </w:rPr>
        <w:t xml:space="preserve">with </w:t>
      </w:r>
      <w:r w:rsidRPr="009450FC">
        <w:rPr>
          <w:rFonts w:ascii="Arial" w:hAnsi="Arial" w:cs="Arial"/>
          <w:sz w:val="24"/>
          <w:szCs w:val="24"/>
          <w:lang w:val="en-GB"/>
        </w:rPr>
        <w:t xml:space="preserve">a 488 nm laser, and DAPI </w:t>
      </w:r>
      <w:r w:rsidRPr="00D26959">
        <w:rPr>
          <w:rFonts w:ascii="Arial" w:hAnsi="Arial" w:cs="Arial"/>
          <w:color w:val="EE0000"/>
          <w:sz w:val="24"/>
          <w:szCs w:val="24"/>
          <w:lang w:val="en-GB"/>
          <w:rPrChange w:id="81" w:author="Diana Vieira" w:date="2026-08-27T09:35:00Z" w16du:dateUtc="2026-08-27T08:35:00Z">
            <w:rPr>
              <w:rFonts w:ascii="Arial" w:hAnsi="Arial" w:cs="Arial"/>
              <w:sz w:val="24"/>
              <w:szCs w:val="24"/>
              <w:lang w:val="en-GB"/>
            </w:rPr>
          </w:rPrChange>
        </w:rPr>
        <w:t xml:space="preserve">with </w:t>
      </w:r>
      <w:r w:rsidRPr="009450FC">
        <w:rPr>
          <w:rFonts w:ascii="Arial" w:hAnsi="Arial" w:cs="Arial"/>
          <w:sz w:val="24"/>
          <w:szCs w:val="24"/>
          <w:lang w:val="en-GB"/>
        </w:rPr>
        <w:t>a 405 nm laser. Images were observed in FIJI, with maximum intensity thresholds defined for each channel using sorbitol-stressed samples. These same parameters were then applied to all other conditions to ensure consistency across images.</w:t>
      </w:r>
    </w:p>
    <w:p w14:paraId="0D33C581" w14:textId="4B0AC18A"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Figure 6, the same samples from Supplementary Figure 1</w:t>
      </w:r>
      <w:r w:rsidR="00FB07D3">
        <w:rPr>
          <w:rFonts w:ascii="Arial" w:hAnsi="Arial" w:cs="Arial"/>
          <w:sz w:val="24"/>
          <w:szCs w:val="24"/>
          <w:lang w:val="en-GB"/>
        </w:rPr>
        <w:t>1</w:t>
      </w:r>
      <w:r w:rsidRPr="009450FC">
        <w:rPr>
          <w:rFonts w:ascii="Arial" w:hAnsi="Arial" w:cs="Arial"/>
          <w:sz w:val="24"/>
          <w:szCs w:val="24"/>
          <w:lang w:val="en-GB"/>
        </w:rPr>
        <w:t xml:space="preserve"> were re-acquired using a ZEISS LSM 980 with Airyscan 2 confocal microscope, with a 63x/1.4 Plan-Apochromat DIC oil immersion objective, using the Airyscan 2 in Super Resolution mode (Airyscan SR). Three fields of view were acquired per condition (2245</w:t>
      </w:r>
      <w:ins w:id="82" w:author="Diana Vieira" w:date="2026-08-27T09:34:00Z" w16du:dateUtc="2026-08-27T08:34:00Z">
        <w:r w:rsidR="008E0F9C">
          <w:rPr>
            <w:rFonts w:ascii="Arial" w:hAnsi="Arial" w:cs="Arial"/>
            <w:sz w:val="24"/>
            <w:szCs w:val="24"/>
            <w:lang w:val="en-GB"/>
          </w:rPr>
          <w:t xml:space="preserve"> </w:t>
        </w:r>
      </w:ins>
      <w:r w:rsidRPr="009450FC">
        <w:rPr>
          <w:rFonts w:ascii="Arial" w:hAnsi="Arial" w:cs="Arial"/>
          <w:sz w:val="24"/>
          <w:szCs w:val="24"/>
          <w:lang w:val="en-GB"/>
        </w:rPr>
        <w:t>x</w:t>
      </w:r>
      <w:ins w:id="83" w:author="Diana Vieira" w:date="2026-08-27T09:34:00Z" w16du:dateUtc="2026-08-27T08:34:00Z">
        <w:r w:rsidR="008E0F9C">
          <w:rPr>
            <w:rFonts w:ascii="Arial" w:hAnsi="Arial" w:cs="Arial"/>
            <w:sz w:val="24"/>
            <w:szCs w:val="24"/>
            <w:lang w:val="en-GB"/>
          </w:rPr>
          <w:t xml:space="preserve"> </w:t>
        </w:r>
      </w:ins>
      <w:r w:rsidRPr="009450FC">
        <w:rPr>
          <w:rFonts w:ascii="Arial" w:hAnsi="Arial" w:cs="Arial"/>
          <w:sz w:val="24"/>
          <w:szCs w:val="24"/>
          <w:lang w:val="en-GB"/>
        </w:rPr>
        <w:t>2245</w:t>
      </w:r>
      <w:ins w:id="84" w:author="Diana Vieira" w:date="2026-08-27T09:34:00Z" w16du:dateUtc="2026-08-27T08:34:00Z">
        <w:r w:rsidR="008E0F9C">
          <w:rPr>
            <w:rFonts w:ascii="Arial" w:hAnsi="Arial" w:cs="Arial"/>
            <w:sz w:val="24"/>
            <w:szCs w:val="24"/>
            <w:lang w:val="en-GB"/>
          </w:rPr>
          <w:t xml:space="preserve"> </w:t>
        </w:r>
      </w:ins>
      <w:r w:rsidRPr="009450FC">
        <w:rPr>
          <w:rFonts w:ascii="Arial" w:hAnsi="Arial" w:cs="Arial"/>
          <w:sz w:val="24"/>
          <w:szCs w:val="24"/>
          <w:lang w:val="en-GB"/>
        </w:rPr>
        <w:t>p</w:t>
      </w:r>
      <w:ins w:id="85" w:author="Diana Vieira" w:date="2026-08-27T09:34:00Z" w16du:dateUtc="2026-08-27T08:34:00Z">
        <w:r w:rsidR="008E0F9C">
          <w:rPr>
            <w:rFonts w:ascii="Arial" w:hAnsi="Arial" w:cs="Arial"/>
            <w:sz w:val="24"/>
            <w:szCs w:val="24"/>
            <w:lang w:val="en-GB"/>
          </w:rPr>
          <w:t>i</w:t>
        </w:r>
      </w:ins>
      <w:r w:rsidRPr="009450FC">
        <w:rPr>
          <w:rFonts w:ascii="Arial" w:hAnsi="Arial" w:cs="Arial"/>
          <w:sz w:val="24"/>
          <w:szCs w:val="24"/>
          <w:lang w:val="en-GB"/>
        </w:rPr>
        <w:t>x</w:t>
      </w:r>
      <w:ins w:id="86" w:author="Diana Vieira" w:date="2026-08-27T09:34:00Z" w16du:dateUtc="2026-08-27T08:34:00Z">
        <w:r w:rsidR="008E0F9C">
          <w:rPr>
            <w:rFonts w:ascii="Arial" w:hAnsi="Arial" w:cs="Arial"/>
            <w:sz w:val="24"/>
            <w:szCs w:val="24"/>
            <w:lang w:val="en-GB"/>
          </w:rPr>
          <w:t>els</w:t>
        </w:r>
      </w:ins>
      <w:r w:rsidRPr="009450FC">
        <w:rPr>
          <w:rFonts w:ascii="Arial" w:hAnsi="Arial" w:cs="Arial"/>
          <w:sz w:val="24"/>
          <w:szCs w:val="24"/>
          <w:lang w:val="en-GB"/>
        </w:rPr>
        <w:t xml:space="preserve">, </w:t>
      </w:r>
      <w:del w:id="87" w:author="Diana Vieira" w:date="2026-08-27T09:34:00Z" w16du:dateUtc="2026-08-27T08:34:00Z">
        <w:r w:rsidRPr="009450FC" w:rsidDel="008E0F9C">
          <w:rPr>
            <w:rFonts w:ascii="Arial" w:hAnsi="Arial" w:cs="Arial"/>
            <w:sz w:val="24"/>
            <w:szCs w:val="24"/>
            <w:lang w:val="en-GB"/>
          </w:rPr>
          <w:delText xml:space="preserve">with a </w:delText>
        </w:r>
      </w:del>
      <w:r w:rsidRPr="009450FC">
        <w:rPr>
          <w:rFonts w:ascii="Arial" w:hAnsi="Arial" w:cs="Arial"/>
          <w:sz w:val="24"/>
          <w:szCs w:val="24"/>
          <w:lang w:val="en-GB"/>
        </w:rPr>
        <w:t>p</w:t>
      </w:r>
      <w:ins w:id="88" w:author="Diana Vieira" w:date="2026-08-27T09:34:00Z" w16du:dateUtc="2026-08-27T08:34:00Z">
        <w:r w:rsidR="008E0F9C">
          <w:rPr>
            <w:rFonts w:ascii="Arial" w:hAnsi="Arial" w:cs="Arial"/>
            <w:sz w:val="24"/>
            <w:szCs w:val="24"/>
            <w:lang w:val="en-GB"/>
          </w:rPr>
          <w:t>i</w:t>
        </w:r>
      </w:ins>
      <w:r w:rsidRPr="009450FC">
        <w:rPr>
          <w:rFonts w:ascii="Arial" w:hAnsi="Arial" w:cs="Arial"/>
          <w:sz w:val="24"/>
          <w:szCs w:val="24"/>
          <w:lang w:val="en-GB"/>
        </w:rPr>
        <w:t>x</w:t>
      </w:r>
      <w:ins w:id="89" w:author="Diana Vieira" w:date="2026-08-27T09:34:00Z" w16du:dateUtc="2026-08-27T08:34:00Z">
        <w:r w:rsidR="008E0F9C">
          <w:rPr>
            <w:rFonts w:ascii="Arial" w:hAnsi="Arial" w:cs="Arial"/>
            <w:sz w:val="24"/>
            <w:szCs w:val="24"/>
            <w:lang w:val="en-GB"/>
          </w:rPr>
          <w:t>el</w:t>
        </w:r>
      </w:ins>
      <w:r w:rsidRPr="009450FC">
        <w:rPr>
          <w:rFonts w:ascii="Arial" w:hAnsi="Arial" w:cs="Arial"/>
          <w:sz w:val="24"/>
          <w:szCs w:val="24"/>
          <w:lang w:val="en-GB"/>
        </w:rPr>
        <w:t xml:space="preserve"> size </w:t>
      </w:r>
      <w:del w:id="90" w:author="Diana Vieira" w:date="2026-08-27T09:34:00Z" w16du:dateUtc="2026-08-27T08:34:00Z">
        <w:r w:rsidRPr="009450FC" w:rsidDel="008E0F9C">
          <w:rPr>
            <w:rFonts w:ascii="Arial" w:hAnsi="Arial" w:cs="Arial"/>
            <w:sz w:val="24"/>
            <w:szCs w:val="24"/>
            <w:lang w:val="en-GB"/>
          </w:rPr>
          <w:delText xml:space="preserve">of </w:delText>
        </w:r>
      </w:del>
      <w:r w:rsidRPr="009450FC">
        <w:rPr>
          <w:rFonts w:ascii="Arial" w:hAnsi="Arial" w:cs="Arial"/>
          <w:sz w:val="24"/>
          <w:szCs w:val="24"/>
          <w:lang w:val="en-GB"/>
        </w:rPr>
        <w:t xml:space="preserve">0.035 µm), with each z-stack comprising 35–65 Z-planes with a 0.130 µm step size, according to Nyquist, with a scan zoom of 1.7. G3BP1 was excited using a 639 nm laser, HSP60 </w:t>
      </w:r>
      <w:r w:rsidRPr="00D26959">
        <w:rPr>
          <w:rFonts w:ascii="Arial" w:hAnsi="Arial" w:cs="Arial"/>
          <w:color w:val="EE0000"/>
          <w:sz w:val="24"/>
          <w:szCs w:val="24"/>
          <w:lang w:val="en-GB"/>
          <w:rPrChange w:id="91" w:author="Diana Vieira" w:date="2026-08-27T09:36:00Z" w16du:dateUtc="2026-08-27T08:36:00Z">
            <w:rPr>
              <w:rFonts w:ascii="Arial" w:hAnsi="Arial" w:cs="Arial"/>
              <w:sz w:val="24"/>
              <w:szCs w:val="24"/>
              <w:lang w:val="en-GB"/>
            </w:rPr>
          </w:rPrChange>
        </w:rPr>
        <w:t xml:space="preserve">with </w:t>
      </w:r>
      <w:r w:rsidRPr="009450FC">
        <w:rPr>
          <w:rFonts w:ascii="Arial" w:hAnsi="Arial" w:cs="Arial"/>
          <w:sz w:val="24"/>
          <w:szCs w:val="24"/>
          <w:lang w:val="en-GB"/>
        </w:rPr>
        <w:t xml:space="preserve">a 561 nm laser, dsRNA J2 </w:t>
      </w:r>
      <w:r w:rsidRPr="00D26959">
        <w:rPr>
          <w:rFonts w:ascii="Arial" w:hAnsi="Arial" w:cs="Arial"/>
          <w:color w:val="EE0000"/>
          <w:sz w:val="24"/>
          <w:szCs w:val="24"/>
          <w:lang w:val="en-GB"/>
          <w:rPrChange w:id="92" w:author="Diana Vieira" w:date="2026-08-27T09:36:00Z" w16du:dateUtc="2026-08-27T08:36:00Z">
            <w:rPr>
              <w:rFonts w:ascii="Arial" w:hAnsi="Arial" w:cs="Arial"/>
              <w:sz w:val="24"/>
              <w:szCs w:val="24"/>
              <w:lang w:val="en-GB"/>
            </w:rPr>
          </w:rPrChange>
        </w:rPr>
        <w:t xml:space="preserve">with </w:t>
      </w:r>
      <w:r w:rsidRPr="009450FC">
        <w:rPr>
          <w:rFonts w:ascii="Arial" w:hAnsi="Arial" w:cs="Arial"/>
          <w:sz w:val="24"/>
          <w:szCs w:val="24"/>
          <w:lang w:val="en-GB"/>
        </w:rPr>
        <w:t xml:space="preserve">a 488 nm laser, and DAPI </w:t>
      </w:r>
      <w:r w:rsidRPr="00D26959">
        <w:rPr>
          <w:rFonts w:ascii="Arial" w:hAnsi="Arial" w:cs="Arial"/>
          <w:color w:val="EE0000"/>
          <w:sz w:val="24"/>
          <w:szCs w:val="24"/>
          <w:lang w:val="en-GB"/>
          <w:rPrChange w:id="93" w:author="Diana Vieira" w:date="2026-08-27T09:36:00Z" w16du:dateUtc="2026-08-27T08:36:00Z">
            <w:rPr>
              <w:rFonts w:ascii="Arial" w:hAnsi="Arial" w:cs="Arial"/>
              <w:sz w:val="24"/>
              <w:szCs w:val="24"/>
              <w:lang w:val="en-GB"/>
            </w:rPr>
          </w:rPrChange>
        </w:rPr>
        <w:t xml:space="preserve">with </w:t>
      </w:r>
      <w:r w:rsidRPr="009450FC">
        <w:rPr>
          <w:rFonts w:ascii="Arial" w:hAnsi="Arial" w:cs="Arial"/>
          <w:sz w:val="24"/>
          <w:szCs w:val="24"/>
          <w:lang w:val="en-GB"/>
        </w:rPr>
        <w:t xml:space="preserve">a 405 nm laser.  Raw Airyscan data were processed using Airyscan Joint Deconvolution to improve resolution (Sample structure "Dense" and </w:t>
      </w:r>
      <w:del w:id="94" w:author="Diana Vieira" w:date="2026-08-27T09:36:00Z" w16du:dateUtc="2026-08-27T08:36:00Z">
        <w:r w:rsidRPr="009450FC" w:rsidDel="0022569A">
          <w:rPr>
            <w:rFonts w:ascii="Arial" w:hAnsi="Arial" w:cs="Arial"/>
            <w:sz w:val="24"/>
            <w:szCs w:val="24"/>
            <w:lang w:val="en-GB"/>
          </w:rPr>
          <w:delText xml:space="preserve">5 </w:delText>
        </w:r>
      </w:del>
      <w:ins w:id="95" w:author="Diana Vieira" w:date="2026-08-27T09:36:00Z" w16du:dateUtc="2026-08-27T08:36:00Z">
        <w:r w:rsidR="0022569A">
          <w:rPr>
            <w:rFonts w:ascii="Arial" w:hAnsi="Arial" w:cs="Arial"/>
            <w:sz w:val="24"/>
            <w:szCs w:val="24"/>
            <w:lang w:val="en-GB"/>
          </w:rPr>
          <w:t>five</w:t>
        </w:r>
        <w:r w:rsidR="0022569A" w:rsidRPr="009450FC">
          <w:rPr>
            <w:rFonts w:ascii="Arial" w:hAnsi="Arial" w:cs="Arial"/>
            <w:sz w:val="24"/>
            <w:szCs w:val="24"/>
            <w:lang w:val="en-GB"/>
          </w:rPr>
          <w:t xml:space="preserve"> </w:t>
        </w:r>
      </w:ins>
      <w:del w:id="96" w:author="Diana Vieira" w:date="2026-08-27T09:36:00Z" w16du:dateUtc="2026-08-27T08:36:00Z">
        <w:r w:rsidRPr="009450FC" w:rsidDel="0022569A">
          <w:rPr>
            <w:rFonts w:ascii="Arial" w:hAnsi="Arial" w:cs="Arial"/>
            <w:sz w:val="24"/>
            <w:szCs w:val="24"/>
            <w:lang w:val="en-GB"/>
          </w:rPr>
          <w:delText>M</w:delText>
        </w:r>
      </w:del>
      <w:ins w:id="97" w:author="Diana Vieira" w:date="2026-08-27T09:36:00Z" w16du:dateUtc="2026-08-27T08:36:00Z">
        <w:r w:rsidR="0022569A">
          <w:rPr>
            <w:rFonts w:ascii="Arial" w:hAnsi="Arial" w:cs="Arial"/>
            <w:sz w:val="24"/>
            <w:szCs w:val="24"/>
            <w:lang w:val="en-GB"/>
          </w:rPr>
          <w:t>m</w:t>
        </w:r>
      </w:ins>
      <w:r w:rsidRPr="009450FC">
        <w:rPr>
          <w:rFonts w:ascii="Arial" w:hAnsi="Arial" w:cs="Arial"/>
          <w:sz w:val="24"/>
          <w:szCs w:val="24"/>
          <w:lang w:val="en-GB"/>
        </w:rPr>
        <w:t xml:space="preserve">aximum </w:t>
      </w:r>
      <w:del w:id="98" w:author="Diana Vieira" w:date="2026-08-27T09:36:00Z" w16du:dateUtc="2026-08-27T08:36:00Z">
        <w:r w:rsidRPr="009450FC" w:rsidDel="0022569A">
          <w:rPr>
            <w:rFonts w:ascii="Arial" w:hAnsi="Arial" w:cs="Arial"/>
            <w:sz w:val="24"/>
            <w:szCs w:val="24"/>
            <w:lang w:val="en-GB"/>
          </w:rPr>
          <w:delText>I</w:delText>
        </w:r>
      </w:del>
      <w:ins w:id="99" w:author="Diana Vieira" w:date="2026-08-27T09:36:00Z" w16du:dateUtc="2026-08-27T08:36:00Z">
        <w:r w:rsidR="0022569A">
          <w:rPr>
            <w:rFonts w:ascii="Arial" w:hAnsi="Arial" w:cs="Arial"/>
            <w:sz w:val="24"/>
            <w:szCs w:val="24"/>
            <w:lang w:val="en-GB"/>
          </w:rPr>
          <w:t>i</w:t>
        </w:r>
      </w:ins>
      <w:r w:rsidRPr="009450FC">
        <w:rPr>
          <w:rFonts w:ascii="Arial" w:hAnsi="Arial" w:cs="Arial"/>
          <w:sz w:val="24"/>
          <w:szCs w:val="24"/>
          <w:lang w:val="en-GB"/>
        </w:rPr>
        <w:t>terations). Basal autofluorescence levels were determined from a control sample incubated with secondary antibodies only and used as a minimal threshold for normali</w:t>
      </w:r>
      <w:r>
        <w:rPr>
          <w:rFonts w:ascii="Arial" w:hAnsi="Arial" w:cs="Arial"/>
          <w:sz w:val="24"/>
          <w:szCs w:val="24"/>
          <w:lang w:val="en-GB"/>
        </w:rPr>
        <w:t>s</w:t>
      </w:r>
      <w:r w:rsidRPr="009450FC">
        <w:rPr>
          <w:rFonts w:ascii="Arial" w:hAnsi="Arial" w:cs="Arial"/>
          <w:sz w:val="24"/>
          <w:szCs w:val="24"/>
          <w:lang w:val="en-GB"/>
        </w:rPr>
        <w:t>ing fluorescence signals in experimental images.</w:t>
      </w:r>
    </w:p>
    <w:p w14:paraId="162C93CC" w14:textId="002016B3"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 analysis was performed in Imaris 10.2.0 CF, using the Coloc module, quantifying the percentage of overlapping voxels across different channels. Initially, colocali</w:t>
      </w:r>
      <w:r>
        <w:rPr>
          <w:rFonts w:ascii="Arial" w:hAnsi="Arial" w:cs="Arial"/>
          <w:sz w:val="24"/>
          <w:szCs w:val="24"/>
          <w:lang w:val="en-GB"/>
        </w:rPr>
        <w:t>s</w:t>
      </w:r>
      <w:r w:rsidRPr="009450FC">
        <w:rPr>
          <w:rFonts w:ascii="Arial" w:hAnsi="Arial" w:cs="Arial"/>
          <w:sz w:val="24"/>
          <w:szCs w:val="24"/>
          <w:lang w:val="en-GB"/>
        </w:rPr>
        <w:t>ation between HSP60 (mitochondria) and J2 (dsRNA) was measured. Negative controls were used to define the minimum intensity threshold for colocali</w:t>
      </w:r>
      <w:r>
        <w:rPr>
          <w:rFonts w:ascii="Arial" w:hAnsi="Arial" w:cs="Arial"/>
          <w:sz w:val="24"/>
          <w:szCs w:val="24"/>
          <w:lang w:val="en-GB"/>
        </w:rPr>
        <w:t>s</w:t>
      </w:r>
      <w:r w:rsidRPr="009450FC">
        <w:rPr>
          <w:rFonts w:ascii="Arial" w:hAnsi="Arial" w:cs="Arial"/>
          <w:sz w:val="24"/>
          <w:szCs w:val="24"/>
          <w:lang w:val="en-GB"/>
        </w:rPr>
        <w:t>ation of each channel. A new channel was subsequently generated, containing only the J2 signal that did not overlap with HSP60. This non-mitochondrial J2 signal was then analy</w:t>
      </w:r>
      <w:r>
        <w:rPr>
          <w:rFonts w:ascii="Arial" w:hAnsi="Arial" w:cs="Arial"/>
          <w:sz w:val="24"/>
          <w:szCs w:val="24"/>
          <w:lang w:val="en-GB"/>
        </w:rPr>
        <w:t>s</w:t>
      </w:r>
      <w:r w:rsidRPr="009450FC">
        <w:rPr>
          <w:rFonts w:ascii="Arial" w:hAnsi="Arial" w:cs="Arial"/>
          <w:sz w:val="24"/>
          <w:szCs w:val="24"/>
          <w:lang w:val="en-GB"/>
        </w:rPr>
        <w:t>ed for colocali</w:t>
      </w:r>
      <w:r>
        <w:rPr>
          <w:rFonts w:ascii="Arial" w:hAnsi="Arial" w:cs="Arial"/>
          <w:sz w:val="24"/>
          <w:szCs w:val="24"/>
          <w:lang w:val="en-GB"/>
        </w:rPr>
        <w:t>s</w:t>
      </w:r>
      <w:r w:rsidRPr="009450FC">
        <w:rPr>
          <w:rFonts w:ascii="Arial" w:hAnsi="Arial" w:cs="Arial"/>
          <w:sz w:val="24"/>
          <w:szCs w:val="24"/>
          <w:lang w:val="en-GB"/>
        </w:rPr>
        <w:t>ation with G3BP1 (</w:t>
      </w:r>
      <w:del w:id="100" w:author="Diana Vieira" w:date="2026-08-27T09:37:00Z" w16du:dateUtc="2026-08-27T08:37:00Z">
        <w:r w:rsidRPr="009450FC" w:rsidDel="00D47B26">
          <w:rPr>
            <w:rFonts w:ascii="Arial" w:hAnsi="Arial" w:cs="Arial"/>
            <w:sz w:val="24"/>
            <w:szCs w:val="24"/>
            <w:lang w:val="en-GB"/>
          </w:rPr>
          <w:delText>stress granules</w:delText>
        </w:r>
      </w:del>
      <w:ins w:id="101" w:author="Diana Vieira" w:date="2026-08-27T09:37:00Z" w16du:dateUtc="2026-08-27T08:37:00Z">
        <w:r w:rsidR="00D47B26">
          <w:rPr>
            <w:rFonts w:ascii="Arial" w:hAnsi="Arial" w:cs="Arial"/>
            <w:sz w:val="24"/>
            <w:szCs w:val="24"/>
            <w:lang w:val="en-GB"/>
          </w:rPr>
          <w:t>SGs</w:t>
        </w:r>
      </w:ins>
      <w:r w:rsidRPr="009450FC">
        <w:rPr>
          <w:rFonts w:ascii="Arial" w:hAnsi="Arial" w:cs="Arial"/>
          <w:sz w:val="24"/>
          <w:szCs w:val="24"/>
          <w:lang w:val="en-GB"/>
        </w:rPr>
        <w:t xml:space="preserve">) under both unstressed and sorbitol-stressed conditions. All image processing and quantifications were performed on an image analysis and </w:t>
      </w:r>
      <w:r w:rsidRPr="009450FC">
        <w:rPr>
          <w:rFonts w:ascii="Arial" w:hAnsi="Arial" w:cs="Arial"/>
          <w:sz w:val="24"/>
          <w:szCs w:val="24"/>
          <w:lang w:val="en-GB"/>
        </w:rPr>
        <w:lastRenderedPageBreak/>
        <w:t xml:space="preserve">processing workstation with support from the Bioimaging Platform of the Gulbenkian Institute for Molecular Medicine Foundation. </w:t>
      </w:r>
    </w:p>
    <w:p w14:paraId="472EB9D9"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Image analysis software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669C9145"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 xml:space="preserve">ation proportions were compared between stressed and unstressed samples using Student’s </w:t>
      </w:r>
      <w:r w:rsidRPr="009450FC">
        <w:rPr>
          <w:rFonts w:ascii="Arial" w:hAnsi="Arial" w:cs="Arial"/>
          <w:i/>
          <w:iCs/>
          <w:sz w:val="24"/>
          <w:szCs w:val="24"/>
          <w:lang w:val="en-GB"/>
        </w:rPr>
        <w:t>t</w:t>
      </w:r>
      <w:r w:rsidRPr="009450FC">
        <w:rPr>
          <w:rFonts w:ascii="Arial" w:hAnsi="Arial" w:cs="Arial"/>
          <w:sz w:val="24"/>
          <w:szCs w:val="24"/>
          <w:lang w:val="en-GB"/>
        </w:rPr>
        <w:t xml:space="preserve">-tests. Given the limited sample size, beta distributions were also fitted to the three replicates per condition. From these fitted distributions, 1000 random samples were drawn and compared across several statistical metrics, including Cohen’s </w:t>
      </w:r>
      <w:r w:rsidRPr="009450FC">
        <w:rPr>
          <w:rFonts w:ascii="Arial" w:hAnsi="Arial" w:cs="Arial"/>
          <w:i/>
          <w:iCs/>
          <w:sz w:val="24"/>
          <w:szCs w:val="24"/>
          <w:lang w:val="en-GB"/>
        </w:rPr>
        <w:t>d</w:t>
      </w:r>
      <w:r w:rsidRPr="009450FC">
        <w:rPr>
          <w:rFonts w:ascii="Arial" w:hAnsi="Arial" w:cs="Arial"/>
          <w:sz w:val="24"/>
          <w:szCs w:val="24"/>
          <w:lang w:val="en-GB"/>
        </w:rPr>
        <w:t xml:space="preserve"> and Area Under the Curve (AUC). Student’s test </w:t>
      </w:r>
      <w:r>
        <w:rPr>
          <w:rFonts w:ascii="Arial" w:hAnsi="Arial" w:cs="Arial"/>
          <w:sz w:val="24"/>
          <w:szCs w:val="24"/>
          <w:lang w:val="en-GB"/>
        </w:rPr>
        <w:t xml:space="preserve">two sided </w:t>
      </w:r>
      <w:r w:rsidRPr="009450FC">
        <w:rPr>
          <w:rFonts w:ascii="Arial" w:hAnsi="Arial" w:cs="Arial"/>
          <w:sz w:val="24"/>
          <w:szCs w:val="24"/>
          <w:lang w:val="en-GB"/>
        </w:rPr>
        <w:t xml:space="preserve">p-value was calculated using </w:t>
      </w:r>
      <w:commentRangeStart w:id="102"/>
      <w:r w:rsidRPr="009450FC">
        <w:rPr>
          <w:rFonts w:ascii="Arial" w:hAnsi="Arial" w:cs="Arial"/>
          <w:sz w:val="24"/>
          <w:szCs w:val="24"/>
          <w:lang w:val="en-GB"/>
        </w:rPr>
        <w:t>the 3 vs 3 original values</w:t>
      </w:r>
      <w:commentRangeEnd w:id="102"/>
      <w:r w:rsidR="00345233" w:rsidRPr="009450FC">
        <w:rPr>
          <w:rStyle w:val="CommentReference"/>
          <w:rFonts w:ascii="Arial" w:hAnsi="Arial" w:cs="Arial"/>
          <w:sz w:val="24"/>
          <w:szCs w:val="24"/>
          <w:lang w:val="en-GB"/>
        </w:rPr>
        <w:commentReference w:id="102"/>
      </w:r>
      <w:r w:rsidRPr="009450FC">
        <w:rPr>
          <w:rFonts w:ascii="Arial" w:hAnsi="Arial" w:cs="Arial"/>
          <w:sz w:val="24"/>
          <w:szCs w:val="24"/>
          <w:lang w:val="en-GB"/>
        </w:rPr>
        <w:t>.</w:t>
      </w:r>
    </w:p>
    <w:p w14:paraId="1F7E034C" w14:textId="47E3584C" w:rsidR="00FE7F5C" w:rsidRPr="009450FC" w:rsidRDefault="00FE7F5C" w:rsidP="00FE7F5C">
      <w:pPr>
        <w:pStyle w:val="Heading2"/>
        <w:rPr>
          <w:lang w:val="en-GB"/>
        </w:rPr>
      </w:pPr>
      <w:r w:rsidRPr="009450FC">
        <w:rPr>
          <w:lang w:val="en-GB"/>
        </w:rPr>
        <w:t>Alternative hypothesis testing for SG</w:t>
      </w:r>
      <w:del w:id="103" w:author="Diana Vieira" w:date="2026-08-27T09:40:00Z" w16du:dateUtc="2026-08-27T08:40:00Z">
        <w:r w:rsidRPr="009450FC" w:rsidDel="00262818">
          <w:rPr>
            <w:lang w:val="en-GB"/>
          </w:rPr>
          <w:delText>s</w:delText>
        </w:r>
      </w:del>
      <w:r w:rsidRPr="009450FC">
        <w:rPr>
          <w:lang w:val="en-GB"/>
        </w:rPr>
        <w:t xml:space="preserve"> implication in cancer</w:t>
      </w:r>
    </w:p>
    <w:p w14:paraId="40513E6B" w14:textId="08D10DE7" w:rsidR="00FE7F5C" w:rsidRPr="009450FC" w:rsidRDefault="00FE7F5C" w:rsidP="00FE7F5C">
      <w:pPr>
        <w:jc w:val="both"/>
        <w:rPr>
          <w:rFonts w:ascii="Arial" w:hAnsi="Arial" w:cs="Arial"/>
          <w:i/>
          <w:iCs/>
          <w:sz w:val="21"/>
          <w:szCs w:val="21"/>
          <w:lang w:val="en-GB"/>
        </w:rPr>
      </w:pPr>
      <w:r w:rsidRPr="009450FC">
        <w:rPr>
          <w:rFonts w:ascii="Arial" w:hAnsi="Arial" w:cs="Arial"/>
          <w:sz w:val="24"/>
          <w:szCs w:val="24"/>
          <w:lang w:val="en-GB"/>
        </w:rPr>
        <w:t xml:space="preserve">To explore mechanisms beyond SG assembly that could account for the phenotypes observed in </w:t>
      </w:r>
      <w:commentRangeStart w:id="104"/>
      <w:r w:rsidRPr="009450FC">
        <w:rPr>
          <w:rFonts w:ascii="Arial" w:hAnsi="Arial" w:cs="Arial"/>
          <w:i/>
          <w:iCs/>
          <w:sz w:val="24"/>
          <w:szCs w:val="24"/>
          <w:lang w:val="en-GB"/>
        </w:rPr>
        <w:t>G3BP1</w:t>
      </w:r>
      <w:r w:rsidRPr="009450FC">
        <w:rPr>
          <w:rFonts w:ascii="Arial" w:hAnsi="Arial" w:cs="Arial"/>
          <w:sz w:val="24"/>
          <w:szCs w:val="24"/>
          <w:lang w:val="en-GB"/>
        </w:rPr>
        <w:t xml:space="preserve"> and </w:t>
      </w:r>
      <w:r w:rsidRPr="009450FC">
        <w:rPr>
          <w:rFonts w:ascii="Arial" w:hAnsi="Arial" w:cs="Arial"/>
          <w:i/>
          <w:iCs/>
          <w:sz w:val="24"/>
          <w:szCs w:val="24"/>
          <w:lang w:val="en-GB"/>
        </w:rPr>
        <w:t>PTGS2</w:t>
      </w:r>
      <w:r w:rsidRPr="009450FC">
        <w:rPr>
          <w:rFonts w:ascii="Arial" w:hAnsi="Arial" w:cs="Arial"/>
          <w:sz w:val="24"/>
          <w:szCs w:val="24"/>
          <w:lang w:val="en-GB"/>
        </w:rPr>
        <w:t xml:space="preserve"> </w:t>
      </w:r>
      <w:commentRangeEnd w:id="104"/>
      <w:r w:rsidR="00262818" w:rsidRPr="009450FC">
        <w:rPr>
          <w:rStyle w:val="CommentReference"/>
          <w:rFonts w:ascii="Arial" w:hAnsi="Arial" w:cs="Arial"/>
          <w:sz w:val="24"/>
          <w:szCs w:val="24"/>
          <w:lang w:val="en-GB"/>
        </w:rPr>
        <w:commentReference w:id="104"/>
      </w:r>
      <w:r w:rsidRPr="009450FC">
        <w:rPr>
          <w:rFonts w:ascii="Arial" w:hAnsi="Arial" w:cs="Arial"/>
          <w:sz w:val="24"/>
          <w:szCs w:val="24"/>
          <w:lang w:val="en-GB"/>
        </w:rPr>
        <w:t xml:space="preserve">knockout cells, specifically the effects on survival and drug sensitivity, we leveraged multiple computational resources. </w:t>
      </w:r>
      <w:r w:rsidRPr="009450FC">
        <w:rPr>
          <w:rFonts w:ascii="Arial" w:hAnsi="Arial" w:cs="Arial"/>
          <w:i/>
          <w:iCs/>
          <w:sz w:val="24"/>
          <w:szCs w:val="24"/>
          <w:lang w:val="en-GB"/>
        </w:rPr>
        <w:t>PTGS2</w:t>
      </w:r>
      <w:r w:rsidRPr="009450FC">
        <w:rPr>
          <w:rFonts w:ascii="Arial" w:hAnsi="Arial" w:cs="Arial"/>
          <w:sz w:val="24"/>
          <w:szCs w:val="24"/>
          <w:lang w:val="en-GB"/>
        </w:rPr>
        <w:t xml:space="preserve"> perturbagens were  identified using the Connectivity Map</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lIpmaQR","properties":{"formattedCitation":"(77)","plainCitation":"(77)","noteIndex":0},"citationItems":[{"id":"7QlDGlPw/m6JbysYt","uris":["http://zotero.org/users/local/1p9EH8ax/items/TXLWYCH7"],"itemData":{"id":"5k6DwBAq/SEuQHlZm","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(77)</w:t>
      </w:r>
      <w:r w:rsidRPr="009450FC">
        <w:rPr>
          <w:rFonts w:ascii="Arial" w:hAnsi="Arial" w:cs="Arial"/>
          <w:sz w:val="24"/>
          <w:szCs w:val="24"/>
          <w:lang w:val="en-GB"/>
        </w:rPr>
        <w:fldChar w:fldCharType="end"/>
      </w:r>
      <w:r w:rsidRPr="009450FC">
        <w:rPr>
          <w:rFonts w:ascii="Arial" w:hAnsi="Arial" w:cs="Arial"/>
          <w:sz w:val="24"/>
          <w:szCs w:val="24"/>
          <w:lang w:val="en-GB"/>
        </w:rPr>
        <w:t>. Drug sensitivity profiles were obtained from the Genomics of Drug Sensitivity in Cancer (GDSC</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8UxHospA","properties":{"formattedCitation":"(78)","plainCitation":"(78)","noteIndex":0},"citationItems":[{"id":"7QlDGlPw/PWdnUMY5","uris":["http://zotero.org/users/local/1p9EH8ax/items/DR392DLI"],"itemData":{"id":"5k6DwBAq/avlaUmYc","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(78)</w:t>
      </w:r>
      <w:r w:rsidRPr="009450FC">
        <w:rPr>
          <w:rFonts w:ascii="Arial" w:hAnsi="Arial" w:cs="Arial"/>
          <w:sz w:val="24"/>
          <w:szCs w:val="24"/>
          <w:lang w:val="en-GB"/>
        </w:rPr>
        <w:fldChar w:fldCharType="end"/>
      </w:r>
      <w:r w:rsidRPr="009450FC">
        <w:rPr>
          <w:rFonts w:ascii="Arial" w:hAnsi="Arial" w:cs="Arial"/>
          <w:sz w:val="24"/>
          <w:szCs w:val="24"/>
          <w:lang w:val="en-GB"/>
        </w:rPr>
        <w:t xml:space="preserve">) database. </w:t>
      </w:r>
    </w:p>
    <w:p w14:paraId="07D4777A" w14:textId="77777777" w:rsidR="00FE7F5C" w:rsidRPr="009450FC" w:rsidRDefault="00FE7F5C" w:rsidP="00FE7F5C">
      <w:pPr>
        <w:pStyle w:val="Heading2"/>
        <w:rPr>
          <w:lang w:val="en-GB"/>
        </w:rPr>
      </w:pPr>
      <w:r w:rsidRPr="009450FC">
        <w:rPr>
          <w:lang w:val="en-GB"/>
        </w:rPr>
        <w:t>SG signatures</w:t>
      </w:r>
    </w:p>
    <w:p w14:paraId="7CF8264F" w14:textId="59F8E89E" w:rsidR="00FE7F5C" w:rsidRPr="009450FC" w:rsidRDefault="00FE7F5C" w:rsidP="00FE7F5C">
      <w:pPr>
        <w:jc w:val="both"/>
        <w:rPr>
          <w:rFonts w:ascii="Arial" w:hAnsi="Arial" w:cs="Arial"/>
          <w:i/>
          <w:iCs/>
          <w:sz w:val="21"/>
          <w:szCs w:val="21"/>
          <w:lang w:val="en-GB"/>
        </w:rPr>
      </w:pPr>
      <w:r w:rsidRPr="009450FC">
        <w:rPr>
          <w:rFonts w:ascii="Arial" w:hAnsi="Arial" w:cs="Arial"/>
          <w:sz w:val="24"/>
          <w:szCs w:val="24"/>
          <w:lang w:val="en-GB"/>
        </w:rPr>
        <w:t>To define an expression signature indicative of SG presence in a given sample, we first created a “discovery” dataset by integrating GSE138988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e1qhHDE","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w:t>
      </w:r>
      <w:r w:rsidRPr="009450FC">
        <w:rPr>
          <w:rFonts w:ascii="Arial" w:hAnsi="Arial" w:cs="Arial"/>
          <w:sz w:val="24"/>
          <w:szCs w:val="24"/>
          <w:lang w:val="en-GB"/>
        </w:rPr>
        <w:fldChar w:fldCharType="end"/>
      </w:r>
      <w:r w:rsidRPr="009450FC">
        <w:rPr>
          <w:rFonts w:ascii="Arial" w:hAnsi="Arial" w:cs="Arial"/>
          <w:sz w:val="24"/>
          <w:szCs w:val="24"/>
          <w:lang w:val="en-GB"/>
        </w:rPr>
        <w:t xml:space="preserve"> and GSE119977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{"citationID":"9w8a4p1I","properties":{"formattedCitation":"(43,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(43, 44)</w:t>
      </w:r>
      <w:r w:rsidRPr="009450FC">
        <w:rPr>
          <w:rFonts w:ascii="Arial" w:hAnsi="Arial" w:cs="Arial"/>
          <w:sz w:val="24"/>
          <w:szCs w:val="24"/>
          <w:lang w:val="en-GB"/>
        </w:rPr>
        <w:fldChar w:fldCharType="end"/>
      </w:r>
      <w:r w:rsidRPr="009450FC">
        <w:rPr>
          <w:rFonts w:ascii="Arial" w:hAnsi="Arial" w:cs="Arial"/>
          <w:sz w:val="24"/>
          <w:szCs w:val="24"/>
          <w:lang w:val="en-GB"/>
        </w:rPr>
        <w:t xml:space="preserve">. This integration allowed comparison of stressed cells with and without SGs while controlling for confounding variables, including cell type, genotype, stressor, and study of origin. </w:t>
      </w:r>
      <w:r>
        <w:rPr>
          <w:rFonts w:ascii="Arial" w:hAnsi="Arial" w:cs="Arial"/>
          <w:sz w:val="24"/>
          <w:szCs w:val="24"/>
          <w:lang w:val="en-GB"/>
        </w:rPr>
        <w:t>“</w:t>
      </w:r>
      <w:r w:rsidRPr="009450FC">
        <w:rPr>
          <w:rFonts w:ascii="Arial" w:hAnsi="Arial" w:cs="Arial"/>
          <w:sz w:val="24"/>
          <w:szCs w:val="24"/>
          <w:lang w:val="en-GB"/>
        </w:rPr>
        <w:t>Batch effects</w:t>
      </w:r>
      <w:r>
        <w:rPr>
          <w:rFonts w:ascii="Arial" w:hAnsi="Arial" w:cs="Arial"/>
          <w:sz w:val="24"/>
          <w:szCs w:val="24"/>
          <w:lang w:val="en-GB"/>
        </w:rPr>
        <w:t>”</w:t>
      </w:r>
      <w:r w:rsidRPr="009450FC">
        <w:rPr>
          <w:rFonts w:ascii="Arial" w:hAnsi="Arial" w:cs="Arial"/>
          <w:sz w:val="24"/>
          <w:szCs w:val="24"/>
          <w:lang w:val="en-GB"/>
        </w:rPr>
        <w:t xml:space="preserve"> arising from these variables were corrected prior to analysis, following the methodology we had previously applied to the </w:t>
      </w:r>
      <w:r w:rsidRPr="009450FC">
        <w:rPr>
          <w:rFonts w:ascii="Arial" w:hAnsi="Arial" w:cs="Arial"/>
          <w:color w:val="000000" w:themeColor="text1"/>
          <w:sz w:val="24"/>
          <w:szCs w:val="24"/>
          <w:lang w:val="en-GB"/>
        </w:rPr>
        <w:t>analysis of other large-scale transcriptomic datasets</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{"citationID":"w51ZsA6Z","properties":{"formattedCitation":"(61)","plainCitation":"(61)","noteIndex":0},"citationItems":[{"id":"7QlDGlPw/uF5d1qn0","uris":["http://zotero.org/users/local/q86rvdj2/items/BTWDNJWJ"],"itemData":{"id":45,"type":"article-journal","abstract":"We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(61)</w:t>
      </w:r>
      <w:r w:rsidRPr="009450FC">
        <w:rPr>
          <w:rFonts w:ascii="Arial" w:hAnsi="Arial" w:cs="Arial"/>
          <w:sz w:val="24"/>
          <w:szCs w:val="24"/>
          <w:lang w:val="en-GB"/>
        </w:rPr>
        <w:fldChar w:fldCharType="end"/>
      </w:r>
      <w:r w:rsidRPr="009450FC">
        <w:rPr>
          <w:rFonts w:ascii="Arial" w:hAnsi="Arial" w:cs="Arial"/>
          <w:sz w:val="24"/>
          <w:szCs w:val="24"/>
          <w:lang w:val="en-GB"/>
        </w:rPr>
        <w:t>. We then employed an elastic net regression with 1000 bootstrap</w:t>
      </w:r>
      <w:del w:id="105" w:author="Diana Vieira" w:date="2026-08-27T09:42:00Z" w16du:dateUtc="2026-08-27T08:42:00Z">
        <w:r w:rsidRPr="009450FC" w:rsidDel="00F1665D">
          <w:rPr>
            <w:rFonts w:ascii="Arial" w:hAnsi="Arial" w:cs="Arial"/>
            <w:sz w:val="24"/>
            <w:szCs w:val="24"/>
            <w:lang w:val="en-GB"/>
          </w:rPr>
          <w:delText>ping</w:delText>
        </w:r>
      </w:del>
      <w:r w:rsidRPr="009450FC">
        <w:rPr>
          <w:rFonts w:ascii="Arial" w:hAnsi="Arial" w:cs="Arial"/>
          <w:sz w:val="24"/>
          <w:szCs w:val="24"/>
          <w:lang w:val="en-GB"/>
        </w:rPr>
        <w:t xml:space="preserve"> iterations with a mixing parameter (alpha) of 0.75, yielding a relatively stringent signature. Genes consistently selected in at least 900 iterations were retained. This signature included genes both up- (positive) and down-regulated (negative) in </w:t>
      </w:r>
      <w:commentRangeStart w:id="106"/>
      <w:r w:rsidRPr="009450FC">
        <w:rPr>
          <w:rFonts w:ascii="Arial" w:hAnsi="Arial" w:cs="Arial"/>
          <w:sz w:val="24"/>
          <w:szCs w:val="24"/>
          <w:lang w:val="en-GB"/>
        </w:rPr>
        <w:t xml:space="preserve">SG positive </w:t>
      </w:r>
      <w:commentRangeEnd w:id="106"/>
      <w:r w:rsidR="007418A3" w:rsidRPr="009450FC">
        <w:rPr>
          <w:rStyle w:val="CommentReference"/>
          <w:rFonts w:ascii="Arial" w:hAnsi="Arial" w:cs="Arial"/>
          <w:sz w:val="24"/>
          <w:szCs w:val="24"/>
          <w:lang w:val="en-GB"/>
        </w:rPr>
        <w:commentReference w:id="106"/>
      </w:r>
      <w:r w:rsidRPr="009450FC">
        <w:rPr>
          <w:rFonts w:ascii="Arial" w:hAnsi="Arial" w:cs="Arial"/>
          <w:sz w:val="24"/>
          <w:szCs w:val="24"/>
          <w:lang w:val="en-GB"/>
        </w:rPr>
        <w:t xml:space="preserve">cells. </w:t>
      </w:r>
    </w:p>
    <w:p w14:paraId="56E29E3B" w14:textId="1AA444A7" w:rsidR="00FE7F5C" w:rsidRDefault="00FE7F5C" w:rsidP="00FE7F5C">
      <w:pPr>
        <w:jc w:val="both"/>
        <w:rPr>
          <w:rFonts w:ascii="Arial" w:hAnsi="Arial" w:cs="Arial"/>
          <w:sz w:val="24"/>
          <w:szCs w:val="24"/>
          <w:lang w:val="en-GB"/>
        </w:rPr>
      </w:pPr>
      <w:r w:rsidRPr="009450FC">
        <w:rPr>
          <w:rFonts w:ascii="Arial" w:hAnsi="Arial" w:cs="Arial"/>
          <w:sz w:val="24"/>
          <w:szCs w:val="24"/>
          <w:lang w:val="en-GB"/>
        </w:rPr>
        <w:t>SG score for individual samples was calculated using a non-parametric gene ranking method. Within each sample, all genes were ranked by expression. The SG score for a given sample was computed as the sum of the ranks of the genes in the signature, weighted by (</w:t>
      </w:r>
      <w:r w:rsidRPr="009450FC">
        <w:rPr>
          <w:rFonts w:ascii="Arial" w:hAnsi="Arial" w:cs="Arial"/>
          <w:i/>
          <w:iCs/>
          <w:sz w:val="24"/>
          <w:szCs w:val="24"/>
          <w:lang w:val="en-GB"/>
        </w:rPr>
        <w:t>i.e.</w:t>
      </w:r>
      <w:r w:rsidRPr="009450FC">
        <w:rPr>
          <w:rFonts w:ascii="Arial" w:hAnsi="Arial" w:cs="Arial"/>
          <w:sz w:val="24"/>
          <w:szCs w:val="24"/>
          <w:lang w:val="en-GB"/>
        </w:rPr>
        <w:t xml:space="preserve"> multiplied by) +1 for positive or -1 for negative genes, and normali</w:t>
      </w:r>
      <w:r>
        <w:rPr>
          <w:rFonts w:ascii="Arial" w:hAnsi="Arial" w:cs="Arial"/>
          <w:sz w:val="24"/>
          <w:szCs w:val="24"/>
          <w:lang w:val="en-GB"/>
        </w:rPr>
        <w:t>s</w:t>
      </w:r>
      <w:r w:rsidRPr="009450FC">
        <w:rPr>
          <w:rFonts w:ascii="Arial" w:hAnsi="Arial" w:cs="Arial"/>
          <w:sz w:val="24"/>
          <w:szCs w:val="24"/>
          <w:lang w:val="en-GB"/>
        </w:rPr>
        <w:t>ed by the number of genes in the set. This signature was validated on an independent dataset, GSE173953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aYayWxXM","properties":{"formattedCitation":"(7)","plainCitation":"(7)","noteIndex":0},"citationItems":[{"id":"7QlDGlPw/whmaCuBT","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w:t>
      </w:r>
      <w:r w:rsidRPr="009450FC">
        <w:rPr>
          <w:rFonts w:ascii="Arial" w:hAnsi="Arial" w:cs="Arial"/>
          <w:sz w:val="24"/>
          <w:szCs w:val="24"/>
          <w:lang w:val="en-GB"/>
        </w:rPr>
        <w:fldChar w:fldCharType="end"/>
      </w:r>
      <w:r w:rsidRPr="009450FC">
        <w:rPr>
          <w:rFonts w:ascii="Arial" w:hAnsi="Arial" w:cs="Arial"/>
          <w:sz w:val="24"/>
          <w:szCs w:val="24"/>
          <w:lang w:val="en-GB"/>
        </w:rPr>
        <w:t>, with the same batch effect correction as mentioned above</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{"citationID":"p3ONnFSw","properties":{"formattedCitation":"(61)","plainCitation":"(61)","noteIndex":0},"citationItems":[{"id":"7QlDGlPw/uF5d1qn0","uris":["http://zotero.org/users/local/q86rvdj2/items/BTWDNJWJ"],"itemData":{"id":45,"type":"article-journal","abstract":"We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(61)</w:t>
      </w:r>
      <w:r w:rsidRPr="009450FC">
        <w:rPr>
          <w:rFonts w:ascii="Arial" w:hAnsi="Arial" w:cs="Arial"/>
          <w:sz w:val="24"/>
          <w:szCs w:val="24"/>
          <w:lang w:val="en-GB"/>
        </w:rPr>
        <w:fldChar w:fldCharType="end"/>
      </w:r>
      <w:r w:rsidRPr="009450FC">
        <w:rPr>
          <w:rFonts w:ascii="Arial" w:hAnsi="Arial" w:cs="Arial"/>
          <w:sz w:val="24"/>
          <w:szCs w:val="24"/>
          <w:lang w:val="en-GB"/>
        </w:rPr>
        <w:t xml:space="preserve">. </w:t>
      </w:r>
    </w:p>
    <w:p w14:paraId="22AC6CCB" w14:textId="69B1AAC7" w:rsidR="00E976A0" w:rsidRPr="009450FC" w:rsidRDefault="00E976A0" w:rsidP="00FE7F5C">
      <w:pPr>
        <w:jc w:val="both"/>
        <w:rPr>
          <w:rFonts w:ascii="Arial" w:hAnsi="Arial" w:cs="Arial"/>
          <w:sz w:val="24"/>
          <w:szCs w:val="24"/>
          <w:lang w:val="en-GB"/>
        </w:rPr>
      </w:pPr>
      <w:r>
        <w:rPr>
          <w:rFonts w:ascii="Arial" w:hAnsi="Arial" w:cs="Arial"/>
          <w:sz w:val="24"/>
          <w:szCs w:val="24"/>
          <w:lang w:val="en-GB"/>
        </w:rPr>
        <w:t xml:space="preserve">This </w:t>
      </w:r>
      <w:ins w:id="107" w:author="Diana Vieira" w:date="2026-08-27T09:44:00Z" w16du:dateUtc="2026-08-27T08:44:00Z">
        <w:r w:rsidR="00B92F53">
          <w:rPr>
            <w:rFonts w:ascii="Arial" w:hAnsi="Arial" w:cs="Arial"/>
            <w:sz w:val="24"/>
            <w:szCs w:val="24"/>
            <w:lang w:val="en-GB"/>
          </w:rPr>
          <w:t>r</w:t>
        </w:r>
      </w:ins>
      <w:del w:id="108" w:author="Diana Vieira" w:date="2026-08-27T09:44:00Z" w16du:dateUtc="2026-08-27T08:44:00Z">
        <w:r w:rsidDel="00B92F53">
          <w:rPr>
            <w:rFonts w:ascii="Arial" w:hAnsi="Arial" w:cs="Arial"/>
            <w:sz w:val="24"/>
            <w:szCs w:val="24"/>
            <w:lang w:val="en-GB"/>
          </w:rPr>
          <w:delText>R</w:delText>
        </w:r>
      </w:del>
      <w:r>
        <w:rPr>
          <w:rFonts w:ascii="Arial" w:hAnsi="Arial" w:cs="Arial"/>
          <w:sz w:val="24"/>
          <w:szCs w:val="24"/>
          <w:lang w:val="en-GB"/>
        </w:rPr>
        <w:t>ank-sum approach was also used to estimate mitochondrial/nuclear-encoded mitochondrial transcripts enrichment score.</w:t>
      </w:r>
    </w:p>
    <w:p w14:paraId="4EDD2F40"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the tumo</w:t>
      </w:r>
      <w:r>
        <w:rPr>
          <w:rFonts w:ascii="Arial" w:hAnsi="Arial" w:cs="Arial"/>
          <w:sz w:val="24"/>
          <w:szCs w:val="24"/>
          <w:lang w:val="en-GB"/>
        </w:rPr>
        <w:t>u</w:t>
      </w:r>
      <w:r w:rsidRPr="009450FC">
        <w:rPr>
          <w:rFonts w:ascii="Arial" w:hAnsi="Arial" w:cs="Arial"/>
          <w:sz w:val="24"/>
          <w:szCs w:val="24"/>
          <w:lang w:val="en-GB"/>
        </w:rPr>
        <w:t xml:space="preserve">r </w:t>
      </w:r>
      <w:r w:rsidRPr="00B92F53">
        <w:rPr>
          <w:rFonts w:ascii="Arial" w:hAnsi="Arial" w:cs="Arial"/>
          <w:i/>
          <w:iCs/>
          <w:sz w:val="24"/>
          <w:szCs w:val="24"/>
          <w:lang w:val="en-GB"/>
          <w:rPrChange w:id="109" w:author="Diana Vieira" w:date="2026-08-27T09:44:00Z" w16du:dateUtc="2026-08-27T08:44:00Z">
            <w:rPr>
              <w:rFonts w:ascii="Arial" w:hAnsi="Arial" w:cs="Arial"/>
              <w:sz w:val="24"/>
              <w:szCs w:val="24"/>
              <w:lang w:val="en-GB"/>
            </w:rPr>
          </w:rPrChange>
        </w:rPr>
        <w:t>vs</w:t>
      </w:r>
      <w:r w:rsidRPr="009450FC">
        <w:rPr>
          <w:rFonts w:ascii="Arial" w:hAnsi="Arial" w:cs="Arial"/>
          <w:sz w:val="24"/>
          <w:szCs w:val="24"/>
          <w:lang w:val="en-GB"/>
        </w:rPr>
        <w:t xml:space="preserve"> normal tissue comparison, resulting Welch’s t-test p-values were corrected for the number of tissues tested through the Benjamini-Hochberg (BH) procedure.</w:t>
      </w:r>
    </w:p>
    <w:p w14:paraId="166A80B8" w14:textId="58DDA8DD" w:rsidR="00FE7F5C" w:rsidRPr="009450FC" w:rsidRDefault="00FE7F5C" w:rsidP="00FE7F5C">
      <w:pPr>
        <w:jc w:val="both"/>
        <w:rPr>
          <w:rFonts w:ascii="Arial" w:hAnsi="Arial" w:cs="Arial"/>
          <w:i/>
          <w:iCs/>
          <w:lang w:val="en-GB"/>
        </w:rPr>
      </w:pPr>
      <w:r w:rsidRPr="009450FC">
        <w:rPr>
          <w:rFonts w:ascii="Arial" w:hAnsi="Arial" w:cs="Arial"/>
          <w:color w:val="000000" w:themeColor="text1"/>
          <w:sz w:val="24"/>
          <w:szCs w:val="24"/>
          <w:lang w:val="en-GB"/>
        </w:rPr>
        <w:lastRenderedPageBreak/>
        <w:t>For survival analysis, GDC-TCGA samples</w:t>
      </w:r>
      <w:r w:rsidRPr="009450FC">
        <w:rPr>
          <w:rFonts w:ascii="Arial" w:hAnsi="Arial" w:cs="Arial"/>
          <w:color w:val="000000" w:themeColor="text1"/>
          <w:sz w:val="24"/>
          <w:szCs w:val="24"/>
          <w:lang w:val="en-GB"/>
        </w:rPr>
        <w:fldChar w:fldCharType="begin"/>
      </w:r>
      <w:r w:rsidR="00300753">
        <w:rPr>
          <w:rFonts w:ascii="Arial" w:hAnsi="Arial" w:cs="Arial"/>
          <w:color w:val="000000" w:themeColor="text1"/>
          <w:sz w:val="24"/>
          <w:szCs w:val="24"/>
          <w:lang w:val="en-GB"/>
        </w:rPr>
        <w:instrText xml:space="preserve"> ADDIN ZOTERO_ITEM CSL_CITATION {"citationID":"QGplwCkG","properties":{"formattedCitation":"(59,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9450FC">
        <w:rPr>
          <w:rFonts w:ascii="Arial" w:hAnsi="Arial" w:cs="Arial"/>
          <w:color w:val="000000" w:themeColor="text1"/>
          <w:sz w:val="24"/>
          <w:szCs w:val="24"/>
          <w:lang w:val="en-GB"/>
        </w:rPr>
        <w:fldChar w:fldCharType="separate"/>
      </w:r>
      <w:r w:rsidR="0097304F" w:rsidRPr="0097304F">
        <w:rPr>
          <w:rFonts w:ascii="Aptos" w:hAnsi="Aptos"/>
          <w:sz w:val="24"/>
          <w:lang w:val="en-GB"/>
        </w:rPr>
        <w:t>(59, 60)</w:t>
      </w:r>
      <w:r w:rsidRPr="009450FC">
        <w:rPr>
          <w:rFonts w:ascii="Arial" w:hAnsi="Arial" w:cs="Arial"/>
          <w:color w:val="000000" w:themeColor="text1"/>
          <w:sz w:val="24"/>
          <w:szCs w:val="24"/>
          <w:lang w:val="en-GB"/>
        </w:rPr>
        <w:fldChar w:fldCharType="end"/>
      </w:r>
      <w:r w:rsidRPr="009450FC">
        <w:rPr>
          <w:rFonts w:ascii="Arial" w:hAnsi="Arial" w:cs="Arial"/>
          <w:color w:val="000000" w:themeColor="text1"/>
          <w:sz w:val="24"/>
          <w:szCs w:val="24"/>
          <w:lang w:val="en-GB"/>
        </w:rPr>
        <w:t xml:space="preserve"> were stratified into top and bottom quartiles based on SG scores (or expression of a specific gene, in Supplementary Figure 1</w:t>
      </w:r>
      <w:r w:rsidR="00FB07D3">
        <w:rPr>
          <w:rFonts w:ascii="Arial" w:hAnsi="Arial" w:cs="Arial"/>
          <w:color w:val="000000" w:themeColor="text1"/>
          <w:sz w:val="24"/>
          <w:szCs w:val="24"/>
          <w:lang w:val="en-GB"/>
        </w:rPr>
        <w:t>5</w:t>
      </w:r>
      <w:r w:rsidRPr="009450FC">
        <w:rPr>
          <w:rFonts w:ascii="Arial" w:hAnsi="Arial" w:cs="Arial"/>
          <w:color w:val="000000" w:themeColor="text1"/>
          <w:sz w:val="24"/>
          <w:szCs w:val="24"/>
          <w:lang w:val="en-GB"/>
        </w:rPr>
        <w:t>). Kaplan-Meier survival curves were generated and statistical significance was assessed using the log-rank test. To evaluate the significance of observed survival associations, 100 random signatures matching the original SG score signature in size and gene directionality (positive/negative weight) were generated by sampling gene names from the TCGA LAML dataset</w:t>
      </w:r>
      <w:r w:rsidRPr="009450FC">
        <w:rPr>
          <w:rFonts w:ascii="Arial" w:hAnsi="Arial" w:cs="Arial"/>
          <w:color w:val="000000" w:themeColor="text1"/>
          <w:sz w:val="24"/>
          <w:szCs w:val="24"/>
          <w:lang w:val="en-GB"/>
        </w:rPr>
        <w:fldChar w:fldCharType="begin"/>
      </w:r>
      <w:r w:rsidR="00300753">
        <w:rPr>
          <w:rFonts w:ascii="Arial" w:hAnsi="Arial" w:cs="Arial"/>
          <w:color w:val="000000" w:themeColor="text1"/>
          <w:sz w:val="24"/>
          <w:szCs w:val="24"/>
          <w:lang w:val="en-GB"/>
        </w:rPr>
        <w:instrText xml:space="preserve"> ADDIN ZOTERO_ITEM CSL_CITATION {"citationID":"JDxhDNuG","properties":{"formattedCitation":"(59,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9450FC">
        <w:rPr>
          <w:rFonts w:ascii="Arial" w:hAnsi="Arial" w:cs="Arial"/>
          <w:color w:val="000000" w:themeColor="text1"/>
          <w:sz w:val="24"/>
          <w:szCs w:val="24"/>
          <w:lang w:val="en-GB"/>
        </w:rPr>
        <w:fldChar w:fldCharType="separate"/>
      </w:r>
      <w:r w:rsidR="0097304F" w:rsidRPr="0097304F">
        <w:rPr>
          <w:rFonts w:ascii="Aptos" w:hAnsi="Aptos"/>
          <w:sz w:val="24"/>
          <w:lang w:val="en-GB"/>
        </w:rPr>
        <w:t>(59, 60)</w:t>
      </w:r>
      <w:r w:rsidRPr="009450FC">
        <w:rPr>
          <w:rFonts w:ascii="Arial" w:hAnsi="Arial" w:cs="Arial"/>
          <w:color w:val="000000" w:themeColor="text1"/>
          <w:sz w:val="24"/>
          <w:szCs w:val="24"/>
          <w:lang w:val="en-GB"/>
        </w:rPr>
        <w:fldChar w:fldCharType="end"/>
      </w:r>
      <w:r w:rsidRPr="009450FC">
        <w:rPr>
          <w:rFonts w:ascii="Arial" w:hAnsi="Arial" w:cs="Arial"/>
          <w:color w:val="000000" w:themeColor="text1"/>
          <w:sz w:val="24"/>
          <w:szCs w:val="24"/>
          <w:lang w:val="en-GB"/>
        </w:rPr>
        <w:t xml:space="preserve">. This dataset was chosen for its large number of expressed genes after filtering. Log-rank p-values were corrected for the number of tissues tested through the BH procedure. Survival analyses were repeated for each random signature, and false discovery rates were calculated as the proportion of random signatures with log-rank p-values lower than those obtained from the original SG signatures. </w:t>
      </w:r>
    </w:p>
    <w:p w14:paraId="0ED8DDDA" w14:textId="77777777" w:rsidR="00FE7F5C" w:rsidRPr="009450FC" w:rsidRDefault="00FE7F5C" w:rsidP="00FE7F5C">
      <w:pPr>
        <w:pStyle w:val="Heading2"/>
        <w:rPr>
          <w:lang w:val="en-GB"/>
        </w:rPr>
      </w:pPr>
      <w:r w:rsidRPr="009450FC">
        <w:rPr>
          <w:lang w:val="en-GB"/>
        </w:rPr>
        <w:t>Differential splicing analysis</w:t>
      </w:r>
    </w:p>
    <w:p w14:paraId="30C3A0DB" w14:textId="377017BA"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We used GEO dataset GSE173953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Dy9E9e5A","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w:t>
      </w:r>
      <w:r w:rsidRPr="009450FC">
        <w:rPr>
          <w:rFonts w:ascii="Arial" w:hAnsi="Arial" w:cs="Arial"/>
          <w:sz w:val="24"/>
          <w:szCs w:val="24"/>
          <w:lang w:val="en-GB"/>
        </w:rPr>
        <w:fldChar w:fldCharType="end"/>
      </w:r>
      <w:r w:rsidRPr="009450FC">
        <w:rPr>
          <w:rFonts w:ascii="Arial" w:hAnsi="Arial" w:cs="Arial"/>
          <w:sz w:val="24"/>
          <w:szCs w:val="24"/>
          <w:lang w:val="en-GB"/>
        </w:rPr>
        <w:t>, which profiles U2-OS and A549 cells stressed with dsRNA, both with and without SG formation, because its sequencing depth was substantially higher than that of our alternative option (the “Discovery Dataset”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{"citationID":"Yfz2lwVR","properties":{"formattedCitation":"(41, 43, 44)","plainCitation":"(41, 43, 44)","noteIndex":0},"citationItems":[{"id":"7QlDGlPw/8f8ZloUy","uris":["http://zotero.org/users/local/1p9EH8ax/items/ARLW3CQN"],"itemData":{"id":"f9pzkrjY/Xjn9zKxE","type":"article-journal","container-title":"Molecular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(41, 43, 44)</w:t>
      </w:r>
      <w:r w:rsidRPr="009450FC">
        <w:rPr>
          <w:rFonts w:ascii="Arial" w:hAnsi="Arial" w:cs="Arial"/>
          <w:sz w:val="24"/>
          <w:szCs w:val="24"/>
          <w:lang w:val="en-GB"/>
        </w:rPr>
        <w:fldChar w:fldCharType="end"/>
      </w:r>
      <w:r w:rsidRPr="009450FC">
        <w:rPr>
          <w:rFonts w:ascii="Arial" w:hAnsi="Arial" w:cs="Arial"/>
          <w:sz w:val="24"/>
          <w:szCs w:val="24"/>
          <w:lang w:val="en-GB"/>
        </w:rPr>
        <w:t>). High read depth is particularly critical for splicing analyses, as exon-exon junction reads and low-abundance isoforms are often underrepresented, making shallow sequencing insufficient to reliably capture alternative splicing events. Raw reads (FASTQ format) were first trimmed using Trimmo</w:t>
      </w:r>
      <w:del w:id="110" w:author="Diana Vieira" w:date="2026-08-27T09:45:00Z" w16du:dateUtc="2026-08-27T08:45:00Z">
        <w:r w:rsidRPr="009450FC" w:rsidDel="004F7134">
          <w:rPr>
            <w:rFonts w:ascii="Arial" w:hAnsi="Arial" w:cs="Arial"/>
            <w:sz w:val="24"/>
            <w:szCs w:val="24"/>
            <w:lang w:val="en-GB"/>
          </w:rPr>
          <w:delText>m</w:delText>
        </w:r>
      </w:del>
      <w:r w:rsidRPr="009450FC">
        <w:rPr>
          <w:rFonts w:ascii="Arial" w:hAnsi="Arial" w:cs="Arial"/>
          <w:sz w:val="24"/>
          <w:szCs w:val="24"/>
          <w:lang w:val="en-GB"/>
        </w:rPr>
        <w:t>matic (v0.3.9)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yHBDS4a","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(36)</w:t>
      </w:r>
      <w:r w:rsidRPr="009450FC">
        <w:rPr>
          <w:rFonts w:ascii="Arial" w:hAnsi="Arial" w:cs="Arial"/>
          <w:sz w:val="24"/>
          <w:szCs w:val="24"/>
          <w:lang w:val="en-GB"/>
        </w:rPr>
        <w:fldChar w:fldCharType="end"/>
      </w:r>
      <w:r w:rsidRPr="009450FC">
        <w:rPr>
          <w:rFonts w:ascii="Arial" w:hAnsi="Arial" w:cs="Arial"/>
          <w:sz w:val="24"/>
          <w:szCs w:val="24"/>
          <w:lang w:val="en-GB"/>
        </w:rPr>
        <w:t xml:space="preserve"> in PE mode. Alternative splicing was quantified with VAST-TOOLS (v. 2.5.1), following the align (against human reference genome hg38) and combine steps</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wpISDxI","properties":{"formattedCitation":"(38)","plainCitation":"(38)","noteIndex":0},"citationItems":[{"id":"7QlDGlPw/eXeysUEg","uris":["http://zotero.org/users/local/1p9EH8ax/items/YBUMEV7L"],"itemData":{"id":150,"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r w:rsidRPr="009450FC">
        <w:rPr>
          <w:rFonts w:ascii="Arial" w:hAnsi="Arial" w:cs="Arial"/>
          <w:sz w:val="24"/>
          <w:szCs w:val="24"/>
          <w:lang w:val="en-GB"/>
        </w:rPr>
        <w:t xml:space="preserve">. </w:t>
      </w:r>
    </w:p>
    <w:p w14:paraId="5BFEAEEC" w14:textId="0BAF6F52"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Differential splicing analysis was then conducted using the </w:t>
      </w:r>
      <w:r w:rsidRPr="009450FC">
        <w:rPr>
          <w:rFonts w:ascii="Cascadia Code" w:hAnsi="Cascadia Code" w:cs="Arial"/>
          <w:sz w:val="24"/>
          <w:szCs w:val="24"/>
          <w:lang w:val="en-GB"/>
        </w:rPr>
        <w:t>betAS (v1.2.1)</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69Yr9jpD","properties":{"formattedCitation":"(79)","plainCitation":"(79)","noteIndex":0},"citationItems":[{"id":"7QlDGlPw/dYzfZk7N","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(79)</w:t>
      </w:r>
      <w:r w:rsidRPr="009450FC">
        <w:rPr>
          <w:rFonts w:ascii="Arial" w:hAnsi="Arial" w:cs="Arial"/>
          <w:sz w:val="24"/>
          <w:szCs w:val="24"/>
          <w:lang w:val="en-GB"/>
        </w:rPr>
        <w:fldChar w:fldCharType="end"/>
      </w:r>
      <w:r w:rsidRPr="009450FC">
        <w:rPr>
          <w:rFonts w:ascii="Arial" w:hAnsi="Arial" w:cs="Arial"/>
          <w:sz w:val="24"/>
          <w:szCs w:val="24"/>
          <w:lang w:val="en-GB"/>
        </w:rPr>
        <w:t xml:space="preserve"> R package, with modifications to the default filtering procedure. By default, the </w:t>
      </w:r>
      <w:r w:rsidRPr="009450FC">
        <w:rPr>
          <w:rFonts w:ascii="Cascadia Code" w:hAnsi="Cascadia Code"/>
          <w:sz w:val="24"/>
          <w:szCs w:val="24"/>
          <w:lang w:val="en-GB"/>
        </w:rPr>
        <w:t>alternativeEvents</w:t>
      </w:r>
      <w:r w:rsidRPr="009450FC">
        <w:rPr>
          <w:rFonts w:ascii="Arial" w:hAnsi="Arial" w:cs="Arial"/>
          <w:sz w:val="24"/>
          <w:szCs w:val="24"/>
          <w:lang w:val="en-GB"/>
        </w:rPr>
        <w:t xml:space="preserve"> function excludes events in which at least one sample does not meet the percent spliced-in (PSI) thresholds (1&lt;=PSI&lt;=99)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7FjiEVt","properties":{"formattedCitation":"(79)","plainCitation":"(79)","noteIndex":0},"citationItems":[{"id":"7QlDGlPw/dYzfZk7N","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(79)</w:t>
      </w:r>
      <w:r w:rsidRPr="009450FC">
        <w:rPr>
          <w:rFonts w:ascii="Arial" w:hAnsi="Arial" w:cs="Arial"/>
          <w:sz w:val="24"/>
          <w:szCs w:val="24"/>
          <w:lang w:val="en-GB"/>
        </w:rPr>
        <w:fldChar w:fldCharType="end"/>
      </w:r>
      <w:r w:rsidRPr="009450FC">
        <w:rPr>
          <w:rFonts w:ascii="Arial" w:hAnsi="Arial" w:cs="Arial"/>
          <w:sz w:val="24"/>
          <w:szCs w:val="24"/>
          <w:lang w:val="en-GB"/>
        </w:rPr>
        <w:t xml:space="preserve">. However, applying these thresholds resulted in the inclusion </w:t>
      </w:r>
      <w:ins w:id="111" w:author="Diana Vieira" w:date="2026-08-27T09:46:00Z" w16du:dateUtc="2026-08-27T08:46:00Z">
        <w:r w:rsidR="004A2BB4">
          <w:rPr>
            <w:rFonts w:ascii="Arial" w:hAnsi="Arial" w:cs="Arial"/>
            <w:sz w:val="24"/>
            <w:szCs w:val="24"/>
            <w:lang w:val="en-GB"/>
          </w:rPr>
          <w:t xml:space="preserve">of </w:t>
        </w:r>
      </w:ins>
      <w:r w:rsidRPr="009450FC">
        <w:rPr>
          <w:rFonts w:ascii="Arial" w:hAnsi="Arial" w:cs="Arial"/>
          <w:sz w:val="24"/>
          <w:szCs w:val="24"/>
          <w:lang w:val="en-GB"/>
        </w:rPr>
        <w:t xml:space="preserve">a large number of events that appeared constitutive, showing minimal variation </w:t>
      </w:r>
      <w:commentRangeStart w:id="112"/>
      <w:r w:rsidRPr="009450FC">
        <w:rPr>
          <w:rFonts w:ascii="Arial" w:hAnsi="Arial" w:cs="Arial"/>
          <w:sz w:val="24"/>
          <w:szCs w:val="24"/>
          <w:lang w:val="en-GB"/>
        </w:rPr>
        <w:t>rather than true alternative</w:t>
      </w:r>
      <w:commentRangeEnd w:id="112"/>
      <w:r w:rsidR="00C30EAA" w:rsidRPr="009450FC">
        <w:rPr>
          <w:rStyle w:val="CommentReference"/>
          <w:rFonts w:ascii="Arial" w:hAnsi="Arial" w:cs="Arial"/>
          <w:sz w:val="24"/>
          <w:szCs w:val="24"/>
          <w:lang w:val="en-GB"/>
        </w:rPr>
        <w:commentReference w:id="112"/>
      </w:r>
      <w:r w:rsidRPr="009450FC">
        <w:rPr>
          <w:rFonts w:ascii="Arial" w:hAnsi="Arial" w:cs="Arial"/>
          <w:sz w:val="24"/>
          <w:szCs w:val="24"/>
          <w:lang w:val="en-GB"/>
        </w:rPr>
        <w:t xml:space="preserve">. </w:t>
      </w:r>
    </w:p>
    <w:p w14:paraId="54898ADF" w14:textId="32A35274" w:rsidR="00FE7F5C" w:rsidRPr="009450FC" w:rsidRDefault="00FE7F5C" w:rsidP="00FE7F5C">
      <w:pPr>
        <w:jc w:val="both"/>
        <w:rPr>
          <w:sz w:val="24"/>
          <w:szCs w:val="24"/>
          <w:lang w:val="en-GB"/>
        </w:rPr>
      </w:pPr>
      <w:r w:rsidRPr="009450FC">
        <w:rPr>
          <w:rFonts w:ascii="Arial" w:hAnsi="Arial" w:cs="Arial"/>
          <w:sz w:val="24"/>
          <w:szCs w:val="24"/>
          <w:lang w:val="en-GB"/>
        </w:rPr>
        <w:t xml:space="preserve">To improve specificity for alternative splicing, we incorporated prior information from the  </w:t>
      </w:r>
      <w:r w:rsidRPr="009450FC">
        <w:rPr>
          <w:rFonts w:ascii="Cascadia Code" w:hAnsi="Cascadia Code"/>
          <w:sz w:val="24"/>
          <w:szCs w:val="24"/>
          <w:lang w:val="en-GB"/>
        </w:rPr>
        <w:t>MAIN PSI TABLE</w:t>
      </w:r>
      <w:r w:rsidRPr="009450FC">
        <w:rPr>
          <w:sz w:val="24"/>
          <w:szCs w:val="24"/>
          <w:lang w:val="en-GB"/>
        </w:rPr>
        <w:t xml:space="preserve"> </w:t>
      </w:r>
      <w:r w:rsidRPr="009450FC">
        <w:rPr>
          <w:rFonts w:ascii="Arial" w:hAnsi="Arial" w:cs="Arial"/>
          <w:sz w:val="24"/>
          <w:szCs w:val="24"/>
          <w:lang w:val="en-GB"/>
        </w:rPr>
        <w:t>from VASTDB (</w:t>
      </w:r>
      <w:hyperlink r:id="rId53" w:history="1">
        <w:r w:rsidRPr="009450FC">
          <w:rPr>
            <w:rStyle w:val="Hyperlink"/>
            <w:rFonts w:ascii="Arial" w:hAnsi="Arial" w:cs="Arial"/>
            <w:sz w:val="24"/>
            <w:szCs w:val="24"/>
            <w:lang w:val="en-GB"/>
          </w:rPr>
          <w:t>https://vastdb.crg.eu/wiki/Downloads</w:t>
        </w:r>
      </w:hyperlink>
      <w:r w:rsidRPr="009450FC">
        <w:rPr>
          <w:rFonts w:ascii="Arial" w:hAnsi="Arial" w:cs="Arial"/>
          <w:sz w:val="24"/>
          <w:szCs w:val="24"/>
          <w:lang w:val="en-GB"/>
        </w:rPr>
        <w: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f3NOMfw","properties":{"formattedCitation":"(38)","plainCitation":"(38)","noteIndex":0},"citationItems":[{"id":"7QlDGlPw/eXeysUEg","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r w:rsidRPr="009450FC">
        <w:rPr>
          <w:rFonts w:ascii="Arial" w:hAnsi="Arial" w:cs="Arial"/>
          <w:sz w:val="24"/>
          <w:szCs w:val="24"/>
          <w:lang w:val="en-GB"/>
        </w:rPr>
        <w:t xml:space="preserve">. For exon-skipping events, we computed the average PSI and variance across tissues and cell types. Events were classified as alternative if they satisfied at least one of the following empirical criteria: variance &gt;= 750 or 12.5 &lt;= PSI average &lt;= 87.5. Only events meeting these criteria were retained for downstream filtering of the VAST-TOOLS output. </w:t>
      </w:r>
    </w:p>
    <w:p w14:paraId="3BA15F82" w14:textId="63B28E75"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shRNA experiments, data from </w:t>
      </w:r>
      <w:ins w:id="113" w:author="Diana Vieira" w:date="2026-08-27T09:48:00Z" w16du:dateUtc="2026-08-27T08:48:00Z">
        <w:r w:rsidR="00C30EAA">
          <w:rPr>
            <w:rFonts w:ascii="Arial" w:hAnsi="Arial" w:cs="Arial"/>
            <w:sz w:val="24"/>
            <w:szCs w:val="24"/>
            <w:lang w:val="en-GB"/>
          </w:rPr>
          <w:t xml:space="preserve">the </w:t>
        </w:r>
      </w:ins>
      <w:r w:rsidRPr="009450FC">
        <w:rPr>
          <w:rFonts w:ascii="Arial" w:hAnsi="Arial" w:cs="Arial"/>
          <w:sz w:val="24"/>
          <w:szCs w:val="24"/>
          <w:lang w:val="en-GB"/>
        </w:rPr>
        <w:t>ENCODE project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{"citationID":"BMwReGM5","properties":{"formattedCitation":"(80, 81)","plainCitation":"(80, 81)","noteIndex":0},"citationItems":[{"id":"7QlDGlPw/Z3OBsnyn","uris":["http://zotero.org/users/local/1p9EH8ax/items/FMNNJD3N"],"itemData":{"id":"f9pzkrjY/8HjMp56i","type":"article-journal","container-title":"Nature","DOI":"10.1038/nature11247","ISSN":"0028-0836,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Consortium"}],"issued":{"date-parts":[["2012",9]]}}},{"id":"7QlDGlPw/0PX6m2k0","uris":["http://zotero.org/users/local/1p9EH8ax/items/FNGV5UVZ"],"itemData":{"id":"f9pzkrjY/xFxT8SNg","type":"article-journal","abstract":"Abstract\n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(80, 81)</w:t>
      </w:r>
      <w:r w:rsidRPr="009450FC">
        <w:rPr>
          <w:rFonts w:ascii="Arial" w:hAnsi="Arial" w:cs="Arial"/>
          <w:sz w:val="24"/>
          <w:szCs w:val="24"/>
          <w:lang w:val="en-GB"/>
        </w:rPr>
        <w:fldChar w:fldCharType="end"/>
      </w:r>
      <w:r w:rsidRPr="009450FC">
        <w:rPr>
          <w:rFonts w:ascii="Arial" w:hAnsi="Arial" w:cs="Arial"/>
          <w:sz w:val="24"/>
          <w:szCs w:val="24"/>
          <w:lang w:val="en-GB"/>
        </w:rPr>
        <w:t xml:space="preserve"> (HepG2 and K562 treated with scrambled shRNA</w:t>
      </w:r>
      <w:del w:id="114" w:author="Diana Vieira" w:date="2026-08-27T09:48:00Z" w16du:dateUtc="2026-08-27T08:48:00Z">
        <w:r w:rsidRPr="009450FC" w:rsidDel="006853F7">
          <w:rPr>
            <w:rFonts w:ascii="Arial" w:hAnsi="Arial" w:cs="Arial"/>
            <w:sz w:val="24"/>
            <w:szCs w:val="24"/>
            <w:lang w:val="en-GB"/>
          </w:rPr>
          <w:delText>s</w:delText>
        </w:r>
      </w:del>
      <w:r w:rsidRPr="009450FC">
        <w:rPr>
          <w:rFonts w:ascii="Arial" w:hAnsi="Arial" w:cs="Arial"/>
          <w:sz w:val="24"/>
          <w:szCs w:val="24"/>
          <w:lang w:val="en-GB"/>
        </w:rPr>
        <w:t xml:space="preserve"> controls) were processed jointly using our modified </w:t>
      </w:r>
      <w:r w:rsidRPr="009450FC">
        <w:rPr>
          <w:rFonts w:ascii="Cascadia Code" w:hAnsi="Cascadia Code"/>
          <w:sz w:val="24"/>
          <w:szCs w:val="24"/>
          <w:lang w:val="en-GB"/>
        </w:rPr>
        <w:t>betAS</w:t>
      </w:r>
      <w:r w:rsidRPr="009450FC">
        <w:rPr>
          <w:rFonts w:ascii="Arial" w:hAnsi="Arial" w:cs="Arial"/>
          <w:sz w:val="24"/>
          <w:szCs w:val="24"/>
          <w:lang w:val="en-GB"/>
        </w:rPr>
        <w:t xml:space="preserve"> splicing pipeline</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bw6ovxau","properties":{"formattedCitation":"(79)","plainCitation":"(79)","noteIndex":0},"citationItems":[{"id":"7QlDGlPw/dYzfZk7N","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(79)</w:t>
      </w:r>
      <w:r w:rsidRPr="009450FC">
        <w:rPr>
          <w:rFonts w:ascii="Arial" w:hAnsi="Arial" w:cs="Arial"/>
          <w:sz w:val="24"/>
          <w:szCs w:val="24"/>
          <w:lang w:val="en-GB"/>
        </w:rPr>
        <w:fldChar w:fldCharType="end"/>
      </w:r>
      <w:r w:rsidRPr="009450FC">
        <w:rPr>
          <w:rFonts w:ascii="Arial" w:hAnsi="Arial" w:cs="Arial"/>
          <w:sz w:val="24"/>
          <w:szCs w:val="24"/>
          <w:lang w:val="en-GB"/>
        </w:rPr>
        <w:t>. The same process was applied to the samples from GSE173953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xhdP4nz","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w:t>
      </w:r>
      <w:r w:rsidRPr="009450FC">
        <w:rPr>
          <w:rFonts w:ascii="Arial" w:hAnsi="Arial" w:cs="Arial"/>
          <w:sz w:val="24"/>
          <w:szCs w:val="24"/>
          <w:lang w:val="en-GB"/>
        </w:rPr>
        <w:fldChar w:fldCharType="end"/>
      </w:r>
      <w:r w:rsidRPr="009450FC">
        <w:rPr>
          <w:rFonts w:ascii="Arial" w:hAnsi="Arial" w:cs="Arial"/>
          <w:sz w:val="24"/>
          <w:szCs w:val="24"/>
          <w:lang w:val="en-GB"/>
        </w:rPr>
        <w:t>, with U2-OS and A549 jointly processed. Although this approach yielded fewer differentially spliced events overall, the events identified are likely to represent more robust and reproducible changes.</w:t>
      </w:r>
    </w:p>
    <w:p w14:paraId="38D9D78B" w14:textId="77777777" w:rsidR="00FE7F5C" w:rsidRPr="009450FC" w:rsidRDefault="00FE7F5C" w:rsidP="00FE7F5C">
      <w:pPr>
        <w:pStyle w:val="Heading2"/>
        <w:rPr>
          <w:lang w:val="en-GB"/>
        </w:rPr>
      </w:pPr>
      <w:r w:rsidRPr="009450FC">
        <w:rPr>
          <w:lang w:val="en-GB"/>
        </w:rPr>
        <w:lastRenderedPageBreak/>
        <w:t>RBP binding analyses pipeline (eCLIPSE)</w:t>
      </w:r>
    </w:p>
    <w:p w14:paraId="182EB6C1" w14:textId="1C1B2B23"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eCLIPSE (eCLIP for Splicing Evaluation) is a</w:t>
      </w:r>
      <w:ins w:id="115" w:author="Diana Vieira" w:date="2026-08-27T09:48:00Z" w16du:dateUtc="2026-08-27T08:48:00Z">
        <w:r w:rsidR="006853F7">
          <w:rPr>
            <w:rFonts w:ascii="Arial" w:hAnsi="Arial" w:cs="Arial"/>
            <w:sz w:val="24"/>
            <w:szCs w:val="24"/>
            <w:lang w:val="en-GB"/>
          </w:rPr>
          <w:t xml:space="preserve">n </w:t>
        </w:r>
        <w:r w:rsidR="0063665E">
          <w:rPr>
            <w:rFonts w:ascii="Arial" w:hAnsi="Arial" w:cs="Arial"/>
            <w:sz w:val="24"/>
            <w:szCs w:val="24"/>
            <w:lang w:val="en-GB"/>
          </w:rPr>
          <w:t>as-</w:t>
        </w:r>
      </w:ins>
      <w:del w:id="116" w:author="Diana Vieira" w:date="2026-08-27T09:48:00Z" w16du:dateUtc="2026-08-27T08:48:00Z">
        <w:r w:rsidRPr="009450FC" w:rsidDel="006853F7">
          <w:rPr>
            <w:rFonts w:ascii="Arial" w:hAnsi="Arial" w:cs="Arial"/>
            <w:sz w:val="24"/>
            <w:szCs w:val="24"/>
            <w:lang w:val="en-GB"/>
          </w:rPr>
          <w:delText xml:space="preserve"> (as of </w:delText>
        </w:r>
      </w:del>
      <w:r w:rsidRPr="009450FC">
        <w:rPr>
          <w:rFonts w:ascii="Arial" w:hAnsi="Arial" w:cs="Arial"/>
          <w:sz w:val="24"/>
          <w:szCs w:val="24"/>
          <w:lang w:val="en-GB"/>
        </w:rPr>
        <w:t>yet unpublished</w:t>
      </w:r>
      <w:del w:id="117" w:author="Diana Vieira" w:date="2026-08-27T09:48:00Z" w16du:dateUtc="2026-08-27T08:48:00Z">
        <w:r w:rsidRPr="009450FC" w:rsidDel="0063665E">
          <w:rPr>
            <w:rFonts w:ascii="Arial" w:hAnsi="Arial" w:cs="Arial"/>
            <w:sz w:val="24"/>
            <w:szCs w:val="24"/>
            <w:lang w:val="en-GB"/>
          </w:rPr>
          <w:delText>)</w:delText>
        </w:r>
      </w:del>
      <w:r w:rsidRPr="009450FC">
        <w:rPr>
          <w:rFonts w:ascii="Arial" w:hAnsi="Arial" w:cs="Arial"/>
          <w:sz w:val="24"/>
          <w:szCs w:val="24"/>
          <w:lang w:val="en-GB"/>
        </w:rPr>
        <w:t xml:space="preserve"> computational pipeline developed to integrate eCLIP data from the ENCODE project with splicing annotations from VastDB</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t7URkWr","properties":{"unsorted":false,"formattedCitation":"(38)","plainCitation":"(38)","noteIndex":0},"citationItems":[{"id":"7QlDGlPw/eXeysUEg","uris":["http://zotero.org/users/local/1p9EH8ax/items/YBUMEV7L"],"itemData":{"id":"Vt4aYKIl/xeHejpNh","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r w:rsidRPr="009450FC">
        <w:rPr>
          <w:rFonts w:ascii="Arial" w:hAnsi="Arial" w:cs="Arial"/>
          <w:sz w:val="24"/>
          <w:szCs w:val="24"/>
          <w:lang w:val="en-GB"/>
        </w:rPr>
        <w:t xml:space="preserve">, generating RNA splicing maps. By aligning eCLIP-derived RBP binding profiles to the genomic coordinates of annotated splicing events, eCLIPSE enables the systematic assessment of how individual RBPs regulate alternative splicing, either directly (via their own binding) or indirectly (through downstream effects on other RBPs). </w:t>
      </w:r>
      <w:commentRangeStart w:id="118"/>
      <w:r w:rsidRPr="009450FC">
        <w:rPr>
          <w:rFonts w:ascii="Arial" w:hAnsi="Arial" w:cs="Arial"/>
          <w:sz w:val="24"/>
          <w:szCs w:val="24"/>
          <w:lang w:val="en-GB"/>
        </w:rPr>
        <w:t>All</w:t>
      </w:r>
      <w:commentRangeEnd w:id="118"/>
      <w:r w:rsidR="00FB6F7E" w:rsidRPr="009450FC">
        <w:rPr>
          <w:rStyle w:val="CommentReference"/>
          <w:rFonts w:ascii="Arial" w:hAnsi="Arial" w:cs="Arial"/>
          <w:sz w:val="24"/>
          <w:szCs w:val="24"/>
          <w:lang w:val="en-GB"/>
        </w:rPr>
        <w:commentReference w:id="118"/>
      </w:r>
      <w:r w:rsidRPr="009450FC">
        <w:rPr>
          <w:rFonts w:ascii="Arial" w:hAnsi="Arial" w:cs="Arial"/>
          <w:sz w:val="24"/>
          <w:szCs w:val="24"/>
          <w:lang w:val="en-GB"/>
        </w:rPr>
        <w:t xml:space="preserve"> components required to reproduce this pipeline are available on</w:t>
      </w:r>
      <w:r>
        <w:rPr>
          <w:rFonts w:ascii="Arial" w:hAnsi="Arial" w:cs="Arial"/>
          <w:sz w:val="24"/>
          <w:szCs w:val="24"/>
          <w:lang w:val="en-GB"/>
        </w:rPr>
        <w:t xml:space="preserve"> Zenodo (at </w:t>
      </w:r>
      <w:hyperlink r:id="rId54" w:tgtFrame="_blank" w:history="1">
        <w:r w:rsidRPr="004B23E5">
          <w:rPr>
            <w:rStyle w:val="Hyperlink"/>
            <w:rFonts w:ascii="Arial" w:hAnsi="Arial" w:cs="Arial"/>
            <w:sz w:val="24"/>
            <w:szCs w:val="24"/>
          </w:rPr>
          <w:t>doi.org/10.5281/zenodo.21724194</w:t>
        </w:r>
      </w:hyperlink>
      <w:r>
        <w:rPr>
          <w:rFonts w:ascii="Arial" w:hAnsi="Arial" w:cs="Arial"/>
          <w:sz w:val="24"/>
          <w:szCs w:val="24"/>
          <w:lang w:val="en-GB"/>
        </w:rPr>
        <w:t>) and at</w:t>
      </w:r>
      <w:r w:rsidRPr="009450FC">
        <w:rPr>
          <w:rFonts w:ascii="Arial" w:hAnsi="Arial" w:cs="Arial"/>
          <w:sz w:val="24"/>
          <w:szCs w:val="24"/>
          <w:lang w:val="en-GB"/>
        </w:rPr>
        <w:t xml:space="preserve"> GitHub (at </w:t>
      </w:r>
      <w:hyperlink r:id="rId55" w:history="1">
        <w:r w:rsidRPr="009450FC">
          <w:rPr>
            <w:rStyle w:val="Hyperlink"/>
            <w:rFonts w:ascii="Arial" w:hAnsi="Arial" w:cs="Arial"/>
            <w:sz w:val="24"/>
            <w:szCs w:val="24"/>
            <w:lang w:val="en-GB"/>
          </w:rPr>
          <w:t>https://github.com/DiseaseTranscriptomicsLab/CHARM</w:t>
        </w:r>
      </w:hyperlink>
      <w:r w:rsidRPr="009450FC">
        <w:rPr>
          <w:rFonts w:ascii="Arial" w:hAnsi="Arial" w:cs="Arial"/>
          <w:sz w:val="24"/>
          <w:szCs w:val="24"/>
          <w:lang w:val="en-GB"/>
        </w:rPr>
        <w:t>).</w:t>
      </w:r>
    </w:p>
    <w:p w14:paraId="5325D9FC" w14:textId="2D1F338A"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A brief description of each relevant step is </w:t>
      </w:r>
      <w:del w:id="119" w:author="Diana Vieira" w:date="2026-08-27T09:49:00Z" w16du:dateUtc="2026-08-27T08:49:00Z">
        <w:r w:rsidRPr="009450FC" w:rsidDel="0063665E">
          <w:rPr>
            <w:rFonts w:ascii="Arial" w:hAnsi="Arial" w:cs="Arial"/>
            <w:sz w:val="24"/>
            <w:szCs w:val="24"/>
            <w:lang w:val="en-GB"/>
          </w:rPr>
          <w:delText>shared o</w:delText>
        </w:r>
      </w:del>
      <w:ins w:id="120" w:author="Diana Vieira" w:date="2026-08-27T09:49:00Z" w16du:dateUtc="2026-08-27T08:49:00Z">
        <w:r w:rsidR="0063665E">
          <w:rPr>
            <w:rFonts w:ascii="Arial" w:hAnsi="Arial" w:cs="Arial"/>
            <w:sz w:val="24"/>
            <w:szCs w:val="24"/>
            <w:lang w:val="en-GB"/>
          </w:rPr>
          <w:t>provided i</w:t>
        </w:r>
      </w:ins>
      <w:r w:rsidRPr="009450FC">
        <w:rPr>
          <w:rFonts w:ascii="Arial" w:hAnsi="Arial" w:cs="Arial"/>
          <w:sz w:val="24"/>
          <w:szCs w:val="24"/>
          <w:lang w:val="en-GB"/>
        </w:rPr>
        <w:t>n the sections below.</w:t>
      </w:r>
    </w:p>
    <w:p w14:paraId="6E288A83" w14:textId="77777777" w:rsidR="00FE7F5C" w:rsidRPr="009450FC" w:rsidRDefault="00FE7F5C" w:rsidP="00FE7F5C">
      <w:pPr>
        <w:pStyle w:val="Heading3"/>
        <w:rPr>
          <w:lang w:val="en-GB"/>
        </w:rPr>
      </w:pPr>
      <w:r w:rsidRPr="009450FC">
        <w:rPr>
          <w:lang w:val="en-GB"/>
        </w:rPr>
        <w:t>Splicing-genome creation</w:t>
      </w:r>
    </w:p>
    <w:p w14:paraId="2456A7FF" w14:textId="4D7E530B" w:rsidR="00FE7F5C" w:rsidRPr="009450FC" w:rsidRDefault="00FE7F5C" w:rsidP="00FE7F5C">
      <w:pPr>
        <w:spacing w:after="0"/>
        <w:jc w:val="both"/>
        <w:rPr>
          <w:rFonts w:ascii="Times New Roman" w:eastAsia="Times New Roman" w:hAnsi="Times New Roman" w:cs="Times New Roman"/>
          <w:kern w:val="0"/>
          <w:sz w:val="24"/>
          <w:szCs w:val="24"/>
          <w:lang w:val="en-GB" w:eastAsia="en-GB"/>
          <w14:ligatures w14:val="none"/>
        </w:rPr>
      </w:pPr>
      <w:r w:rsidRPr="009450FC">
        <w:rPr>
          <w:rFonts w:ascii="Arial" w:hAnsi="Arial" w:cs="Arial"/>
          <w:sz w:val="24"/>
          <w:szCs w:val="24"/>
          <w:lang w:val="en-GB"/>
        </w:rPr>
        <w:t>A reference “splicing-genome” was first created from VastDB annotations. Alternative exons shorter than 10 bp were excluded. For each exon</w:t>
      </w:r>
      <w:ins w:id="121" w:author="Diana Vieira" w:date="2026-08-27T09:49:00Z" w16du:dateUtc="2026-08-27T08:49:00Z">
        <w:r w:rsidR="00484208">
          <w:rPr>
            <w:rFonts w:ascii="Arial" w:hAnsi="Arial" w:cs="Arial"/>
            <w:sz w:val="24"/>
            <w:szCs w:val="24"/>
            <w:lang w:val="en-GB"/>
          </w:rPr>
          <w:t>-</w:t>
        </w:r>
      </w:ins>
      <w:del w:id="122" w:author="Diana Vieira" w:date="2026-08-27T09:49:00Z" w16du:dateUtc="2026-08-27T08:49:00Z">
        <w:r w:rsidRPr="009450FC" w:rsidDel="00484208">
          <w:rPr>
            <w:rFonts w:ascii="Arial" w:hAnsi="Arial" w:cs="Arial"/>
            <w:sz w:val="24"/>
            <w:szCs w:val="24"/>
            <w:lang w:val="en-GB"/>
          </w:rPr>
          <w:delText xml:space="preserve"> </w:delText>
        </w:r>
      </w:del>
      <w:r w:rsidRPr="009450FC">
        <w:rPr>
          <w:rFonts w:ascii="Arial" w:hAnsi="Arial" w:cs="Arial"/>
          <w:sz w:val="24"/>
          <w:szCs w:val="24"/>
          <w:lang w:val="en-GB"/>
        </w:rPr>
        <w:t>skipping event, specific regions of interest (as exemplified on Supplementary Figure 1</w:t>
      </w:r>
      <w:r w:rsidR="00FB07D3">
        <w:rPr>
          <w:rFonts w:ascii="Arial" w:hAnsi="Arial" w:cs="Arial"/>
          <w:sz w:val="24"/>
          <w:szCs w:val="24"/>
          <w:lang w:val="en-GB"/>
        </w:rPr>
        <w:t>2</w:t>
      </w:r>
      <w:r w:rsidRPr="009450FC">
        <w:rPr>
          <w:rFonts w:ascii="Arial" w:hAnsi="Arial" w:cs="Arial"/>
          <w:sz w:val="24"/>
          <w:szCs w:val="24"/>
          <w:lang w:val="en-GB"/>
        </w:rPr>
        <w:t xml:space="preserve">) were defined as follows:  </w:t>
      </w:r>
    </w:p>
    <w:p w14:paraId="2B77A466" w14:textId="77777777" w:rsidR="00FE7F5C" w:rsidRPr="009450FC" w:rsidRDefault="00FE7F5C" w:rsidP="00FE7F5C">
      <w:pPr>
        <w:pStyle w:val="ListParagraph"/>
        <w:numPr>
          <w:ilvl w:val="0"/>
          <w:numId w:val="9"/>
        </w:numPr>
        <w:spacing w:before="120" w:after="100" w:afterAutospacing="1" w:line="240" w:lineRule="auto"/>
        <w:rPr>
          <w:rFonts w:ascii="Arial" w:hAnsi="Arial" w:cs="Arial"/>
          <w:sz w:val="24"/>
          <w:szCs w:val="24"/>
          <w:lang w:val="en-GB"/>
        </w:rPr>
      </w:pPr>
      <w:r w:rsidRPr="009450FC">
        <w:rPr>
          <w:rFonts w:ascii="Arial" w:hAnsi="Arial" w:cs="Arial"/>
          <w:sz w:val="24"/>
          <w:szCs w:val="24"/>
          <w:lang w:val="en-GB"/>
        </w:rPr>
        <w:t>Upstream exon end: −50 bp to the exon boundary</w:t>
      </w:r>
    </w:p>
    <w:p w14:paraId="27EAB0D4"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Upstream intron start: intron boundary to +200 bp</w:t>
      </w:r>
    </w:p>
    <w:p w14:paraId="718E6B56"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Upstream intron end: −200 bp to the intron boundary</w:t>
      </w:r>
    </w:p>
    <w:p w14:paraId="7FB8B687"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Alternative exon start: exon boundary to +50 bp</w:t>
      </w:r>
    </w:p>
    <w:p w14:paraId="6C3F55A5"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Alternative exon end: −50 bp to the exon boundary</w:t>
      </w:r>
    </w:p>
    <w:p w14:paraId="54C59DD7"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Downstream intron start: intron boundary to +200 bp</w:t>
      </w:r>
    </w:p>
    <w:p w14:paraId="3C452788"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Downstream intron end: −200 bp to the intron boundary</w:t>
      </w:r>
    </w:p>
    <w:p w14:paraId="440A71DC" w14:textId="77777777" w:rsidR="00FE7F5C" w:rsidRPr="009450FC" w:rsidRDefault="00FE7F5C" w:rsidP="00FE7F5C">
      <w:pPr>
        <w:pStyle w:val="ListParagraph"/>
        <w:numPr>
          <w:ilvl w:val="0"/>
          <w:numId w:val="9"/>
        </w:numPr>
        <w:spacing w:after="120" w:line="240" w:lineRule="auto"/>
        <w:rPr>
          <w:rFonts w:ascii="Arial" w:hAnsi="Arial" w:cs="Arial"/>
          <w:sz w:val="24"/>
          <w:szCs w:val="24"/>
          <w:lang w:val="en-GB"/>
        </w:rPr>
      </w:pPr>
      <w:r w:rsidRPr="009450FC">
        <w:rPr>
          <w:rFonts w:ascii="Arial" w:hAnsi="Arial" w:cs="Arial"/>
          <w:sz w:val="24"/>
          <w:szCs w:val="24"/>
          <w:lang w:val="en-GB"/>
        </w:rPr>
        <w:t>Downstream exon start: exon boundary to +50 bp</w:t>
      </w:r>
    </w:p>
    <w:p w14:paraId="5FBEDC83"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Additional rules for handling short exons or introns (&lt;100 bp or &lt;400 bp, respectively) were defined.  When upstream or downstream introns were shorter than 400 bp, they were divided between the start and end regions, to ensure we maintained comparable regions of interest (</w:t>
      </w:r>
      <w:r w:rsidRPr="009450FC">
        <w:rPr>
          <w:rFonts w:ascii="Arial" w:hAnsi="Arial" w:cs="Arial"/>
          <w:i/>
          <w:iCs/>
          <w:sz w:val="24"/>
          <w:szCs w:val="24"/>
          <w:lang w:val="en-GB"/>
        </w:rPr>
        <w:t>i.e.</w:t>
      </w:r>
      <w:r w:rsidRPr="009450FC">
        <w:rPr>
          <w:rFonts w:ascii="Arial" w:hAnsi="Arial" w:cs="Arial"/>
          <w:sz w:val="24"/>
          <w:szCs w:val="24"/>
          <w:lang w:val="en-GB"/>
        </w:rPr>
        <w:t>, near the splice sites) for these events. For even-length introns, the split was equal; for odd-length introns, the extra base was assigned to the end. For alternative exons shorter than 100 bp, the same rule was applied. For alternative exons with alternative start sites, the start site that maximi</w:t>
      </w:r>
      <w:r>
        <w:rPr>
          <w:rFonts w:ascii="Arial" w:hAnsi="Arial" w:cs="Arial"/>
          <w:sz w:val="24"/>
          <w:szCs w:val="24"/>
          <w:lang w:val="en-GB"/>
        </w:rPr>
        <w:t>s</w:t>
      </w:r>
      <w:r w:rsidRPr="009450FC">
        <w:rPr>
          <w:rFonts w:ascii="Arial" w:hAnsi="Arial" w:cs="Arial"/>
          <w:sz w:val="24"/>
          <w:szCs w:val="24"/>
          <w:lang w:val="en-GB"/>
        </w:rPr>
        <w:t xml:space="preserve">ed exon length was chosen. </w:t>
      </w:r>
    </w:p>
    <w:p w14:paraId="381E7464" w14:textId="77777777" w:rsidR="00FE7F5C" w:rsidRPr="009450FC" w:rsidRDefault="00FE7F5C" w:rsidP="00FE7F5C">
      <w:pPr>
        <w:pStyle w:val="Heading3"/>
        <w:rPr>
          <w:lang w:val="en-GB"/>
        </w:rPr>
      </w:pPr>
      <w:r w:rsidRPr="009450FC">
        <w:rPr>
          <w:lang w:val="en-GB"/>
        </w:rPr>
        <w:t>eCLIP samples</w:t>
      </w:r>
    </w:p>
    <w:p w14:paraId="03640243" w14:textId="4DE391E9"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One eCLIP file per cell line for each available RBP from the ENCODE project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{"citationID":"5rD15ksl","properties":{"formattedCitation":"(80, 81)","plainCitation":"(80, 81)","noteIndex":0},"citationItems":[{"id":"7QlDGlPw/Z3OBsnyn","uris":["http://zotero.org/users/local/1p9EH8ax/items/FMNNJD3N"],"itemData":{"id":146,"type":"article-journal","container-title":"Nature","DOI":"10.1038/nature11247","ISSN":"0028-0836,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Consortium"}],"issued":{"date-parts":[["2012",9]]}}},{"id":"7QlDGlPw/0PX6m2k0","uris":["http://zotero.org/users/local/1p9EH8ax/items/FNGV5UVZ"],"itemData":{"id":148,"type":"article-journal","abstract":"Abstract\n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(80, 81)</w:t>
      </w:r>
      <w:r w:rsidRPr="009450FC">
        <w:rPr>
          <w:rFonts w:ascii="Arial" w:hAnsi="Arial" w:cs="Arial"/>
          <w:sz w:val="24"/>
          <w:szCs w:val="24"/>
          <w:lang w:val="en-GB"/>
        </w:rPr>
        <w:fldChar w:fldCharType="end"/>
      </w:r>
      <w:r w:rsidRPr="009450FC">
        <w:rPr>
          <w:rFonts w:ascii="Arial" w:hAnsi="Arial" w:cs="Arial"/>
          <w:sz w:val="24"/>
          <w:szCs w:val="24"/>
          <w:lang w:val="en-GB"/>
        </w:rPr>
        <w:t xml:space="preserve"> (252 RBP files) was considered. Processed GRCh38 </w:t>
      </w:r>
      <w:r w:rsidRPr="009450FC">
        <w:rPr>
          <w:rFonts w:ascii="Cascadia Code" w:hAnsi="Cascadia Code" w:cs="Arial"/>
          <w:sz w:val="24"/>
          <w:szCs w:val="24"/>
          <w:lang w:val="en-GB"/>
        </w:rPr>
        <w:t>bed narrowPeak</w:t>
      </w:r>
      <w:r w:rsidRPr="009450FC">
        <w:rPr>
          <w:rFonts w:ascii="Arial" w:hAnsi="Arial" w:cs="Arial"/>
          <w:sz w:val="24"/>
          <w:szCs w:val="24"/>
          <w:lang w:val="en-GB"/>
        </w:rPr>
        <w:t xml:space="preserve"> files from each RBP, labelled as “default”</w:t>
      </w:r>
      <w:ins w:id="123" w:author="Diana Vieira" w:date="2026-08-27T09:50:00Z" w16du:dateUtc="2026-08-27T08:50:00Z">
        <w:r w:rsidR="00E31054">
          <w:rPr>
            <w:rFonts w:ascii="Arial" w:hAnsi="Arial" w:cs="Arial"/>
            <w:sz w:val="24"/>
            <w:szCs w:val="24"/>
            <w:lang w:val="en-GB"/>
          </w:rPr>
          <w:t>,</w:t>
        </w:r>
      </w:ins>
      <w:r w:rsidRPr="009450FC">
        <w:rPr>
          <w:rFonts w:ascii="Arial" w:hAnsi="Arial" w:cs="Arial"/>
          <w:sz w:val="24"/>
          <w:szCs w:val="24"/>
          <w:lang w:val="en-GB"/>
        </w:rPr>
        <w:t xml:space="preserve"> were downloaded</w:t>
      </w:r>
      <w:del w:id="124" w:author="Diana Vieira" w:date="2026-08-27T09:50:00Z" w16du:dateUtc="2026-08-27T08:50:00Z">
        <w:r w:rsidRPr="009450FC" w:rsidDel="00E31054">
          <w:rPr>
            <w:rFonts w:ascii="Arial" w:hAnsi="Arial" w:cs="Arial"/>
            <w:sz w:val="24"/>
            <w:szCs w:val="24"/>
            <w:lang w:val="en-GB"/>
          </w:rPr>
          <w:delText>,</w:delText>
        </w:r>
      </w:del>
      <w:r w:rsidRPr="009450FC">
        <w:rPr>
          <w:rFonts w:ascii="Arial" w:hAnsi="Arial" w:cs="Arial"/>
          <w:sz w:val="24"/>
          <w:szCs w:val="24"/>
          <w:lang w:val="en-GB"/>
        </w:rPr>
        <w:t xml:space="preserve"> and binding events with “Signal” greater than 3 were retained.  </w:t>
      </w:r>
    </w:p>
    <w:p w14:paraId="2EB78754" w14:textId="77777777" w:rsidR="00FE7F5C" w:rsidRPr="009450FC" w:rsidRDefault="00FE7F5C" w:rsidP="00FE7F5C">
      <w:pPr>
        <w:pStyle w:val="Heading3"/>
        <w:rPr>
          <w:lang w:val="en-GB"/>
        </w:rPr>
      </w:pPr>
      <w:r w:rsidRPr="009450FC">
        <w:rPr>
          <w:lang w:val="en-GB"/>
        </w:rPr>
        <w:t>Binding Metagenome Assembly</w:t>
      </w:r>
    </w:p>
    <w:p w14:paraId="51CF63D4" w14:textId="3B18A542"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RBP binding peaks were intersected with the predefined splicing regions to extract the binding signal in hg38 coordinates. For each RBP, each base in the original genome was </w:t>
      </w:r>
      <w:r w:rsidRPr="009450FC">
        <w:rPr>
          <w:rFonts w:ascii="Arial" w:hAnsi="Arial" w:cs="Arial"/>
          <w:sz w:val="24"/>
          <w:szCs w:val="24"/>
          <w:lang w:val="en-GB"/>
        </w:rPr>
        <w:lastRenderedPageBreak/>
        <w:t>coded as 0 (no binding) or 1 (binding present). To enable comparison across events of different lengths, each event was mapped to a standardi</w:t>
      </w:r>
      <w:r>
        <w:rPr>
          <w:rFonts w:ascii="Arial" w:hAnsi="Arial" w:cs="Arial"/>
          <w:sz w:val="24"/>
          <w:szCs w:val="24"/>
          <w:lang w:val="en-GB"/>
        </w:rPr>
        <w:t>s</w:t>
      </w:r>
      <w:r w:rsidRPr="009450FC">
        <w:rPr>
          <w:rFonts w:ascii="Arial" w:hAnsi="Arial" w:cs="Arial"/>
          <w:sz w:val="24"/>
          <w:szCs w:val="24"/>
          <w:lang w:val="en-GB"/>
        </w:rPr>
        <w:t>ed “splicing genome” coordinate system corresponding to the regions of interest (</w:t>
      </w:r>
      <w:r w:rsidRPr="009450FC">
        <w:rPr>
          <w:rFonts w:ascii="Arial" w:hAnsi="Arial" w:cs="Arial"/>
          <w:i/>
          <w:iCs/>
          <w:sz w:val="24"/>
          <w:szCs w:val="24"/>
          <w:lang w:val="en-GB"/>
        </w:rPr>
        <w:t>e.g.</w:t>
      </w:r>
      <w:r w:rsidRPr="009450FC">
        <w:rPr>
          <w:rFonts w:ascii="Arial" w:hAnsi="Arial" w:cs="Arial"/>
          <w:sz w:val="24"/>
          <w:szCs w:val="24"/>
          <w:lang w:val="en-GB"/>
        </w:rPr>
        <w:t>, upstream exon, upstream intron, alternative exon, downstream intron, downstream exon). Each splicing event was subsetted and rescaled to fixed splicing genome coordinates (</w:t>
      </w:r>
      <w:r w:rsidRPr="009450FC">
        <w:rPr>
          <w:rFonts w:ascii="Arial" w:hAnsi="Arial" w:cs="Arial"/>
          <w:i/>
          <w:iCs/>
          <w:sz w:val="24"/>
          <w:szCs w:val="24"/>
          <w:lang w:val="en-GB"/>
        </w:rPr>
        <w:t>e.g.</w:t>
      </w:r>
      <w:r w:rsidRPr="009450FC">
        <w:rPr>
          <w:rFonts w:ascii="Arial" w:hAnsi="Arial" w:cs="Arial"/>
          <w:sz w:val="24"/>
          <w:szCs w:val="24"/>
          <w:lang w:val="en-GB"/>
        </w:rPr>
        <w:t>, 1–50 corresponding to −50 bp to upstream exon end in hg38, 51–250 corresponding to upstream intron start to +200 bp,</w:t>
      </w:r>
      <w:r>
        <w:rPr>
          <w:rFonts w:ascii="Arial" w:hAnsi="Arial" w:cs="Arial"/>
          <w:sz w:val="24"/>
          <w:szCs w:val="24"/>
          <w:lang w:val="en-GB"/>
        </w:rPr>
        <w:t xml:space="preserve"> etc.</w:t>
      </w:r>
      <w:r w:rsidRPr="009450FC">
        <w:rPr>
          <w:rFonts w:ascii="Arial" w:hAnsi="Arial" w:cs="Arial"/>
          <w:sz w:val="24"/>
          <w:szCs w:val="24"/>
          <w:lang w:val="en-GB"/>
        </w:rPr>
        <w:t>), preserving the relative position of binding within the region. As stated above, because individual exons or introns can be shorter than the full reference ROI (</w:t>
      </w:r>
      <w:r w:rsidRPr="009450FC">
        <w:rPr>
          <w:rFonts w:ascii="Arial" w:hAnsi="Arial" w:cs="Arial"/>
          <w:i/>
          <w:iCs/>
          <w:sz w:val="24"/>
          <w:szCs w:val="24"/>
          <w:lang w:val="en-GB"/>
        </w:rPr>
        <w:t>i.e.</w:t>
      </w:r>
      <w:r w:rsidRPr="009450FC">
        <w:rPr>
          <w:rFonts w:ascii="Arial" w:hAnsi="Arial" w:cs="Arial"/>
          <w:sz w:val="24"/>
          <w:szCs w:val="24"/>
          <w:lang w:val="en-GB"/>
        </w:rPr>
        <w:t xml:space="preserve">, exons &lt;100 bp or introns &lt;400 bp), some positions in the splicing genome may not have corresponding hg38 coordinates with binding information. These positions are assigned NA to indicate missing binding data. Binding information in splicing genome coordinates </w:t>
      </w:r>
      <w:del w:id="125" w:author="Diana Vieira" w:date="2026-08-27T09:51:00Z" w16du:dateUtc="2026-08-27T08:51:00Z">
        <w:r w:rsidRPr="009450FC" w:rsidDel="00497D15">
          <w:rPr>
            <w:rFonts w:ascii="Arial" w:hAnsi="Arial" w:cs="Arial"/>
            <w:sz w:val="24"/>
            <w:szCs w:val="24"/>
            <w:lang w:val="en-GB"/>
          </w:rPr>
          <w:delText xml:space="preserve">were </w:delText>
        </w:r>
      </w:del>
      <w:ins w:id="126" w:author="Diana Vieira" w:date="2026-08-27T09:51:00Z" w16du:dateUtc="2026-08-27T08:51:00Z">
        <w:r w:rsidR="00497D15" w:rsidRPr="009450FC">
          <w:rPr>
            <w:rFonts w:ascii="Arial" w:hAnsi="Arial" w:cs="Arial"/>
            <w:sz w:val="24"/>
            <w:szCs w:val="24"/>
            <w:lang w:val="en-GB"/>
          </w:rPr>
          <w:t>w</w:t>
        </w:r>
        <w:r w:rsidR="00497D15">
          <w:rPr>
            <w:rFonts w:ascii="Arial" w:hAnsi="Arial" w:cs="Arial"/>
            <w:sz w:val="24"/>
            <w:szCs w:val="24"/>
            <w:lang w:val="en-GB"/>
          </w:rPr>
          <w:t>as</w:t>
        </w:r>
        <w:r w:rsidR="00497D15" w:rsidRPr="009450FC">
          <w:rPr>
            <w:rFonts w:ascii="Arial" w:hAnsi="Arial" w:cs="Arial"/>
            <w:sz w:val="24"/>
            <w:szCs w:val="24"/>
            <w:lang w:val="en-GB"/>
          </w:rPr>
          <w:t xml:space="preserve"> </w:t>
        </w:r>
      </w:ins>
      <w:r w:rsidRPr="009450FC">
        <w:rPr>
          <w:rFonts w:ascii="Arial" w:hAnsi="Arial" w:cs="Arial"/>
          <w:sz w:val="24"/>
          <w:szCs w:val="24"/>
          <w:lang w:val="en-GB"/>
        </w:rPr>
        <w:t xml:space="preserve">strand-specific. All conversions were implemented in </w:t>
      </w:r>
      <w:r w:rsidRPr="009450FC">
        <w:rPr>
          <w:rFonts w:ascii="Cascadia Code" w:hAnsi="Cascadia Code" w:cs="Arial"/>
          <w:sz w:val="24"/>
          <w:szCs w:val="24"/>
          <w:lang w:val="en-GB"/>
        </w:rPr>
        <w:t xml:space="preserve">Python3 </w:t>
      </w:r>
      <w:r w:rsidRPr="009450FC">
        <w:rPr>
          <w:rFonts w:ascii="Arial" w:hAnsi="Arial" w:cs="Arial"/>
          <w:sz w:val="24"/>
          <w:szCs w:val="24"/>
          <w:lang w:val="en-GB"/>
        </w:rPr>
        <w:t>(v3.10.11). Since Python indexing starts at 0, a +1 was added to Python</w:t>
      </w:r>
      <w:ins w:id="127" w:author="Diana Vieira" w:date="2026-08-27T09:52:00Z" w16du:dateUtc="2026-08-27T08:52:00Z">
        <w:r w:rsidR="00B218E3">
          <w:rPr>
            <w:rFonts w:ascii="Arial" w:hAnsi="Arial" w:cs="Arial"/>
            <w:sz w:val="24"/>
            <w:szCs w:val="24"/>
            <w:lang w:val="en-GB"/>
          </w:rPr>
          <w:t>-</w:t>
        </w:r>
      </w:ins>
      <w:del w:id="128" w:author="Diana Vieira" w:date="2026-08-27T09:52:00Z" w16du:dateUtc="2026-08-27T08:52:00Z">
        <w:r w:rsidRPr="009450FC" w:rsidDel="00B218E3">
          <w:rPr>
            <w:rFonts w:ascii="Arial" w:hAnsi="Arial" w:cs="Arial"/>
            <w:sz w:val="24"/>
            <w:szCs w:val="24"/>
            <w:lang w:val="en-GB"/>
          </w:rPr>
          <w:delText xml:space="preserve"> </w:delText>
        </w:r>
      </w:del>
      <w:r w:rsidRPr="009450FC">
        <w:rPr>
          <w:rFonts w:ascii="Arial" w:hAnsi="Arial" w:cs="Arial"/>
          <w:sz w:val="24"/>
          <w:szCs w:val="24"/>
          <w:lang w:val="en-GB"/>
        </w:rPr>
        <w:t>defined coordinates, to ensure consistency with R</w:t>
      </w:r>
      <w:ins w:id="129" w:author="Diana Vieira" w:date="2026-08-27T09:52:00Z" w16du:dateUtc="2026-08-27T08:52:00Z">
        <w:r w:rsidR="00827E76">
          <w:rPr>
            <w:rFonts w:ascii="Arial" w:hAnsi="Arial" w:cs="Arial"/>
            <w:sz w:val="24"/>
            <w:szCs w:val="24"/>
            <w:lang w:val="en-GB"/>
          </w:rPr>
          <w:t>-</w:t>
        </w:r>
      </w:ins>
      <w:del w:id="130" w:author="Diana Vieira" w:date="2026-08-27T09:52:00Z" w16du:dateUtc="2026-08-27T08:52:00Z">
        <w:r w:rsidRPr="009450FC" w:rsidDel="00827E76">
          <w:rPr>
            <w:rFonts w:ascii="Arial" w:hAnsi="Arial" w:cs="Arial"/>
            <w:sz w:val="24"/>
            <w:szCs w:val="24"/>
            <w:lang w:val="en-GB"/>
          </w:rPr>
          <w:delText xml:space="preserve"> </w:delText>
        </w:r>
      </w:del>
      <w:r w:rsidRPr="009450FC">
        <w:rPr>
          <w:rFonts w:ascii="Arial" w:hAnsi="Arial" w:cs="Arial"/>
          <w:sz w:val="24"/>
          <w:szCs w:val="24"/>
          <w:lang w:val="en-GB"/>
        </w:rPr>
        <w:t>defined coordinates, whose indexing starts at 1.</w:t>
      </w:r>
    </w:p>
    <w:p w14:paraId="1C358C57" w14:textId="77777777" w:rsidR="00FE7F5C" w:rsidRPr="009450FC" w:rsidRDefault="00FE7F5C" w:rsidP="00FE7F5C">
      <w:pPr>
        <w:pStyle w:val="Heading3"/>
        <w:rPr>
          <w:lang w:val="en-GB"/>
        </w:rPr>
      </w:pPr>
      <w:r w:rsidRPr="009450FC">
        <w:rPr>
          <w:lang w:val="en-GB"/>
        </w:rPr>
        <w:t>RNA-binding maps</w:t>
      </w:r>
    </w:p>
    <w:p w14:paraId="4D55B4A8" w14:textId="7D502774" w:rsidR="00FE7F5C" w:rsidRPr="009450FC" w:rsidRDefault="00FE7F5C" w:rsidP="00FE7F5C">
      <w:pPr>
        <w:jc w:val="both"/>
        <w:rPr>
          <w:rFonts w:ascii="Arial" w:hAnsi="Arial" w:cs="Arial"/>
          <w:sz w:val="24"/>
          <w:szCs w:val="24"/>
          <w:lang w:val="en-GB"/>
        </w:rPr>
      </w:pPr>
      <w:r w:rsidRPr="009450FC">
        <w:rPr>
          <w:rFonts w:ascii="Cascadia Code" w:hAnsi="Cascadia Code" w:cs="Arial"/>
          <w:sz w:val="24"/>
          <w:szCs w:val="24"/>
          <w:lang w:val="en-GB"/>
        </w:rPr>
        <w:t>betAS</w:t>
      </w:r>
      <w:r w:rsidRPr="009450FC">
        <w:rPr>
          <w:rFonts w:ascii="Arial" w:hAnsi="Arial" w:cs="Arial"/>
          <w:sz w:val="24"/>
          <w:szCs w:val="24"/>
          <w:lang w:val="en-GB"/>
        </w:rPr>
        <w:t>-derived</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AkxUTXo","properties":{"formattedCitation":"(79)","plainCitation":"(79)","noteIndex":0},"citationItems":[{"id":"7QlDGlPw/dYzfZk7N","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(79)</w:t>
      </w:r>
      <w:r w:rsidRPr="009450FC">
        <w:rPr>
          <w:rFonts w:ascii="Arial" w:hAnsi="Arial" w:cs="Arial"/>
          <w:sz w:val="24"/>
          <w:szCs w:val="24"/>
          <w:lang w:val="en-GB"/>
        </w:rPr>
        <w:fldChar w:fldCharType="end"/>
      </w:r>
      <w:r w:rsidRPr="009450FC">
        <w:rPr>
          <w:rFonts w:ascii="Arial" w:hAnsi="Arial" w:cs="Arial"/>
          <w:sz w:val="24"/>
          <w:szCs w:val="24"/>
          <w:lang w:val="en-GB"/>
        </w:rPr>
        <w:t xml:space="preserve"> differential splicing events were divided into categories as maintained, increased, or decreased, based on a chosen difference in PSI (dPSI) threshold (|10| in this analysis). For each of these categories, and per RBP, normali</w:t>
      </w:r>
      <w:r>
        <w:rPr>
          <w:rFonts w:ascii="Arial" w:hAnsi="Arial" w:cs="Arial"/>
          <w:sz w:val="24"/>
          <w:szCs w:val="24"/>
          <w:lang w:val="en-GB"/>
        </w:rPr>
        <w:t>s</w:t>
      </w:r>
      <w:r w:rsidRPr="009450FC">
        <w:rPr>
          <w:rFonts w:ascii="Arial" w:hAnsi="Arial" w:cs="Arial"/>
          <w:sz w:val="24"/>
          <w:szCs w:val="24"/>
          <w:lang w:val="en-GB"/>
        </w:rPr>
        <w:t xml:space="preserve">ed binding profiles were computed across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 xml:space="preserve">genome </w:t>
      </w:r>
      <w:r w:rsidRPr="009450FC">
        <w:rPr>
          <w:rFonts w:ascii="Arial" w:hAnsi="Arial" w:cs="Arial"/>
          <w:sz w:val="24"/>
          <w:szCs w:val="24"/>
          <w:lang w:val="en-GB"/>
        </w:rPr>
        <w:t xml:space="preserve">coordinates for the corresponding events. Specifically, for each nucleotide position in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genome</w:t>
      </w:r>
      <w:r w:rsidRPr="009450FC">
        <w:rPr>
          <w:rFonts w:ascii="Arial" w:hAnsi="Arial" w:cs="Arial"/>
          <w:sz w:val="24"/>
          <w:szCs w:val="24"/>
          <w:lang w:val="en-GB"/>
        </w:rPr>
        <w:t>, the binding signal was calculated to ensure a per-position signal that accounts for missing values due to shorter regions in individual events, which would otherwise be overrepresented:</w:t>
      </w:r>
    </w:p>
    <w:p w14:paraId="6C005CB5" w14:textId="7E94A252" w:rsidR="00FE7F5C" w:rsidRPr="009450FC" w:rsidRDefault="00FE7F5C" w:rsidP="00FE7F5C">
      <w:pPr>
        <w:jc w:val="center"/>
        <w:rPr>
          <w:rFonts w:ascii="Arial" w:hAnsi="Arial" w:cs="Arial"/>
          <w:sz w:val="24"/>
          <w:szCs w:val="24"/>
          <w:lang w:val="en-GB"/>
        </w:rPr>
      </w:pPr>
      <m:oMath>
        <m:r>
          <m:rPr>
            <m:nor/>
          </m:rPr>
          <w:rPr>
            <w:rFonts w:ascii="Cambria Math" w:hAnsi="Cambria Math" w:cs="Arial"/>
            <w:sz w:val="24"/>
            <w:szCs w:val="24"/>
            <w:lang w:val="en-GB"/>
          </w:rPr>
          <m:t>Normalised binding</m:t>
        </m:r>
        <m:r>
          <w:rPr>
            <w:rFonts w:ascii="Cambria Math" w:hAnsi="Cambria Math" w:cs="Arial"/>
            <w:sz w:val="24"/>
            <w:szCs w:val="24"/>
            <w:lang w:val="en-GB"/>
          </w:rPr>
          <m:t>=</m:t>
        </m:r>
        <m:f>
          <m:fPr>
            <m:ctrlPr>
              <w:rPr>
                <w:rFonts w:ascii="Cambria Math" w:hAnsi="Cambria Math" w:cs="Arial"/>
                <w:sz w:val="24"/>
                <w:szCs w:val="24"/>
                <w:lang w:val="en-GB"/>
              </w:rPr>
            </m:ctrlPr>
          </m:fPr>
          <m:num>
            <m:r>
              <m:rPr>
                <m:nor/>
              </m:rPr>
              <w:rPr>
                <w:rFonts w:ascii="Cambria Math" w:hAnsi="Cambria Math" w:cs="Arial"/>
                <w:sz w:val="24"/>
                <w:szCs w:val="24"/>
                <w:lang w:val="en-GB"/>
              </w:rPr>
              <m:t># of events with binding</m:t>
            </m:r>
            <m:ctrlPr>
              <w:rPr>
                <w:rFonts w:ascii="Cambria Math" w:hAnsi="Cambria Math" w:cs="Arial"/>
                <w:i/>
                <w:sz w:val="24"/>
                <w:szCs w:val="24"/>
                <w:lang w:val="en-GB"/>
              </w:rPr>
            </m:ctrlPr>
          </m:num>
          <m:den>
            <m:r>
              <m:rPr>
                <m:nor/>
              </m:rPr>
              <w:rPr>
                <w:rFonts w:ascii="Cambria Math" w:hAnsi="Cambria Math" w:cs="Arial"/>
                <w:sz w:val="24"/>
                <w:szCs w:val="24"/>
                <w:lang w:val="en-GB"/>
              </w:rPr>
              <m:t>Total # of events</m:t>
            </m:r>
            <m:r>
              <w:ins w:id="131" w:author="Diana Vieira" w:date="2026-08-27T09:53:00Z" w16du:dateUtc="2026-08-27T08:53:00Z">
                <m:rPr>
                  <m:nor/>
                </m:rPr>
                <w:rPr>
                  <w:rFonts w:ascii="Cambria Math" w:hAnsi="Cambria Math" w:cs="Arial"/>
                  <w:sz w:val="24"/>
                  <w:szCs w:val="24"/>
                  <w:lang w:val="en-GB"/>
                </w:rPr>
                <m:t xml:space="preserve"> </m:t>
              </w:ins>
            </m:r>
            <m:r>
              <w:rPr>
                <w:rFonts w:ascii="Cambria Math" w:hAnsi="Cambria Math" w:cs="Arial"/>
                <w:sz w:val="24"/>
                <w:szCs w:val="24"/>
                <w:lang w:val="en-GB"/>
              </w:rPr>
              <m:t>-</m:t>
            </m:r>
            <m:r>
              <m:rPr>
                <m:nor/>
              </m:rPr>
              <w:rPr>
                <w:rFonts w:ascii="Cambria Math" w:hAnsi="Cambria Math" w:cs="Arial"/>
                <w:sz w:val="24"/>
                <w:szCs w:val="24"/>
                <w:lang w:val="en-GB"/>
              </w:rPr>
              <m:t xml:space="preserve"> # of NAs</m:t>
            </m:r>
            <m:ctrlPr>
              <w:rPr>
                <w:rFonts w:ascii="Cambria Math" w:hAnsi="Cambria Math" w:cs="Arial"/>
                <w:i/>
                <w:sz w:val="24"/>
                <w:szCs w:val="24"/>
                <w:lang w:val="en-GB"/>
              </w:rPr>
            </m:ctrlPr>
          </m:den>
        </m:f>
      </m:oMath>
      <w:r w:rsidRPr="009450FC">
        <w:rPr>
          <w:rFonts w:ascii="Arial" w:hAnsi="Arial" w:cs="Arial"/>
          <w:sz w:val="24"/>
          <w:szCs w:val="24"/>
          <w:lang w:val="en-GB"/>
        </w:rPr>
        <w:t xml:space="preserve"> </w:t>
      </w:r>
      <w:r w:rsidRPr="009450FC">
        <w:rPr>
          <w:rFonts w:ascii="Arial" w:hAnsi="Arial" w:cs="Arial"/>
          <w:i/>
          <w:iCs/>
          <w:sz w:val="24"/>
          <w:szCs w:val="24"/>
          <w:lang w:val="en-GB"/>
        </w:rPr>
        <w:t>(7)</w:t>
      </w:r>
    </w:p>
    <w:p w14:paraId="64F17720" w14:textId="72498513"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assessment of differential binding, a </w:t>
      </w:r>
      <w:del w:id="132" w:author="Diana Vieira" w:date="2026-08-27T09:52:00Z" w16du:dateUtc="2026-08-27T08:52:00Z">
        <w:r w:rsidRPr="009450FC" w:rsidDel="00827E76">
          <w:rPr>
            <w:rFonts w:ascii="Arial" w:hAnsi="Arial" w:cs="Arial"/>
            <w:sz w:val="24"/>
            <w:szCs w:val="24"/>
            <w:lang w:val="en-GB"/>
          </w:rPr>
          <w:delText>Chi</w:delText>
        </w:r>
      </w:del>
      <w:ins w:id="133" w:author="Diana Vieira" w:date="2026-08-27T09:52:00Z" w16du:dateUtc="2026-08-27T08:52:00Z">
        <w:r w:rsidR="00827E76">
          <w:rPr>
            <w:rFonts w:ascii="Arial" w:hAnsi="Arial" w:cs="Arial"/>
            <w:sz w:val="24"/>
            <w:szCs w:val="24"/>
            <w:lang w:val="en-GB"/>
          </w:rPr>
          <w:t>c</w:t>
        </w:r>
        <w:r w:rsidR="00827E76" w:rsidRPr="009450FC">
          <w:rPr>
            <w:rFonts w:ascii="Arial" w:hAnsi="Arial" w:cs="Arial"/>
            <w:sz w:val="24"/>
            <w:szCs w:val="24"/>
            <w:lang w:val="en-GB"/>
          </w:rPr>
          <w:t>hi</w:t>
        </w:r>
      </w:ins>
      <w:r w:rsidRPr="009450FC">
        <w:rPr>
          <w:rFonts w:ascii="Arial" w:hAnsi="Arial" w:cs="Arial"/>
          <w:sz w:val="24"/>
          <w:szCs w:val="24"/>
          <w:lang w:val="en-GB"/>
        </w:rPr>
        <w:t>-</w:t>
      </w:r>
      <w:del w:id="134" w:author="Diana Vieira" w:date="2026-08-27T09:52:00Z" w16du:dateUtc="2026-08-27T08:52:00Z">
        <w:r w:rsidRPr="009450FC" w:rsidDel="00827E76">
          <w:rPr>
            <w:rFonts w:ascii="Arial" w:hAnsi="Arial" w:cs="Arial"/>
            <w:sz w:val="24"/>
            <w:szCs w:val="24"/>
            <w:lang w:val="en-GB"/>
          </w:rPr>
          <w:delText xml:space="preserve">Squared </w:delText>
        </w:r>
      </w:del>
      <w:ins w:id="135" w:author="Diana Vieira" w:date="2026-08-27T09:52:00Z" w16du:dateUtc="2026-08-27T08:52:00Z">
        <w:r w:rsidR="00827E76">
          <w:rPr>
            <w:rFonts w:ascii="Arial" w:hAnsi="Arial" w:cs="Arial"/>
            <w:sz w:val="24"/>
            <w:szCs w:val="24"/>
            <w:lang w:val="en-GB"/>
          </w:rPr>
          <w:t>s</w:t>
        </w:r>
        <w:r w:rsidR="00827E76" w:rsidRPr="009450FC">
          <w:rPr>
            <w:rFonts w:ascii="Arial" w:hAnsi="Arial" w:cs="Arial"/>
            <w:sz w:val="24"/>
            <w:szCs w:val="24"/>
            <w:lang w:val="en-GB"/>
          </w:rPr>
          <w:t xml:space="preserve">quared </w:t>
        </w:r>
      </w:ins>
      <w:del w:id="136" w:author="Diana Vieira" w:date="2026-08-27T09:52:00Z" w16du:dateUtc="2026-08-27T08:52:00Z">
        <w:r w:rsidRPr="009450FC" w:rsidDel="00827E76">
          <w:rPr>
            <w:rFonts w:ascii="Arial" w:hAnsi="Arial" w:cs="Arial"/>
            <w:sz w:val="24"/>
            <w:szCs w:val="24"/>
            <w:lang w:val="en-GB"/>
          </w:rPr>
          <w:delText xml:space="preserve">Test </w:delText>
        </w:r>
      </w:del>
      <w:ins w:id="137" w:author="Diana Vieira" w:date="2026-08-27T09:52:00Z" w16du:dateUtc="2026-08-27T08:52:00Z">
        <w:r w:rsidR="00827E76">
          <w:rPr>
            <w:rFonts w:ascii="Arial" w:hAnsi="Arial" w:cs="Arial"/>
            <w:sz w:val="24"/>
            <w:szCs w:val="24"/>
            <w:lang w:val="en-GB"/>
          </w:rPr>
          <w:t>t</w:t>
        </w:r>
        <w:r w:rsidR="00827E76" w:rsidRPr="009450FC">
          <w:rPr>
            <w:rFonts w:ascii="Arial" w:hAnsi="Arial" w:cs="Arial"/>
            <w:sz w:val="24"/>
            <w:szCs w:val="24"/>
            <w:lang w:val="en-GB"/>
          </w:rPr>
          <w:t xml:space="preserve">est </w:t>
        </w:r>
      </w:ins>
      <w:r w:rsidRPr="009450FC">
        <w:rPr>
          <w:rFonts w:ascii="Arial" w:hAnsi="Arial" w:cs="Arial"/>
          <w:sz w:val="24"/>
          <w:szCs w:val="24"/>
          <w:lang w:val="en-GB"/>
        </w:rPr>
        <w:t xml:space="preserve">was applied to each position using the following contingency matrix: </w:t>
      </w:r>
    </w:p>
    <w:tbl>
      <w:tblPr>
        <w:tblStyle w:val="TableGrid"/>
        <w:tblW w:w="0" w:type="auto"/>
        <w:tblLook w:val="04A0" w:firstRow="1" w:lastRow="0" w:firstColumn="1" w:lastColumn="0" w:noHBand="0" w:noVBand="1"/>
      </w:tblPr>
      <w:tblGrid>
        <w:gridCol w:w="4675"/>
        <w:gridCol w:w="4675"/>
      </w:tblGrid>
      <w:tr w:rsidR="00FE7F5C" w:rsidRPr="00B475D4" w14:paraId="3492B0E8" w14:textId="77777777" w:rsidTr="009450FC">
        <w:tc>
          <w:tcPr>
            <w:tcW w:w="4675" w:type="dxa"/>
          </w:tcPr>
          <w:p w14:paraId="1E73EBB5"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Increased/Decreased Events</w:t>
            </w:r>
          </w:p>
        </w:tc>
        <w:tc>
          <w:tcPr>
            <w:tcW w:w="4675" w:type="dxa"/>
          </w:tcPr>
          <w:p w14:paraId="60263380"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Maintained Events</w:t>
            </w:r>
          </w:p>
        </w:tc>
      </w:tr>
      <w:tr w:rsidR="00FE7F5C" w:rsidRPr="00B475D4" w14:paraId="5B475B36" w14:textId="77777777" w:rsidTr="009450FC">
        <w:tc>
          <w:tcPr>
            <w:tcW w:w="4675" w:type="dxa"/>
          </w:tcPr>
          <w:p w14:paraId="7A999456"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Increased/Decreased Events after Normali</w:t>
            </w:r>
            <w:r>
              <w:rPr>
                <w:rFonts w:ascii="Arial" w:hAnsi="Arial" w:cs="Arial"/>
                <w:sz w:val="24"/>
                <w:szCs w:val="24"/>
                <w:lang w:val="en-GB"/>
              </w:rPr>
              <w:t>s</w:t>
            </w:r>
            <w:r w:rsidRPr="009450FC">
              <w:rPr>
                <w:rFonts w:ascii="Arial" w:hAnsi="Arial" w:cs="Arial"/>
                <w:sz w:val="24"/>
                <w:szCs w:val="24"/>
                <w:lang w:val="en-GB"/>
              </w:rPr>
              <w:t>ed Binding</w:t>
            </w:r>
          </w:p>
        </w:tc>
        <w:tc>
          <w:tcPr>
            <w:tcW w:w="4675" w:type="dxa"/>
          </w:tcPr>
          <w:p w14:paraId="70DCA232"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Maintained Events after Normali</w:t>
            </w:r>
            <w:r>
              <w:rPr>
                <w:rFonts w:ascii="Arial" w:hAnsi="Arial" w:cs="Arial"/>
                <w:sz w:val="24"/>
                <w:szCs w:val="24"/>
                <w:lang w:val="en-GB"/>
              </w:rPr>
              <w:t>s</w:t>
            </w:r>
            <w:r w:rsidRPr="009450FC">
              <w:rPr>
                <w:rFonts w:ascii="Arial" w:hAnsi="Arial" w:cs="Arial"/>
                <w:sz w:val="24"/>
                <w:szCs w:val="24"/>
                <w:lang w:val="en-GB"/>
              </w:rPr>
              <w:t>ed Binding</w:t>
            </w:r>
          </w:p>
        </w:tc>
      </w:tr>
    </w:tbl>
    <w:p w14:paraId="5B831AFB" w14:textId="77777777" w:rsidR="00FE7F5C" w:rsidRPr="009450FC" w:rsidRDefault="00FE7F5C" w:rsidP="00FE7F5C">
      <w:pPr>
        <w:jc w:val="both"/>
        <w:rPr>
          <w:rFonts w:ascii="Arial" w:hAnsi="Arial" w:cs="Arial"/>
          <w:sz w:val="24"/>
          <w:szCs w:val="24"/>
          <w:lang w:val="en-GB"/>
        </w:rPr>
      </w:pPr>
    </w:p>
    <w:p w14:paraId="4FAEEC65" w14:textId="2813B453"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The resulting </w:t>
      </w:r>
      <w:del w:id="138" w:author="Diana Vieira" w:date="2026-08-27T09:53:00Z" w16du:dateUtc="2026-08-27T08:53:00Z">
        <w:r w:rsidRPr="009450FC" w:rsidDel="00827E76">
          <w:rPr>
            <w:rFonts w:ascii="Arial" w:hAnsi="Arial" w:cs="Arial"/>
            <w:sz w:val="24"/>
            <w:szCs w:val="24"/>
            <w:lang w:val="en-GB"/>
          </w:rPr>
          <w:delText>Chi</w:delText>
        </w:r>
      </w:del>
      <w:ins w:id="139" w:author="Diana Vieira" w:date="2026-08-27T09:53:00Z" w16du:dateUtc="2026-08-27T08:53:00Z">
        <w:r w:rsidR="00827E76">
          <w:rPr>
            <w:rFonts w:ascii="Arial" w:hAnsi="Arial" w:cs="Arial"/>
            <w:sz w:val="24"/>
            <w:szCs w:val="24"/>
            <w:lang w:val="en-GB"/>
          </w:rPr>
          <w:t>c</w:t>
        </w:r>
        <w:r w:rsidR="00827E76" w:rsidRPr="009450FC">
          <w:rPr>
            <w:rFonts w:ascii="Arial" w:hAnsi="Arial" w:cs="Arial"/>
            <w:sz w:val="24"/>
            <w:szCs w:val="24"/>
            <w:lang w:val="en-GB"/>
          </w:rPr>
          <w:t>hi</w:t>
        </w:r>
      </w:ins>
      <w:r w:rsidRPr="009450FC">
        <w:rPr>
          <w:rFonts w:ascii="Arial" w:hAnsi="Arial" w:cs="Arial"/>
          <w:sz w:val="24"/>
          <w:szCs w:val="24"/>
          <w:lang w:val="en-GB"/>
        </w:rPr>
        <w:t>-</w:t>
      </w:r>
      <w:del w:id="140" w:author="Diana Vieira" w:date="2026-08-27T09:53:00Z" w16du:dateUtc="2026-08-27T08:53:00Z">
        <w:r w:rsidRPr="009450FC" w:rsidDel="00827E76">
          <w:rPr>
            <w:rFonts w:ascii="Arial" w:hAnsi="Arial" w:cs="Arial"/>
            <w:sz w:val="24"/>
            <w:szCs w:val="24"/>
            <w:lang w:val="en-GB"/>
          </w:rPr>
          <w:delText xml:space="preserve">Squared </w:delText>
        </w:r>
      </w:del>
      <w:ins w:id="141" w:author="Diana Vieira" w:date="2026-08-27T09:53:00Z" w16du:dateUtc="2026-08-27T08:53:00Z">
        <w:r w:rsidR="00827E76">
          <w:rPr>
            <w:rFonts w:ascii="Arial" w:hAnsi="Arial" w:cs="Arial"/>
            <w:sz w:val="24"/>
            <w:szCs w:val="24"/>
            <w:lang w:val="en-GB"/>
          </w:rPr>
          <w:t>s</w:t>
        </w:r>
        <w:r w:rsidR="00827E76" w:rsidRPr="009450FC">
          <w:rPr>
            <w:rFonts w:ascii="Arial" w:hAnsi="Arial" w:cs="Arial"/>
            <w:sz w:val="24"/>
            <w:szCs w:val="24"/>
            <w:lang w:val="en-GB"/>
          </w:rPr>
          <w:t xml:space="preserve">quared </w:t>
        </w:r>
      </w:ins>
      <w:r w:rsidRPr="009450FC">
        <w:rPr>
          <w:rFonts w:ascii="Arial" w:hAnsi="Arial" w:cs="Arial"/>
          <w:sz w:val="24"/>
          <w:szCs w:val="24"/>
          <w:lang w:val="en-GB"/>
        </w:rPr>
        <w:t xml:space="preserve">statistic values from the test are then multiplied by -1 for positions with decreased binding. </w:t>
      </w:r>
    </w:p>
    <w:p w14:paraId="04AFB709" w14:textId="7119B1C5"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Finally, position-wise normali</w:t>
      </w:r>
      <w:r>
        <w:rPr>
          <w:rFonts w:ascii="Arial" w:hAnsi="Arial" w:cs="Arial"/>
          <w:sz w:val="24"/>
          <w:szCs w:val="24"/>
          <w:lang w:val="en-GB"/>
        </w:rPr>
        <w:t>s</w:t>
      </w:r>
      <w:r w:rsidRPr="009450FC">
        <w:rPr>
          <w:rFonts w:ascii="Arial" w:hAnsi="Arial" w:cs="Arial"/>
          <w:sz w:val="24"/>
          <w:szCs w:val="24"/>
          <w:lang w:val="en-GB"/>
        </w:rPr>
        <w:t xml:space="preserve">ed binding profiles were plotted along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 xml:space="preserve">genome </w:t>
      </w:r>
      <w:r w:rsidRPr="009450FC">
        <w:rPr>
          <w:rFonts w:ascii="Arial" w:hAnsi="Arial" w:cs="Arial"/>
          <w:sz w:val="24"/>
          <w:szCs w:val="24"/>
          <w:lang w:val="en-GB"/>
        </w:rPr>
        <w:t>coordinates for each category, with the corresponding Chi-Squared statistic shown in the bottom half of the plot. An example of this analysis and respective plots is given as Supplementary Figure 1</w:t>
      </w:r>
      <w:r w:rsidR="00FB07D3">
        <w:rPr>
          <w:rFonts w:ascii="Arial" w:hAnsi="Arial" w:cs="Arial"/>
          <w:sz w:val="24"/>
          <w:szCs w:val="24"/>
          <w:lang w:val="en-GB"/>
        </w:rPr>
        <w:t>2</w:t>
      </w:r>
      <w:r w:rsidRPr="009450FC">
        <w:rPr>
          <w:rFonts w:ascii="Arial" w:hAnsi="Arial" w:cs="Arial"/>
          <w:sz w:val="24"/>
          <w:szCs w:val="24"/>
          <w:lang w:val="en-GB"/>
        </w:rPr>
        <w:t>, using RBFOX2 as a case-study</w:t>
      </w:r>
      <w:r w:rsidR="00CF494D">
        <w:rPr>
          <w:rFonts w:ascii="Arial" w:hAnsi="Arial" w:cs="Arial"/>
          <w:sz w:val="24"/>
          <w:szCs w:val="24"/>
          <w:lang w:val="en-GB"/>
        </w:rPr>
        <w:t>.</w:t>
      </w:r>
    </w:p>
    <w:p w14:paraId="640D8DAA" w14:textId="77777777" w:rsidR="00FE7F5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Taken together, these steps generate statistically assessed RBP binding maps for maintained, increased, and decreased exon inclusion events. This process was performed in </w:t>
      </w:r>
      <w:r w:rsidRPr="009450FC">
        <w:rPr>
          <w:rFonts w:ascii="Cascadia Code" w:hAnsi="Cascadia Code" w:cs="Arial"/>
          <w:sz w:val="24"/>
          <w:szCs w:val="24"/>
          <w:lang w:val="en-GB"/>
        </w:rPr>
        <w:t>R</w:t>
      </w:r>
      <w:r w:rsidRPr="009450FC">
        <w:rPr>
          <w:rFonts w:ascii="Arial" w:hAnsi="Arial" w:cs="Arial"/>
          <w:sz w:val="24"/>
          <w:szCs w:val="24"/>
          <w:lang w:val="en-GB"/>
        </w:rPr>
        <w:t xml:space="preserve"> (v. 4.1.2).</w:t>
      </w:r>
    </w:p>
    <w:p w14:paraId="28C639C0" w14:textId="642943B2" w:rsidR="00030CF8" w:rsidRPr="001B750D" w:rsidRDefault="00030CF8" w:rsidP="00533F41">
      <w:pPr>
        <w:pStyle w:val="Heading1"/>
        <w:rPr>
          <w:lang w:val="en-GB"/>
        </w:rPr>
      </w:pPr>
      <w:r w:rsidRPr="001B750D">
        <w:rPr>
          <w:lang w:val="en-GB"/>
        </w:rPr>
        <w:lastRenderedPageBreak/>
        <w:t>Results</w:t>
      </w:r>
    </w:p>
    <w:p w14:paraId="57A2515E" w14:textId="76215D70" w:rsidR="00030CF8" w:rsidRPr="001B750D" w:rsidRDefault="00030CF8" w:rsidP="0005428B">
      <w:pPr>
        <w:pStyle w:val="Heading2"/>
        <w:rPr>
          <w:lang w:val="en-GB"/>
        </w:rPr>
      </w:pPr>
      <w:r w:rsidRPr="001B750D">
        <w:rPr>
          <w:lang w:val="en-GB"/>
        </w:rPr>
        <w:t xml:space="preserve">Different SG </w:t>
      </w:r>
      <w:r w:rsidR="00CF3DAD" w:rsidRPr="001B750D">
        <w:rPr>
          <w:lang w:val="en-GB"/>
        </w:rPr>
        <w:t>p</w:t>
      </w:r>
      <w:r w:rsidRPr="001B750D">
        <w:rPr>
          <w:lang w:val="en-GB"/>
        </w:rPr>
        <w:t xml:space="preserve">urification </w:t>
      </w:r>
      <w:r w:rsidR="00CF3DAD" w:rsidRPr="001B750D">
        <w:rPr>
          <w:lang w:val="en-GB"/>
        </w:rPr>
        <w:t>t</w:t>
      </w:r>
      <w:r w:rsidRPr="001B750D">
        <w:rPr>
          <w:lang w:val="en-GB"/>
        </w:rPr>
        <w:t xml:space="preserve">echniques </w:t>
      </w:r>
      <w:r w:rsidR="00B265A9" w:rsidRPr="001B750D">
        <w:rPr>
          <w:lang w:val="en-GB"/>
        </w:rPr>
        <w:t>yield</w:t>
      </w:r>
      <w:r w:rsidRPr="001B750D">
        <w:rPr>
          <w:lang w:val="en-GB"/>
        </w:rPr>
        <w:t xml:space="preserve"> </w:t>
      </w:r>
      <w:r w:rsidR="00CF3DAD" w:rsidRPr="001B750D">
        <w:rPr>
          <w:lang w:val="en-GB"/>
        </w:rPr>
        <w:t>d</w:t>
      </w:r>
      <w:r w:rsidRPr="001B750D">
        <w:rPr>
          <w:lang w:val="en-GB"/>
        </w:rPr>
        <w:t xml:space="preserve">ifferent </w:t>
      </w:r>
      <w:r w:rsidR="00B265A9" w:rsidRPr="001B750D">
        <w:rPr>
          <w:lang w:val="en-GB"/>
        </w:rPr>
        <w:t xml:space="preserve">SG transcriptomes </w:t>
      </w:r>
    </w:p>
    <w:p w14:paraId="5FD1C6DE" w14:textId="77777777" w:rsidR="007825DE" w:rsidRDefault="003F5D37" w:rsidP="0098059C">
      <w:pPr>
        <w:jc w:val="both"/>
        <w:rPr>
          <w:rFonts w:ascii="Arial" w:hAnsi="Arial" w:cs="Arial"/>
          <w:sz w:val="24"/>
          <w:szCs w:val="24"/>
          <w:lang w:val="en-GB"/>
        </w:rPr>
      </w:pPr>
      <w:r w:rsidRPr="001B750D">
        <w:rPr>
          <w:rFonts w:ascii="Arial" w:hAnsi="Arial" w:cs="Arial"/>
          <w:sz w:val="24"/>
          <w:szCs w:val="24"/>
          <w:lang w:val="en-GB"/>
        </w:rPr>
        <w:t>We</w:t>
      </w:r>
      <w:r w:rsidR="00850B0A" w:rsidRPr="001B750D">
        <w:rPr>
          <w:rFonts w:ascii="Arial" w:hAnsi="Arial" w:cs="Arial"/>
          <w:sz w:val="24"/>
          <w:szCs w:val="24"/>
          <w:lang w:val="en-GB"/>
        </w:rPr>
        <w:t xml:space="preserve"> first compiled public</w:t>
      </w:r>
      <w:r w:rsidR="00C70114" w:rsidRPr="001B750D">
        <w:rPr>
          <w:rFonts w:ascii="Arial" w:hAnsi="Arial" w:cs="Arial"/>
          <w:sz w:val="24"/>
          <w:szCs w:val="24"/>
          <w:lang w:val="en-GB"/>
        </w:rPr>
        <w:t>ly available</w:t>
      </w:r>
      <w:r w:rsidR="00850B0A" w:rsidRPr="001B750D">
        <w:rPr>
          <w:rFonts w:ascii="Arial" w:hAnsi="Arial" w:cs="Arial"/>
          <w:sz w:val="24"/>
          <w:szCs w:val="24"/>
          <w:lang w:val="en-GB"/>
        </w:rPr>
        <w:t xml:space="preserve"> </w:t>
      </w:r>
      <w:r w:rsidR="00137866" w:rsidRPr="001B750D">
        <w:rPr>
          <w:rFonts w:ascii="Arial" w:hAnsi="Arial" w:cs="Arial"/>
          <w:sz w:val="24"/>
          <w:szCs w:val="24"/>
          <w:lang w:val="en-GB"/>
        </w:rPr>
        <w:t xml:space="preserve">transcriptomic </w:t>
      </w:r>
      <w:r w:rsidR="00850B0A" w:rsidRPr="001B750D">
        <w:rPr>
          <w:rFonts w:ascii="Arial" w:hAnsi="Arial" w:cs="Arial"/>
          <w:sz w:val="24"/>
          <w:szCs w:val="24"/>
          <w:lang w:val="en-GB"/>
        </w:rPr>
        <w:t xml:space="preserve">datasets </w:t>
      </w:r>
      <w:r w:rsidR="00137866" w:rsidRPr="001B750D">
        <w:rPr>
          <w:rFonts w:ascii="Arial" w:hAnsi="Arial" w:cs="Arial"/>
          <w:sz w:val="24"/>
          <w:szCs w:val="24"/>
          <w:lang w:val="en-GB"/>
        </w:rPr>
        <w:t xml:space="preserve">of </w:t>
      </w:r>
      <w:r w:rsidR="00234381" w:rsidRPr="001B750D">
        <w:rPr>
          <w:rFonts w:ascii="Arial" w:hAnsi="Arial" w:cs="Arial"/>
          <w:sz w:val="24"/>
          <w:szCs w:val="24"/>
          <w:lang w:val="en-GB"/>
        </w:rPr>
        <w:t xml:space="preserve">human </w:t>
      </w:r>
      <w:r w:rsidR="00850B0A" w:rsidRPr="001B750D">
        <w:rPr>
          <w:rFonts w:ascii="Arial" w:hAnsi="Arial" w:cs="Arial"/>
          <w:sz w:val="24"/>
          <w:szCs w:val="24"/>
          <w:lang w:val="en-GB"/>
        </w:rPr>
        <w:t>SG</w:t>
      </w:r>
      <w:r w:rsidR="00137866" w:rsidRPr="001B750D">
        <w:rPr>
          <w:rFonts w:ascii="Arial" w:hAnsi="Arial" w:cs="Arial"/>
          <w:sz w:val="24"/>
          <w:szCs w:val="24"/>
          <w:lang w:val="en-GB"/>
        </w:rPr>
        <w:t>s</w:t>
      </w:r>
      <w:r w:rsidR="00850B0A" w:rsidRPr="001B750D">
        <w:rPr>
          <w:rFonts w:ascii="Arial" w:hAnsi="Arial" w:cs="Arial"/>
          <w:sz w:val="24"/>
          <w:szCs w:val="24"/>
          <w:lang w:val="en-GB"/>
        </w:rPr>
        <w:t xml:space="preserve"> </w:t>
      </w:r>
      <w:r w:rsidR="00DC6BDF" w:rsidRPr="001B750D">
        <w:rPr>
          <w:rFonts w:ascii="Arial" w:hAnsi="Arial" w:cs="Arial"/>
          <w:sz w:val="24"/>
          <w:szCs w:val="24"/>
          <w:lang w:val="en-GB"/>
        </w:rPr>
        <w:t>isolated</w:t>
      </w:r>
      <w:r w:rsidR="00137866" w:rsidRPr="001B750D">
        <w:rPr>
          <w:rFonts w:ascii="Arial" w:hAnsi="Arial" w:cs="Arial"/>
          <w:sz w:val="24"/>
          <w:szCs w:val="24"/>
          <w:lang w:val="en-GB"/>
        </w:rPr>
        <w:t xml:space="preserve"> </w:t>
      </w:r>
      <w:r w:rsidR="00850B0A" w:rsidRPr="001B750D">
        <w:rPr>
          <w:rFonts w:ascii="Arial" w:hAnsi="Arial" w:cs="Arial"/>
          <w:sz w:val="24"/>
          <w:szCs w:val="24"/>
          <w:lang w:val="en-GB"/>
        </w:rPr>
        <w:t xml:space="preserve">through </w:t>
      </w:r>
      <w:r w:rsidR="00137866" w:rsidRPr="001B750D">
        <w:rPr>
          <w:rFonts w:ascii="Arial" w:hAnsi="Arial" w:cs="Arial"/>
          <w:sz w:val="24"/>
          <w:szCs w:val="24"/>
          <w:lang w:val="en-GB"/>
        </w:rPr>
        <w:t>various</w:t>
      </w:r>
      <w:r w:rsidR="00850B0A" w:rsidRPr="001B750D">
        <w:rPr>
          <w:rFonts w:ascii="Arial" w:hAnsi="Arial" w:cs="Arial"/>
          <w:sz w:val="24"/>
          <w:szCs w:val="24"/>
          <w:lang w:val="en-GB"/>
        </w:rPr>
        <w:t xml:space="preserve"> method</w:t>
      </w:r>
      <w:r w:rsidR="00137866" w:rsidRPr="001B750D">
        <w:rPr>
          <w:rFonts w:ascii="Arial" w:hAnsi="Arial" w:cs="Arial"/>
          <w:sz w:val="24"/>
          <w:szCs w:val="24"/>
          <w:lang w:val="en-GB"/>
        </w:rPr>
        <w:t>s</w:t>
      </w:r>
      <w:r w:rsidR="00850B0A" w:rsidRPr="001B750D">
        <w:rPr>
          <w:rFonts w:ascii="Arial" w:hAnsi="Arial" w:cs="Arial"/>
          <w:sz w:val="24"/>
          <w:szCs w:val="24"/>
          <w:lang w:val="en-GB"/>
        </w:rPr>
        <w:t xml:space="preserve"> (</w:t>
      </w:r>
      <w:r w:rsidR="00030CF8" w:rsidRPr="001B750D">
        <w:rPr>
          <w:rFonts w:ascii="Arial" w:hAnsi="Arial" w:cs="Arial"/>
          <w:sz w:val="24"/>
          <w:szCs w:val="24"/>
          <w:lang w:val="en-GB"/>
        </w:rPr>
        <w:t>Table 1</w:t>
      </w:r>
      <w:r w:rsidR="00234381" w:rsidRPr="001B750D">
        <w:rPr>
          <w:rFonts w:ascii="Arial" w:hAnsi="Arial" w:cs="Arial"/>
          <w:sz w:val="24"/>
          <w:szCs w:val="24"/>
          <w:lang w:val="en-GB"/>
        </w:rPr>
        <w:t>)</w:t>
      </w:r>
      <w:r w:rsidR="00ED5844" w:rsidRPr="001B750D">
        <w:rPr>
          <w:rFonts w:ascii="Arial" w:hAnsi="Arial" w:cs="Arial"/>
          <w:sz w:val="24"/>
          <w:szCs w:val="24"/>
          <w:lang w:val="en-GB"/>
        </w:rPr>
        <w:t xml:space="preserve">. </w:t>
      </w:r>
    </w:p>
    <w:p w14:paraId="5BF7F28E" w14:textId="77777777" w:rsidR="007825DE" w:rsidRPr="00CD17BC" w:rsidRDefault="007825DE" w:rsidP="007825DE">
      <w:pPr>
        <w:jc w:val="both"/>
        <w:rPr>
          <w:rFonts w:ascii="Arial" w:hAnsi="Arial" w:cs="Arial"/>
          <w:sz w:val="20"/>
          <w:szCs w:val="20"/>
          <w:lang w:val="en-GB"/>
        </w:rPr>
      </w:pPr>
      <w:r w:rsidRPr="00CD17BC">
        <w:rPr>
          <w:rFonts w:ascii="Arial" w:hAnsi="Arial" w:cs="Arial"/>
          <w:b/>
          <w:bCs/>
          <w:sz w:val="20"/>
          <w:szCs w:val="20"/>
          <w:lang w:val="en-GB"/>
        </w:rPr>
        <w:t>Table 1</w:t>
      </w:r>
      <w:r w:rsidRPr="00CD17BC">
        <w:rPr>
          <w:rFonts w:ascii="Arial" w:hAnsi="Arial" w:cs="Arial"/>
          <w:sz w:val="20"/>
          <w:szCs w:val="20"/>
          <w:lang w:val="en-GB"/>
        </w:rPr>
        <w:t xml:space="preserve">. </w:t>
      </w:r>
      <w:r w:rsidRPr="00CD17BC">
        <w:rPr>
          <w:rFonts w:ascii="Arial" w:hAnsi="Arial" w:cs="Arial"/>
          <w:b/>
          <w:bCs/>
          <w:sz w:val="20"/>
          <w:szCs w:val="20"/>
          <w:lang w:val="en-GB"/>
        </w:rPr>
        <w:t>Gene Expression Omnibus (GEO) datasets used for human SG transcriptome analyses.</w:t>
      </w:r>
      <w:r w:rsidRPr="00CD17BC">
        <w:rPr>
          <w:rFonts w:ascii="Arial" w:hAnsi="Arial" w:cs="Arial"/>
          <w:sz w:val="20"/>
          <w:szCs w:val="20"/>
          <w:lang w:val="en-GB"/>
        </w:rPr>
        <w:t xml:space="preserve"> For each </w:t>
      </w:r>
      <w:r w:rsidRPr="00CD17BC">
        <w:rPr>
          <w:rFonts w:ascii="Arial" w:hAnsi="Arial" w:cs="Arial"/>
          <w:i/>
          <w:iCs/>
          <w:sz w:val="20"/>
          <w:szCs w:val="20"/>
          <w:lang w:val="en-GB"/>
        </w:rPr>
        <w:t>Study</w:t>
      </w:r>
      <w:r w:rsidRPr="00CD17BC">
        <w:rPr>
          <w:rFonts w:ascii="Arial" w:hAnsi="Arial" w:cs="Arial"/>
          <w:sz w:val="20"/>
          <w:szCs w:val="20"/>
          <w:lang w:val="en-GB"/>
        </w:rPr>
        <w:t xml:space="preserve">, the table lists the SG isolation </w:t>
      </w:r>
      <w:r w:rsidRPr="00CD17BC">
        <w:rPr>
          <w:rFonts w:ascii="Arial" w:hAnsi="Arial" w:cs="Arial"/>
          <w:i/>
          <w:iCs/>
          <w:sz w:val="20"/>
          <w:szCs w:val="20"/>
          <w:lang w:val="en-GB"/>
        </w:rPr>
        <w:t>Method</w:t>
      </w:r>
      <w:r w:rsidRPr="00CD17BC">
        <w:rPr>
          <w:rFonts w:ascii="Arial" w:hAnsi="Arial" w:cs="Arial"/>
          <w:sz w:val="20"/>
          <w:szCs w:val="20"/>
          <w:lang w:val="en-GB"/>
        </w:rPr>
        <w:t xml:space="preserve">, </w:t>
      </w:r>
      <w:r w:rsidRPr="00CD17BC">
        <w:rPr>
          <w:rFonts w:ascii="Arial" w:hAnsi="Arial" w:cs="Arial"/>
          <w:i/>
          <w:iCs/>
          <w:sz w:val="20"/>
          <w:szCs w:val="20"/>
          <w:lang w:val="en-GB"/>
        </w:rPr>
        <w:t>Stress</w:t>
      </w:r>
      <w:r w:rsidRPr="00CD17BC">
        <w:rPr>
          <w:rFonts w:ascii="Arial" w:hAnsi="Arial" w:cs="Arial"/>
          <w:sz w:val="20"/>
          <w:szCs w:val="20"/>
          <w:lang w:val="en-GB"/>
        </w:rPr>
        <w:t xml:space="preserve"> stimulus, </w:t>
      </w:r>
      <w:r w:rsidRPr="00CD17BC">
        <w:rPr>
          <w:rFonts w:ascii="Arial" w:hAnsi="Arial" w:cs="Arial"/>
          <w:i/>
          <w:iCs/>
          <w:sz w:val="20"/>
          <w:szCs w:val="20"/>
          <w:lang w:val="en-GB"/>
        </w:rPr>
        <w:t>Target</w:t>
      </w:r>
      <w:r w:rsidRPr="00CD17BC">
        <w:rPr>
          <w:rFonts w:ascii="Arial" w:hAnsi="Arial" w:cs="Arial"/>
          <w:sz w:val="20"/>
          <w:szCs w:val="20"/>
          <w:lang w:val="en-GB"/>
        </w:rPr>
        <w:t xml:space="preserve"> used for SG isolation, </w:t>
      </w:r>
      <w:r w:rsidRPr="00CD17BC">
        <w:rPr>
          <w:rFonts w:ascii="Arial" w:hAnsi="Arial" w:cs="Arial"/>
          <w:i/>
          <w:iCs/>
          <w:sz w:val="20"/>
          <w:szCs w:val="20"/>
          <w:lang w:val="en-GB"/>
        </w:rPr>
        <w:t>Cell</w:t>
      </w:r>
      <w:r w:rsidRPr="00CD17BC">
        <w:rPr>
          <w:rFonts w:ascii="Arial" w:hAnsi="Arial" w:cs="Arial"/>
          <w:sz w:val="20"/>
          <w:szCs w:val="20"/>
          <w:lang w:val="en-GB"/>
        </w:rPr>
        <w:t xml:space="preserve"> types involved, and associated </w:t>
      </w:r>
      <w:r w:rsidRPr="00CD17BC">
        <w:rPr>
          <w:rFonts w:ascii="Arial" w:hAnsi="Arial" w:cs="Arial"/>
          <w:i/>
          <w:iCs/>
          <w:sz w:val="20"/>
          <w:szCs w:val="20"/>
          <w:lang w:val="en-GB"/>
        </w:rPr>
        <w:t>Transcriptome</w:t>
      </w:r>
      <w:r w:rsidRPr="00CD17BC">
        <w:rPr>
          <w:rFonts w:ascii="Arial" w:hAnsi="Arial" w:cs="Arial"/>
          <w:sz w:val="20"/>
          <w:szCs w:val="20"/>
          <w:lang w:val="en-GB"/>
        </w:rPr>
        <w:t xml:space="preserve"> alterations (including transient changes), and GEO accession number (</w:t>
      </w:r>
      <w:r w:rsidRPr="00CD17BC">
        <w:rPr>
          <w:rFonts w:ascii="Arial" w:hAnsi="Arial" w:cs="Arial"/>
          <w:i/>
          <w:iCs/>
          <w:sz w:val="20"/>
          <w:szCs w:val="20"/>
          <w:lang w:val="en-GB"/>
        </w:rPr>
        <w:t>GSEID</w:t>
      </w:r>
      <w:r w:rsidRPr="00CD17BC">
        <w:rPr>
          <w:rFonts w:ascii="Arial" w:hAnsi="Arial" w:cs="Arial"/>
          <w:sz w:val="20"/>
          <w:szCs w:val="20"/>
          <w:lang w:val="en-GB"/>
        </w:rPr>
        <w:t xml:space="preserve">). G3BP refers to G3BP1 alone or both G3BP1 and G3BP2. For the PIC, PHOTON, and FANCI methods, </w:t>
      </w:r>
      <w:r w:rsidRPr="00CD17BC">
        <w:rPr>
          <w:rFonts w:ascii="Arial" w:hAnsi="Arial" w:cs="Arial"/>
          <w:i/>
          <w:iCs/>
          <w:sz w:val="20"/>
          <w:szCs w:val="20"/>
          <w:lang w:val="en-GB"/>
        </w:rPr>
        <w:t>Target</w:t>
      </w:r>
      <w:r w:rsidRPr="00CD17BC">
        <w:rPr>
          <w:rFonts w:ascii="Arial" w:hAnsi="Arial" w:cs="Arial"/>
          <w:sz w:val="20"/>
          <w:szCs w:val="20"/>
          <w:lang w:val="en-GB"/>
        </w:rPr>
        <w:t xml:space="preserve"> refers to the antibody used to mark SGs via immunofluorescence, enabling photo-based or fluorescence-activated isolation. DC – Differential centrifugation; DC* – Differential centrifugation without immunoprecipitation; PL – Proximity labelling; PL** – Proximity labelling-derived technique; PIC – Photo-isolation chemistry; eCLIP-Seq – Enhanced cross-linking and immunoprecipitation sequencing; ARTR-Seq – Assay for reverse transcription-based RBP binding site sequencing; FANCI – Fluorescence-activated non-membrane condensate isolation; PHOTON – Photoselection of transcriptome over nanoscale.</w:t>
      </w:r>
    </w:p>
    <w:tbl>
      <w:tblPr>
        <w:tblStyle w:val="GridTable6Colourful"/>
        <w:tblW w:w="9922" w:type="dxa"/>
        <w:tblInd w:w="-5" w:type="dxa"/>
        <w:tblLook w:val="04A0" w:firstRow="1" w:lastRow="0" w:firstColumn="1" w:lastColumn="0" w:noHBand="0" w:noVBand="1"/>
      </w:tblPr>
      <w:tblGrid>
        <w:gridCol w:w="1655"/>
        <w:gridCol w:w="1082"/>
        <w:gridCol w:w="1547"/>
        <w:gridCol w:w="1005"/>
        <w:gridCol w:w="1099"/>
        <w:gridCol w:w="1898"/>
        <w:gridCol w:w="1636"/>
      </w:tblGrid>
      <w:tr w:rsidR="007825DE" w:rsidRPr="00B475D4" w14:paraId="360B4271" w14:textId="77777777" w:rsidTr="00CD1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210C66" w14:textId="77777777" w:rsidR="007825DE" w:rsidRPr="00CD17BC" w:rsidRDefault="007825DE" w:rsidP="00CD17BC">
            <w:pPr>
              <w:jc w:val="center"/>
              <w:rPr>
                <w:rFonts w:ascii="Arial" w:hAnsi="Arial" w:cs="Arial"/>
                <w:sz w:val="24"/>
                <w:szCs w:val="24"/>
                <w:lang w:val="en-GB"/>
              </w:rPr>
            </w:pPr>
            <w:r w:rsidRPr="00CD17BC">
              <w:rPr>
                <w:rFonts w:ascii="Arial" w:hAnsi="Arial" w:cs="Arial"/>
                <w:sz w:val="24"/>
                <w:szCs w:val="24"/>
                <w:lang w:val="en-GB"/>
              </w:rPr>
              <w:t>Study</w:t>
            </w:r>
          </w:p>
        </w:tc>
        <w:tc>
          <w:tcPr>
            <w:tcW w:w="0" w:type="auto"/>
            <w:vAlign w:val="center"/>
          </w:tcPr>
          <w:p w14:paraId="58E58496"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Method</w:t>
            </w:r>
          </w:p>
        </w:tc>
        <w:tc>
          <w:tcPr>
            <w:tcW w:w="0" w:type="auto"/>
            <w:vAlign w:val="center"/>
          </w:tcPr>
          <w:p w14:paraId="781C5F08"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Stress</w:t>
            </w:r>
          </w:p>
        </w:tc>
        <w:tc>
          <w:tcPr>
            <w:tcW w:w="0" w:type="auto"/>
            <w:vAlign w:val="center"/>
          </w:tcPr>
          <w:p w14:paraId="7376AF5D"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Target</w:t>
            </w:r>
          </w:p>
        </w:tc>
        <w:tc>
          <w:tcPr>
            <w:tcW w:w="0" w:type="auto"/>
            <w:vAlign w:val="center"/>
          </w:tcPr>
          <w:p w14:paraId="2B326D8F"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Cell</w:t>
            </w:r>
          </w:p>
        </w:tc>
        <w:tc>
          <w:tcPr>
            <w:tcW w:w="0" w:type="auto"/>
            <w:vAlign w:val="center"/>
          </w:tcPr>
          <w:p w14:paraId="48A1DAA5"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Transcriptome</w:t>
            </w:r>
          </w:p>
        </w:tc>
        <w:tc>
          <w:tcPr>
            <w:tcW w:w="0" w:type="auto"/>
            <w:vAlign w:val="center"/>
          </w:tcPr>
          <w:p w14:paraId="044DC1AA"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GSEID</w:t>
            </w:r>
          </w:p>
        </w:tc>
      </w:tr>
      <w:tr w:rsidR="007825DE" w:rsidRPr="00B475D4" w14:paraId="1EE89922"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00BEEB" w14:textId="6F7A8E18"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A. Khong 2017</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GXD62pYv","properties":{"formattedCitation":"(31)","plainCitation":"(31)","noteIndex":0},"citationItems":[{"id":"7QlDGlPw/FbnlmiAa","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p>
        </w:tc>
        <w:tc>
          <w:tcPr>
            <w:tcW w:w="0" w:type="auto"/>
            <w:vAlign w:val="center"/>
          </w:tcPr>
          <w:p w14:paraId="5CA91D5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5ED7F9A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E928F4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7790904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7FFBF80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G3BP-GFP</w:t>
            </w:r>
          </w:p>
        </w:tc>
        <w:tc>
          <w:tcPr>
            <w:tcW w:w="0" w:type="auto"/>
            <w:vAlign w:val="center"/>
          </w:tcPr>
          <w:p w14:paraId="0067886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GSE99304</w:t>
            </w:r>
          </w:p>
        </w:tc>
      </w:tr>
      <w:tr w:rsidR="007825DE" w:rsidRPr="00B475D4" w14:paraId="7C9B18B0"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5C476C4B" w14:textId="7E739E8C"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T. Matheny 2019</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YI3Rm4BT","properties":{"formattedCitation":"(41)","plainCitation":"(41)","noteIndex":0},"citationItems":[{"id":"7QlDGlPw/8f8ZloUy","uris":["http://zotero.org/users/local/1p9EH8ax/items/ARLW3CQN"],"itemData":{"id":"ixGPuM3I/q84Tlfzj","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(41)</w:t>
            </w:r>
            <w:r w:rsidRPr="00CD17BC">
              <w:rPr>
                <w:rFonts w:ascii="Arial" w:hAnsi="Arial" w:cs="Arial"/>
                <w:sz w:val="20"/>
                <w:szCs w:val="20"/>
                <w:lang w:val="en-GB"/>
              </w:rPr>
              <w:fldChar w:fldCharType="end"/>
            </w:r>
          </w:p>
        </w:tc>
        <w:tc>
          <w:tcPr>
            <w:tcW w:w="0" w:type="auto"/>
            <w:vAlign w:val="center"/>
          </w:tcPr>
          <w:p w14:paraId="3B12514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48C547C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535F19C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None</w:t>
            </w:r>
          </w:p>
        </w:tc>
        <w:tc>
          <w:tcPr>
            <w:tcW w:w="0" w:type="auto"/>
            <w:vAlign w:val="center"/>
          </w:tcPr>
          <w:p w14:paraId="026C862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1863CCC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47B4C29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GSE138988</w:t>
            </w:r>
          </w:p>
        </w:tc>
      </w:tr>
      <w:tr w:rsidR="007825DE" w:rsidRPr="00B475D4" w14:paraId="2A70BAAA"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0F0A5A" w14:textId="07C4B72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A. Padrón 2019</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{"citationID":"7CjIoYXS","properties":{"formattedCitation":"(42)","plainCitation":"(42)","noteIndex":0},"citationItems":[{"id":"7QlDGlPw/gkhNPGSd","uris":["http://zotero.org/users/local/q86rvdj2/items/GSP7GE7Q"],"itemData":{"id":35,"type":"article-journal","abstract":"Diverse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(42)</w:t>
            </w:r>
            <w:r w:rsidRPr="00CD17BC">
              <w:rPr>
                <w:rFonts w:ascii="Arial" w:hAnsi="Arial" w:cs="Arial"/>
                <w:sz w:val="20"/>
                <w:szCs w:val="20"/>
                <w:lang w:val="en-GB"/>
              </w:rPr>
              <w:fldChar w:fldCharType="end"/>
            </w:r>
          </w:p>
        </w:tc>
        <w:tc>
          <w:tcPr>
            <w:tcW w:w="0" w:type="auto"/>
            <w:vAlign w:val="center"/>
          </w:tcPr>
          <w:p w14:paraId="0D0D06A0"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47C3D92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Heat-shock and Hippuristanol</w:t>
            </w:r>
          </w:p>
        </w:tc>
        <w:tc>
          <w:tcPr>
            <w:tcW w:w="0" w:type="auto"/>
            <w:vAlign w:val="center"/>
          </w:tcPr>
          <w:p w14:paraId="3F6D98E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eIF4A</w:t>
            </w:r>
          </w:p>
        </w:tc>
        <w:tc>
          <w:tcPr>
            <w:tcW w:w="0" w:type="auto"/>
            <w:vAlign w:val="center"/>
          </w:tcPr>
          <w:p w14:paraId="6A8F0465"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HEK293T</w:t>
            </w:r>
          </w:p>
        </w:tc>
        <w:tc>
          <w:tcPr>
            <w:tcW w:w="0" w:type="auto"/>
            <w:vAlign w:val="center"/>
          </w:tcPr>
          <w:p w14:paraId="0BA87EE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APEX2-eIF4A</w:t>
            </w:r>
          </w:p>
        </w:tc>
        <w:tc>
          <w:tcPr>
            <w:tcW w:w="0" w:type="auto"/>
            <w:vAlign w:val="center"/>
          </w:tcPr>
          <w:p w14:paraId="5A19CA3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GSE121575</w:t>
            </w:r>
          </w:p>
        </w:tc>
      </w:tr>
      <w:tr w:rsidR="007825DE" w:rsidRPr="00B475D4" w14:paraId="040EFA8A"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41B5D530" w14:textId="02D3701D"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SP. Somasekharan 2020</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JW3zPRf","properties":{"formattedCitation":"(29)","plainCitation":"(29)","noteIndex":0},"citationItems":[{"id":"7QlDGlPw/J6uUxkLm","uris":["http://zotero.org/users/local/1p9EH8ax/items/4ULW7W7L"],"itemData":{"id":"ixGPuM3I/G2S2gCdd","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p>
        </w:tc>
        <w:tc>
          <w:tcPr>
            <w:tcW w:w="0" w:type="auto"/>
            <w:vAlign w:val="center"/>
          </w:tcPr>
          <w:p w14:paraId="77C06C9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2C1230F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50ECA35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2142D18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PC-3</w:t>
            </w:r>
          </w:p>
        </w:tc>
        <w:tc>
          <w:tcPr>
            <w:tcW w:w="0" w:type="auto"/>
            <w:vAlign w:val="center"/>
          </w:tcPr>
          <w:p w14:paraId="1B6D76E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APEX2-G3BP</w:t>
            </w:r>
          </w:p>
        </w:tc>
        <w:tc>
          <w:tcPr>
            <w:tcW w:w="0" w:type="auto"/>
            <w:vAlign w:val="center"/>
          </w:tcPr>
          <w:p w14:paraId="517802C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GSE138058</w:t>
            </w:r>
          </w:p>
        </w:tc>
      </w:tr>
      <w:tr w:rsidR="007825DE" w:rsidRPr="00B475D4" w14:paraId="4D2C7DE8"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AE31BC" w14:textId="5D8229A1"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T. Matheny 2021</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{"citationID":"bswUvPNu","properties":{"formattedCitation":"(43, 44)","plainCitation":"(43, 44)","noteIndex":0},"citationItems":[{"id":"7QlDGlPw/vZJtCPF5","uris":["http://zotero.org/users/local/1p9EH8ax/items/JRJEKK4Q"],"itemData":{"id":"ixGPuM3I/LfeLao1K","type":"article-journal","abstract":"Stress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(43, 44)</w:t>
            </w:r>
            <w:r w:rsidRPr="00CD17BC">
              <w:rPr>
                <w:rFonts w:ascii="Arial" w:hAnsi="Arial" w:cs="Arial"/>
                <w:sz w:val="20"/>
                <w:szCs w:val="20"/>
                <w:lang w:val="en-GB"/>
              </w:rPr>
              <w:fldChar w:fldCharType="end"/>
            </w:r>
          </w:p>
        </w:tc>
        <w:tc>
          <w:tcPr>
            <w:tcW w:w="0" w:type="auto"/>
            <w:vAlign w:val="center"/>
          </w:tcPr>
          <w:p w14:paraId="2EB6DC9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838E71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 and Hyperosmotic</w:t>
            </w:r>
          </w:p>
        </w:tc>
        <w:tc>
          <w:tcPr>
            <w:tcW w:w="0" w:type="auto"/>
            <w:vAlign w:val="center"/>
          </w:tcPr>
          <w:p w14:paraId="7A06489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PABPC1 and G3BP</w:t>
            </w:r>
          </w:p>
        </w:tc>
        <w:tc>
          <w:tcPr>
            <w:tcW w:w="0" w:type="auto"/>
            <w:vAlign w:val="center"/>
          </w:tcPr>
          <w:p w14:paraId="5E1B2CD5"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5393C3E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G3BP-GFP and G3BP KO</w:t>
            </w:r>
          </w:p>
        </w:tc>
        <w:tc>
          <w:tcPr>
            <w:tcW w:w="0" w:type="auto"/>
            <w:vAlign w:val="center"/>
          </w:tcPr>
          <w:p w14:paraId="66CFCE5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GSE119977</w:t>
            </w:r>
          </w:p>
        </w:tc>
      </w:tr>
      <w:tr w:rsidR="007825DE" w:rsidRPr="00B475D4" w14:paraId="2C6A873B"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EE708FE" w14:textId="766C6D51"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M. Honda 2021</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{"citationID":"4HHAAifP","properties":{"formattedCitation":"(45)","plainCitation":"(45)","noteIndex":0},"citationItems":[{"id":"7QlDGlPw/Qz4Ggg1q","uris":["http://zotero.org/users/local/q86rvdj2/items/UEHNMUCB"],"itemData":{"id":33,"type":"article-journal","abstract":"Abstract\n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(45)</w:t>
            </w:r>
            <w:r w:rsidRPr="00CD17BC">
              <w:rPr>
                <w:rFonts w:ascii="Arial" w:hAnsi="Arial" w:cs="Arial"/>
                <w:sz w:val="20"/>
                <w:szCs w:val="20"/>
                <w:lang w:val="en-GB"/>
              </w:rPr>
              <w:fldChar w:fldCharType="end"/>
            </w:r>
          </w:p>
        </w:tc>
        <w:tc>
          <w:tcPr>
            <w:tcW w:w="0" w:type="auto"/>
            <w:vAlign w:val="center"/>
          </w:tcPr>
          <w:p w14:paraId="4050DEB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PIC</w:t>
            </w:r>
          </w:p>
        </w:tc>
        <w:tc>
          <w:tcPr>
            <w:tcW w:w="0" w:type="auto"/>
            <w:vAlign w:val="center"/>
          </w:tcPr>
          <w:p w14:paraId="797C5E7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33416C47"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6FE3A04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0A89B93D"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094180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GSE143413</w:t>
            </w:r>
          </w:p>
        </w:tc>
      </w:tr>
      <w:tr w:rsidR="007825DE" w:rsidRPr="00B475D4" w14:paraId="46F4FA5D"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D2AF3D" w14:textId="45C452C3"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H. Shen 2022</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{"citationID":"qQp5tVdz","properties":{"formattedCitation":"(46)","plainCitation":"(46)","noteIndex":0},"citationItems":[{"id":38,"uris":["http://zotero.org/users/local/q86rvdj2/items/248G6XHW"],"itemData":{"id":38,"type":"article-journal","container-title":"Molecular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(46)</w:t>
            </w:r>
            <w:r w:rsidRPr="00CD17BC">
              <w:rPr>
                <w:rFonts w:ascii="Arial" w:hAnsi="Arial" w:cs="Arial"/>
                <w:sz w:val="20"/>
                <w:szCs w:val="20"/>
                <w:lang w:val="en-GB"/>
              </w:rPr>
              <w:fldChar w:fldCharType="end"/>
            </w:r>
          </w:p>
        </w:tc>
        <w:tc>
          <w:tcPr>
            <w:tcW w:w="0" w:type="auto"/>
            <w:vAlign w:val="center"/>
          </w:tcPr>
          <w:p w14:paraId="6699719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27A814D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763515A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DDX3X and DDX3Y</w:t>
            </w:r>
          </w:p>
        </w:tc>
        <w:tc>
          <w:tcPr>
            <w:tcW w:w="0" w:type="auto"/>
            <w:vAlign w:val="center"/>
          </w:tcPr>
          <w:p w14:paraId="6D8DCBA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73CA3029"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APEX2-DDX3X and APEX2-DDX3Y</w:t>
            </w:r>
          </w:p>
        </w:tc>
        <w:tc>
          <w:tcPr>
            <w:tcW w:w="0" w:type="auto"/>
            <w:vAlign w:val="center"/>
          </w:tcPr>
          <w:p w14:paraId="2EA6902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GSE171792</w:t>
            </w:r>
          </w:p>
        </w:tc>
      </w:tr>
      <w:tr w:rsidR="007825DE" w:rsidRPr="00B475D4" w14:paraId="03813F50"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F35A597" w14:textId="6783E5E0"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V. Iadevaia 2022</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{"citationID":"bPi1c8KJ","properties":{"formattedCitation":"(47)","plainCitation":"(47)","noteIndex":0},"citationItems":[{"id":"7QlDGlPw/5ocBptU6","uris":["http://zotero.org/users/local/q86rvdj2/items/6RY56SSI"],"itemData":{"id":118,"type":"article-journal","abstract":"To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(47)</w:t>
            </w:r>
            <w:r w:rsidRPr="00CD17BC">
              <w:rPr>
                <w:rFonts w:ascii="Arial" w:hAnsi="Arial" w:cs="Arial"/>
                <w:sz w:val="20"/>
                <w:szCs w:val="20"/>
                <w:lang w:val="en-GB"/>
              </w:rPr>
              <w:fldChar w:fldCharType="end"/>
            </w:r>
          </w:p>
        </w:tc>
        <w:tc>
          <w:tcPr>
            <w:tcW w:w="0" w:type="auto"/>
            <w:vAlign w:val="center"/>
          </w:tcPr>
          <w:p w14:paraId="081E699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11C5E0F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Viral Infection</w:t>
            </w:r>
          </w:p>
        </w:tc>
        <w:tc>
          <w:tcPr>
            <w:tcW w:w="0" w:type="auto"/>
            <w:vAlign w:val="center"/>
          </w:tcPr>
          <w:p w14:paraId="6F53F0B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0245A067"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44274AB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G3BP-GFP</w:t>
            </w:r>
          </w:p>
        </w:tc>
        <w:tc>
          <w:tcPr>
            <w:tcW w:w="0" w:type="auto"/>
            <w:vAlign w:val="center"/>
          </w:tcPr>
          <w:p w14:paraId="32690F6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GSE171655</w:t>
            </w:r>
          </w:p>
        </w:tc>
      </w:tr>
      <w:tr w:rsidR="007825DE" w:rsidRPr="00B475D4" w14:paraId="247E9614"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667F76" w14:textId="1679AE1A"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K. Sato 2023</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{"citationID":"1NI0M84K","properties":{"formattedCitation":"(40)","plainCitation":"(40)","noteIndex":0},"citationItems":[{"id":48,"uris":["http://zotero.org/users/local/q86rvdj2/items/58V556AS"],"itemData":{"id":48,"type":"article-journal","abstract":"Environmental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(40)</w:t>
            </w:r>
            <w:r w:rsidRPr="00CD17BC">
              <w:rPr>
                <w:rFonts w:ascii="Arial" w:hAnsi="Arial" w:cs="Arial"/>
                <w:sz w:val="20"/>
                <w:szCs w:val="20"/>
                <w:lang w:val="en-GB"/>
              </w:rPr>
              <w:fldChar w:fldCharType="end"/>
            </w:r>
          </w:p>
        </w:tc>
        <w:tc>
          <w:tcPr>
            <w:tcW w:w="0" w:type="auto"/>
            <w:vAlign w:val="center"/>
          </w:tcPr>
          <w:p w14:paraId="4734897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 and eCLIP-Seq</w:t>
            </w:r>
          </w:p>
        </w:tc>
        <w:tc>
          <w:tcPr>
            <w:tcW w:w="0" w:type="auto"/>
            <w:vAlign w:val="center"/>
          </w:tcPr>
          <w:p w14:paraId="458A6B8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6A4BF6F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7F4DD17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SH-SY-5Y</w:t>
            </w:r>
          </w:p>
        </w:tc>
        <w:tc>
          <w:tcPr>
            <w:tcW w:w="0" w:type="auto"/>
            <w:vAlign w:val="center"/>
          </w:tcPr>
          <w:p w14:paraId="6769D8D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2B0677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GSE188397</w:t>
            </w:r>
          </w:p>
        </w:tc>
      </w:tr>
      <w:tr w:rsidR="007825DE" w:rsidRPr="00B475D4" w14:paraId="74725F0A"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2750402E" w14:textId="641D0D1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N. Curdy 2023</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qJHmK5G0","properties":{"formattedCitation":"(6)","plainCitation":"(6)","noteIndex":0},"citationItems":[{"id":"7QlDGlPw/2urqL3Mr","uris":["http://zotero.org/users/local/1p9EH8ax/items/9RA7X77L"],"itemData":{"id":"ixGPuM3I/uo0U6DkH","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(6)</w:t>
            </w:r>
            <w:r w:rsidRPr="00CD17BC">
              <w:rPr>
                <w:rFonts w:ascii="Arial" w:hAnsi="Arial" w:cs="Arial"/>
                <w:sz w:val="20"/>
                <w:szCs w:val="20"/>
                <w:lang w:val="en-GB"/>
              </w:rPr>
              <w:fldChar w:fldCharType="end"/>
            </w:r>
          </w:p>
        </w:tc>
        <w:tc>
          <w:tcPr>
            <w:tcW w:w="0" w:type="auto"/>
            <w:vAlign w:val="center"/>
          </w:tcPr>
          <w:p w14:paraId="4CBAE00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8324D88"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T-Cell Activation</w:t>
            </w:r>
          </w:p>
        </w:tc>
        <w:tc>
          <w:tcPr>
            <w:tcW w:w="0" w:type="auto"/>
            <w:vAlign w:val="center"/>
          </w:tcPr>
          <w:p w14:paraId="7CD5291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1895D9D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Donor T-Cells</w:t>
            </w:r>
          </w:p>
        </w:tc>
        <w:tc>
          <w:tcPr>
            <w:tcW w:w="0" w:type="auto"/>
            <w:vAlign w:val="center"/>
          </w:tcPr>
          <w:p w14:paraId="47D273B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FADAA7D"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GSE19700</w:t>
            </w:r>
          </w:p>
        </w:tc>
      </w:tr>
      <w:tr w:rsidR="007825DE" w:rsidRPr="00B475D4" w14:paraId="64B36BB9"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B4F68C" w14:textId="2F1B62B2"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Z. Ren 2023</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{"citationID":"kfq4MaBb","properties":{"formattedCitation":"(48)","plainCitation":"(48)","noteIndex":0},"citationItems":[{"id":51,"uris":["http://zotero.org/users/local/q86rvdj2/items/KINUZQD6"],"itemData":{"id":51,"type":"article-journal","abstract":"Stress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(48)</w:t>
            </w:r>
            <w:r w:rsidRPr="00CD17BC">
              <w:rPr>
                <w:rFonts w:ascii="Arial" w:hAnsi="Arial" w:cs="Arial"/>
                <w:sz w:val="20"/>
                <w:szCs w:val="20"/>
                <w:lang w:val="en-GB"/>
              </w:rPr>
              <w:fldChar w:fldCharType="end"/>
            </w:r>
          </w:p>
        </w:tc>
        <w:tc>
          <w:tcPr>
            <w:tcW w:w="0" w:type="auto"/>
            <w:vAlign w:val="center"/>
          </w:tcPr>
          <w:p w14:paraId="536332B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1F9CCEB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 and Hyperosmotic</w:t>
            </w:r>
          </w:p>
        </w:tc>
        <w:tc>
          <w:tcPr>
            <w:tcW w:w="0" w:type="auto"/>
            <w:vAlign w:val="center"/>
          </w:tcPr>
          <w:p w14:paraId="5DB2826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24421119"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HEK293T and U2-OS</w:t>
            </w:r>
          </w:p>
        </w:tc>
        <w:tc>
          <w:tcPr>
            <w:tcW w:w="0" w:type="auto"/>
            <w:vAlign w:val="center"/>
          </w:tcPr>
          <w:p w14:paraId="1596B7D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G3BP-miniSOG</w:t>
            </w:r>
          </w:p>
        </w:tc>
        <w:tc>
          <w:tcPr>
            <w:tcW w:w="0" w:type="auto"/>
            <w:vAlign w:val="center"/>
          </w:tcPr>
          <w:p w14:paraId="521758B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GSE223295</w:t>
            </w:r>
          </w:p>
        </w:tc>
      </w:tr>
      <w:tr w:rsidR="007825DE" w:rsidRPr="00B475D4" w14:paraId="43C41F7B"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52389317" w14:textId="284BC5FF"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Y. Xiao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N79UErFd","properties":{"formattedCitation":"(49)","plainCitation":"(49)","noteIndex":0},"citationItems":[{"id":"7QlDGlPw/98rOCFIe","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(49)</w:t>
            </w:r>
            <w:r w:rsidRPr="00CD17BC">
              <w:rPr>
                <w:rFonts w:ascii="Arial" w:hAnsi="Arial" w:cs="Arial"/>
                <w:sz w:val="20"/>
                <w:szCs w:val="20"/>
                <w:lang w:val="en-GB"/>
              </w:rPr>
              <w:fldChar w:fldCharType="end"/>
            </w:r>
          </w:p>
        </w:tc>
        <w:tc>
          <w:tcPr>
            <w:tcW w:w="0" w:type="auto"/>
            <w:vAlign w:val="center"/>
          </w:tcPr>
          <w:p w14:paraId="5F6FAEF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ARTR-Seq</w:t>
            </w:r>
          </w:p>
        </w:tc>
        <w:tc>
          <w:tcPr>
            <w:tcW w:w="0" w:type="auto"/>
            <w:vAlign w:val="center"/>
          </w:tcPr>
          <w:p w14:paraId="5A995E1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48BAFF4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48DF4039"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37AF9BD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6FAEF88"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GSE226161</w:t>
            </w:r>
          </w:p>
        </w:tc>
      </w:tr>
      <w:tr w:rsidR="007825DE" w:rsidRPr="00B475D4" w14:paraId="7406A7BF"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F87AD0" w14:textId="68160FF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Y. Zhou 2024</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383MQdr7","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(50)</w:t>
            </w:r>
            <w:r w:rsidRPr="00CD17BC">
              <w:rPr>
                <w:rFonts w:ascii="Arial" w:hAnsi="Arial" w:cs="Arial"/>
                <w:sz w:val="20"/>
                <w:szCs w:val="20"/>
                <w:lang w:val="en-GB"/>
              </w:rPr>
              <w:fldChar w:fldCharType="end"/>
            </w:r>
          </w:p>
        </w:tc>
        <w:tc>
          <w:tcPr>
            <w:tcW w:w="0" w:type="auto"/>
            <w:vAlign w:val="center"/>
          </w:tcPr>
          <w:p w14:paraId="388C623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FANCI</w:t>
            </w:r>
          </w:p>
        </w:tc>
        <w:tc>
          <w:tcPr>
            <w:tcW w:w="0" w:type="auto"/>
            <w:vAlign w:val="center"/>
          </w:tcPr>
          <w:p w14:paraId="7C9FC97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 xml:space="preserve">Oxidative, Hyperosmotic, </w:t>
            </w:r>
            <w:r w:rsidRPr="00CD17BC">
              <w:rPr>
                <w:rFonts w:ascii="Arial" w:hAnsi="Arial" w:cs="Arial"/>
                <w:sz w:val="20"/>
                <w:szCs w:val="20"/>
                <w:lang w:val="en-GB"/>
              </w:rPr>
              <w:lastRenderedPageBreak/>
              <w:t>Heat-shock and UV Irradiation</w:t>
            </w:r>
          </w:p>
        </w:tc>
        <w:tc>
          <w:tcPr>
            <w:tcW w:w="0" w:type="auto"/>
            <w:vAlign w:val="center"/>
          </w:tcPr>
          <w:p w14:paraId="1900C80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lastRenderedPageBreak/>
              <w:t>G3BP</w:t>
            </w:r>
          </w:p>
        </w:tc>
        <w:tc>
          <w:tcPr>
            <w:tcW w:w="0" w:type="auto"/>
            <w:vAlign w:val="center"/>
          </w:tcPr>
          <w:p w14:paraId="4E0585E2"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44EE1FCB"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DHX9-eGFP and G3BP-mCherry</w:t>
            </w:r>
          </w:p>
        </w:tc>
        <w:tc>
          <w:tcPr>
            <w:tcW w:w="0" w:type="auto"/>
            <w:vAlign w:val="center"/>
          </w:tcPr>
          <w:p w14:paraId="7E468FC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GSE218180</w:t>
            </w:r>
          </w:p>
        </w:tc>
      </w:tr>
      <w:tr w:rsidR="007825DE" w:rsidRPr="00B475D4" w14:paraId="703ADD8E"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E5E3E4D" w14:textId="1CE36E08"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P. Kudrin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9OWS3cMr","properties":{"formattedCitation":"(51)","plainCitation":"(51)","noteIndex":0},"citationItems":[{"id":"7QlDGlPw/UZaa8tcf","uris":["http://zotero.org/users/local/1p9EH8ax/items/38B6FF2B"],"itemData":{"id":"ixGPuM3I/0qXQo668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(51)</w:t>
            </w:r>
            <w:r w:rsidRPr="00CD17BC">
              <w:rPr>
                <w:rFonts w:ascii="Arial" w:hAnsi="Arial" w:cs="Arial"/>
                <w:sz w:val="20"/>
                <w:szCs w:val="20"/>
                <w:lang w:val="en-GB"/>
              </w:rPr>
              <w:fldChar w:fldCharType="end"/>
            </w:r>
          </w:p>
        </w:tc>
        <w:tc>
          <w:tcPr>
            <w:tcW w:w="0" w:type="auto"/>
            <w:vAlign w:val="center"/>
          </w:tcPr>
          <w:p w14:paraId="4088E9D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5F7EA23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822B13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05F44CA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082DE18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and NAT10 KO</w:t>
            </w:r>
          </w:p>
        </w:tc>
        <w:tc>
          <w:tcPr>
            <w:tcW w:w="0" w:type="auto"/>
            <w:vAlign w:val="center"/>
          </w:tcPr>
          <w:p w14:paraId="63312A9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GSE212380</w:t>
            </w:r>
          </w:p>
        </w:tc>
      </w:tr>
      <w:tr w:rsidR="007825DE" w:rsidRPr="00B475D4" w14:paraId="1E8F9CB0"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528B79" w14:textId="02C6C095"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G. Di Timoteo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es3DzLzf","properties":{"formattedCitation":"(52)","plainCitation":"(52)","noteIndex":0},"citationItems":[{"id":"7QlDGlPw/Tlt1UJmL","uris":["http://zotero.org/users/local/1p9EH8ax/items/ZR7U6BKW"],"itemData":{"id":"ixGPuM3I/ZodY6EnC","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(52)</w:t>
            </w:r>
            <w:r w:rsidRPr="00CD17BC">
              <w:rPr>
                <w:rFonts w:ascii="Arial" w:hAnsi="Arial" w:cs="Arial"/>
                <w:sz w:val="20"/>
                <w:szCs w:val="20"/>
                <w:lang w:val="en-GB"/>
              </w:rPr>
              <w:fldChar w:fldCharType="end"/>
            </w:r>
          </w:p>
        </w:tc>
        <w:tc>
          <w:tcPr>
            <w:tcW w:w="0" w:type="auto"/>
            <w:vAlign w:val="center"/>
          </w:tcPr>
          <w:p w14:paraId="02BD503E"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3BBFF3D"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4E3BA12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60A2256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SK-N-BE</w:t>
            </w:r>
          </w:p>
        </w:tc>
        <w:tc>
          <w:tcPr>
            <w:tcW w:w="0" w:type="auto"/>
            <w:vAlign w:val="center"/>
          </w:tcPr>
          <w:p w14:paraId="478241F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METTL3 KD, and FUS-P525L</w:t>
            </w:r>
          </w:p>
        </w:tc>
        <w:tc>
          <w:tcPr>
            <w:tcW w:w="0" w:type="auto"/>
            <w:vAlign w:val="center"/>
          </w:tcPr>
          <w:p w14:paraId="6B28FD70"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GSE242766</w:t>
            </w:r>
          </w:p>
        </w:tc>
      </w:tr>
      <w:tr w:rsidR="007825DE" w:rsidRPr="00B475D4" w14:paraId="6A19BBD8"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067ACE1A" w14:textId="6A88D1AC"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S. Rajachandran 2024</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{"citationID":"qaLXBtBS","properties":{"unsorted":false,"formattedCitation":"(53)","plainCitation":"(53)","noteIndex":0},"citationItems":[{"id":902,"uris":["http://zotero.org/users/local/q86rvdj2/items/VDPQSALM"],"itemData":{"id":902,"type":"article-journal","abstract":"The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(53)</w:t>
            </w:r>
            <w:r w:rsidRPr="00CD17BC">
              <w:rPr>
                <w:rFonts w:ascii="Arial" w:hAnsi="Arial" w:cs="Arial"/>
                <w:sz w:val="20"/>
                <w:szCs w:val="20"/>
                <w:lang w:val="en-GB"/>
              </w:rPr>
              <w:fldChar w:fldCharType="end"/>
            </w:r>
          </w:p>
        </w:tc>
        <w:tc>
          <w:tcPr>
            <w:tcW w:w="0" w:type="auto"/>
            <w:vAlign w:val="center"/>
          </w:tcPr>
          <w:p w14:paraId="30417DD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PHOTON</w:t>
            </w:r>
          </w:p>
        </w:tc>
        <w:tc>
          <w:tcPr>
            <w:tcW w:w="0" w:type="auto"/>
            <w:vAlign w:val="center"/>
          </w:tcPr>
          <w:p w14:paraId="5B852BA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EE9306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eIF3eta</w:t>
            </w:r>
          </w:p>
        </w:tc>
        <w:tc>
          <w:tcPr>
            <w:tcW w:w="0" w:type="auto"/>
            <w:vAlign w:val="center"/>
          </w:tcPr>
          <w:p w14:paraId="72F31E8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73E83BC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and METTL3 KO</w:t>
            </w:r>
          </w:p>
        </w:tc>
        <w:tc>
          <w:tcPr>
            <w:tcW w:w="0" w:type="auto"/>
            <w:vAlign w:val="center"/>
          </w:tcPr>
          <w:p w14:paraId="2F4AF80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PRJNA1152621</w:t>
            </w:r>
          </w:p>
        </w:tc>
      </w:tr>
    </w:tbl>
    <w:p w14:paraId="4EEDBED7" w14:textId="77777777" w:rsidR="007825DE" w:rsidRDefault="007825DE" w:rsidP="0098059C">
      <w:pPr>
        <w:jc w:val="both"/>
        <w:rPr>
          <w:rFonts w:ascii="Arial" w:hAnsi="Arial" w:cs="Arial"/>
          <w:sz w:val="24"/>
          <w:szCs w:val="24"/>
          <w:lang w:val="en-GB"/>
        </w:rPr>
      </w:pPr>
    </w:p>
    <w:p w14:paraId="1A5E4D60" w14:textId="579FFBEF" w:rsidR="00C70114" w:rsidRPr="00E1164B" w:rsidRDefault="00C70114" w:rsidP="0098059C">
      <w:pPr>
        <w:jc w:val="both"/>
        <w:rPr>
          <w:rFonts w:ascii="Arial" w:hAnsi="Arial" w:cs="Arial"/>
          <w:color w:val="000000"/>
          <w:sz w:val="24"/>
          <w:szCs w:val="24"/>
          <w:lang w:val="en-GB"/>
        </w:rPr>
      </w:pPr>
      <w:r w:rsidRPr="00E1164B">
        <w:rPr>
          <w:rFonts w:ascii="Arial" w:hAnsi="Arial" w:cs="Arial"/>
          <w:sz w:val="24"/>
          <w:szCs w:val="24"/>
          <w:lang w:val="en-GB"/>
        </w:rPr>
        <w:t>For each dataset, w</w:t>
      </w:r>
      <w:r w:rsidR="00CA4039" w:rsidRPr="00E1164B">
        <w:rPr>
          <w:rFonts w:ascii="Arial" w:hAnsi="Arial" w:cs="Arial"/>
          <w:sz w:val="24"/>
          <w:szCs w:val="24"/>
          <w:lang w:val="en-GB"/>
        </w:rPr>
        <w:t xml:space="preserve">e compared </w:t>
      </w:r>
      <w:r w:rsidR="007D5262" w:rsidRPr="00E1164B">
        <w:rPr>
          <w:rFonts w:ascii="Arial" w:hAnsi="Arial" w:cs="Arial"/>
          <w:sz w:val="24"/>
          <w:szCs w:val="24"/>
          <w:lang w:val="en-GB"/>
        </w:rPr>
        <w:t xml:space="preserve">gene (mRNA) </w:t>
      </w:r>
      <w:r w:rsidR="00C56193" w:rsidRPr="00E1164B">
        <w:rPr>
          <w:rFonts w:ascii="Arial" w:hAnsi="Arial" w:cs="Arial"/>
          <w:sz w:val="24"/>
          <w:szCs w:val="24"/>
          <w:lang w:val="en-GB"/>
        </w:rPr>
        <w:t xml:space="preserve">expression between </w:t>
      </w:r>
      <w:r w:rsidR="00CA4039" w:rsidRPr="00E1164B">
        <w:rPr>
          <w:rFonts w:ascii="Arial" w:hAnsi="Arial" w:cs="Arial"/>
          <w:sz w:val="24"/>
          <w:szCs w:val="24"/>
          <w:lang w:val="en-GB"/>
        </w:rPr>
        <w:t xml:space="preserve">SGs </w:t>
      </w:r>
      <w:r w:rsidR="00C56193" w:rsidRPr="00E1164B">
        <w:rPr>
          <w:rFonts w:ascii="Arial" w:hAnsi="Arial" w:cs="Arial"/>
          <w:sz w:val="24"/>
          <w:szCs w:val="24"/>
          <w:lang w:val="en-GB"/>
        </w:rPr>
        <w:t xml:space="preserve">and </w:t>
      </w:r>
      <w:r w:rsidR="00CA4039" w:rsidRPr="00E1164B">
        <w:rPr>
          <w:rFonts w:ascii="Arial" w:hAnsi="Arial" w:cs="Arial"/>
          <w:sz w:val="24"/>
          <w:szCs w:val="24"/>
          <w:lang w:val="en-GB"/>
        </w:rPr>
        <w:t xml:space="preserve">the </w:t>
      </w:r>
      <w:r w:rsidRPr="00E1164B">
        <w:rPr>
          <w:rFonts w:ascii="Arial" w:hAnsi="Arial" w:cs="Arial"/>
          <w:sz w:val="24"/>
          <w:szCs w:val="24"/>
          <w:lang w:val="en-GB"/>
        </w:rPr>
        <w:t xml:space="preserve">corresponding </w:t>
      </w:r>
      <w:r w:rsidR="00CA4039" w:rsidRPr="00E1164B">
        <w:rPr>
          <w:rFonts w:ascii="Arial" w:hAnsi="Arial" w:cs="Arial"/>
          <w:sz w:val="24"/>
          <w:szCs w:val="24"/>
          <w:lang w:val="en-GB"/>
        </w:rPr>
        <w:t>whole-cell or cytoplasmic fraction</w:t>
      </w:r>
      <w:r w:rsidR="00646313" w:rsidRPr="00E1164B">
        <w:rPr>
          <w:rFonts w:ascii="Arial" w:hAnsi="Arial" w:cs="Arial"/>
          <w:sz w:val="24"/>
          <w:szCs w:val="24"/>
          <w:lang w:val="en-GB"/>
        </w:rPr>
        <w:t xml:space="preserve"> (</w:t>
      </w:r>
      <w:r w:rsidR="00D22A72" w:rsidRPr="00E1164B">
        <w:rPr>
          <w:rFonts w:ascii="Arial" w:hAnsi="Arial" w:cs="Arial"/>
          <w:sz w:val="24"/>
          <w:szCs w:val="24"/>
          <w:lang w:val="en-GB"/>
        </w:rPr>
        <w:t xml:space="preserve">henceforth </w:t>
      </w:r>
      <w:r w:rsidRPr="00E1164B">
        <w:rPr>
          <w:rFonts w:ascii="Arial" w:hAnsi="Arial" w:cs="Arial"/>
          <w:sz w:val="24"/>
          <w:szCs w:val="24"/>
          <w:lang w:val="en-GB"/>
        </w:rPr>
        <w:t xml:space="preserve">collectively </w:t>
      </w:r>
      <w:r w:rsidR="1494A1DC" w:rsidRPr="00E1164B">
        <w:rPr>
          <w:rFonts w:ascii="Arial" w:hAnsi="Arial" w:cs="Arial"/>
          <w:sz w:val="24"/>
          <w:szCs w:val="24"/>
          <w:lang w:val="en-GB"/>
        </w:rPr>
        <w:t>referred</w:t>
      </w:r>
      <w:r w:rsidRPr="00E1164B">
        <w:rPr>
          <w:rFonts w:ascii="Arial" w:hAnsi="Arial" w:cs="Arial"/>
          <w:sz w:val="24"/>
          <w:szCs w:val="24"/>
          <w:lang w:val="en-GB"/>
        </w:rPr>
        <w:t xml:space="preserve"> to </w:t>
      </w:r>
      <w:r w:rsidR="00646313" w:rsidRPr="00E1164B">
        <w:rPr>
          <w:rFonts w:ascii="Arial" w:hAnsi="Arial" w:cs="Arial"/>
          <w:sz w:val="24"/>
          <w:szCs w:val="24"/>
          <w:lang w:val="en-GB"/>
        </w:rPr>
        <w:t>as WC)</w:t>
      </w:r>
      <w:r w:rsidRPr="00E1164B">
        <w:rPr>
          <w:rFonts w:ascii="Arial" w:hAnsi="Arial" w:cs="Arial"/>
          <w:sz w:val="24"/>
          <w:szCs w:val="24"/>
          <w:lang w:val="en-GB"/>
        </w:rPr>
        <w:t xml:space="preserve">. </w:t>
      </w:r>
      <w:r w:rsidR="00A03DB7" w:rsidRPr="00E1164B">
        <w:rPr>
          <w:rFonts w:ascii="Arial" w:hAnsi="Arial" w:cs="Arial"/>
          <w:sz w:val="24"/>
          <w:szCs w:val="24"/>
          <w:lang w:val="en-GB"/>
        </w:rPr>
        <w:t xml:space="preserve">SGs isolated by DC </w:t>
      </w:r>
      <w:r w:rsidRPr="00E1164B">
        <w:rPr>
          <w:rFonts w:ascii="Arial" w:hAnsi="Arial" w:cs="Arial"/>
          <w:sz w:val="24"/>
          <w:szCs w:val="24"/>
          <w:lang w:val="en-GB"/>
        </w:rPr>
        <w:t>consistently contai</w:t>
      </w:r>
      <w:r w:rsidR="00814350" w:rsidRPr="00E1164B">
        <w:rPr>
          <w:rFonts w:ascii="Arial" w:hAnsi="Arial" w:cs="Arial"/>
          <w:sz w:val="24"/>
          <w:szCs w:val="24"/>
          <w:lang w:val="en-GB"/>
        </w:rPr>
        <w:t>n</w:t>
      </w:r>
      <w:r w:rsidRPr="00E1164B">
        <w:rPr>
          <w:rFonts w:ascii="Arial" w:hAnsi="Arial" w:cs="Arial"/>
          <w:sz w:val="24"/>
          <w:szCs w:val="24"/>
          <w:lang w:val="en-GB"/>
        </w:rPr>
        <w:t xml:space="preserve">ed </w:t>
      </w:r>
      <w:r w:rsidR="00A03DB7" w:rsidRPr="00E1164B">
        <w:rPr>
          <w:rFonts w:ascii="Arial" w:hAnsi="Arial" w:cs="Arial"/>
          <w:sz w:val="24"/>
          <w:szCs w:val="24"/>
          <w:lang w:val="en-GB"/>
        </w:rPr>
        <w:t>longer transcripts on average (Figure 1A</w:t>
      </w:r>
      <w:r w:rsidRPr="00E1164B">
        <w:rPr>
          <w:rFonts w:ascii="Arial" w:hAnsi="Arial" w:cs="Arial"/>
          <w:sz w:val="24"/>
          <w:szCs w:val="24"/>
          <w:lang w:val="en-GB"/>
        </w:rPr>
        <w:t>, l</w:t>
      </w:r>
      <w:r w:rsidR="00A03DB7" w:rsidRPr="00E1164B">
        <w:rPr>
          <w:rFonts w:ascii="Arial" w:hAnsi="Arial" w:cs="Arial"/>
          <w:sz w:val="24"/>
          <w:szCs w:val="24"/>
          <w:lang w:val="en-GB"/>
        </w:rPr>
        <w:t>eft</w:t>
      </w:r>
      <w:r w:rsidRPr="00E1164B">
        <w:rPr>
          <w:rFonts w:ascii="Arial" w:hAnsi="Arial" w:cs="Arial"/>
          <w:sz w:val="24"/>
          <w:szCs w:val="24"/>
          <w:lang w:val="en-GB"/>
        </w:rPr>
        <w:t>;</w:t>
      </w:r>
      <w:r w:rsidR="00A03DB7" w:rsidRPr="00E1164B">
        <w:rPr>
          <w:rFonts w:ascii="Arial" w:hAnsi="Arial" w:cs="Arial"/>
          <w:sz w:val="24"/>
          <w:szCs w:val="24"/>
          <w:lang w:val="en-GB"/>
        </w:rPr>
        <w:t xml:space="preserve"> Khong 2017</w:t>
      </w:r>
      <w:r w:rsidR="00C1553A" w:rsidRPr="00E1164B">
        <w:rPr>
          <w:rFonts w:ascii="Arial" w:hAnsi="Arial" w:cs="Arial"/>
          <w:sz w:val="24"/>
          <w:szCs w:val="24"/>
          <w:lang w:val="en-GB"/>
        </w:rPr>
        <w:t xml:space="preserve"> study</w:t>
      </w:r>
      <w:r w:rsidR="00A03DB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HRDsIyYM","properties":{"formattedCitation":"(31)","plainCitation":"(31)","noteIndex":0},"citationItems":[{"id":"7QlDGlPw/FbnlmiAa","uris":["http://zotero.org/users/local/1p9EH8ax/items/WPA4SC2G"],"itemData":{"id":"Kup8CDUO/EwyMqWI8","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03DB7" w:rsidRPr="00E1164B">
        <w:rPr>
          <w:rFonts w:ascii="Arial" w:hAnsi="Arial" w:cs="Arial"/>
          <w:sz w:val="24"/>
          <w:szCs w:val="24"/>
          <w:lang w:val="en-GB"/>
        </w:rPr>
        <w:fldChar w:fldCharType="separate"/>
      </w:r>
      <w:r w:rsidR="0097304F" w:rsidRPr="0097304F">
        <w:rPr>
          <w:rFonts w:ascii="Aptos" w:hAnsi="Aptos"/>
          <w:sz w:val="24"/>
          <w:lang w:val="en-GB"/>
        </w:rPr>
        <w:t>(31)</w:t>
      </w:r>
      <w:r w:rsidR="00A03DB7" w:rsidRPr="00E1164B">
        <w:rPr>
          <w:rFonts w:ascii="Arial" w:hAnsi="Arial" w:cs="Arial"/>
          <w:sz w:val="24"/>
          <w:szCs w:val="24"/>
          <w:lang w:val="en-GB"/>
        </w:rPr>
        <w:fldChar w:fldCharType="end"/>
      </w:r>
      <w:r w:rsidR="00A03DB7" w:rsidRPr="00E1164B">
        <w:rPr>
          <w:rFonts w:ascii="Arial" w:hAnsi="Arial" w:cs="Arial"/>
          <w:sz w:val="24"/>
          <w:szCs w:val="24"/>
          <w:lang w:val="en-GB"/>
        </w:rPr>
        <w:t xml:space="preserve"> </w:t>
      </w:r>
      <w:r w:rsidRPr="00E1164B">
        <w:rPr>
          <w:rFonts w:ascii="Arial" w:hAnsi="Arial" w:cs="Arial"/>
          <w:sz w:val="24"/>
          <w:szCs w:val="24"/>
          <w:lang w:val="en-GB"/>
        </w:rPr>
        <w:t xml:space="preserve">shown </w:t>
      </w:r>
      <w:r w:rsidR="00A03DB7" w:rsidRPr="00E1164B">
        <w:rPr>
          <w:rFonts w:ascii="Arial" w:hAnsi="Arial" w:cs="Arial"/>
          <w:sz w:val="24"/>
          <w:szCs w:val="24"/>
          <w:lang w:val="en-GB"/>
        </w:rPr>
        <w:t xml:space="preserve">as example), irrespective of stress stimuli and cell type (Figure </w:t>
      </w:r>
      <w:r w:rsidR="0090257F" w:rsidRPr="00E1164B">
        <w:rPr>
          <w:rFonts w:ascii="Arial" w:hAnsi="Arial" w:cs="Arial"/>
          <w:sz w:val="24"/>
          <w:szCs w:val="24"/>
          <w:lang w:val="en-GB"/>
        </w:rPr>
        <w:t>1B)</w:t>
      </w:r>
      <w:r w:rsidR="00A03DB7" w:rsidRPr="00E1164B">
        <w:rPr>
          <w:rFonts w:ascii="Arial" w:hAnsi="Arial" w:cs="Arial"/>
          <w:sz w:val="24"/>
          <w:szCs w:val="24"/>
          <w:lang w:val="en-GB"/>
        </w:rPr>
        <w:t xml:space="preserve">. </w:t>
      </w:r>
      <w:r w:rsidR="00E44437" w:rsidRPr="00E1164B">
        <w:rPr>
          <w:rFonts w:ascii="Arial" w:hAnsi="Arial" w:cs="Arial"/>
          <w:sz w:val="24"/>
          <w:szCs w:val="24"/>
          <w:lang w:val="en-GB"/>
        </w:rPr>
        <w:t>Gene expression profiles of DC-purified SGs exhibit a consistently high correlation with each other (</w:t>
      </w:r>
      <w:r w:rsidR="0090257F" w:rsidRPr="00E1164B">
        <w:rPr>
          <w:rFonts w:ascii="Arial" w:hAnsi="Arial" w:cs="Arial"/>
          <w:sz w:val="24"/>
          <w:szCs w:val="24"/>
          <w:lang w:val="en-GB"/>
        </w:rPr>
        <w:t>Figure 1B</w:t>
      </w:r>
      <w:r w:rsidR="00E44437" w:rsidRPr="00E1164B">
        <w:rPr>
          <w:rFonts w:ascii="Arial" w:hAnsi="Arial" w:cs="Arial"/>
          <w:sz w:val="24"/>
          <w:szCs w:val="24"/>
          <w:lang w:val="en-GB"/>
        </w:rPr>
        <w:t xml:space="preserve">). </w:t>
      </w:r>
      <w:r w:rsidR="00A03DB7" w:rsidRPr="00E1164B">
        <w:rPr>
          <w:rFonts w:ascii="Arial" w:hAnsi="Arial" w:cs="Arial"/>
          <w:sz w:val="24"/>
          <w:szCs w:val="24"/>
          <w:lang w:val="en-GB"/>
        </w:rPr>
        <w:t xml:space="preserve">In contrast, </w:t>
      </w:r>
      <w:r w:rsidR="006B1A17" w:rsidRPr="00E1164B">
        <w:rPr>
          <w:rFonts w:ascii="Arial" w:hAnsi="Arial" w:cs="Arial"/>
          <w:sz w:val="24"/>
          <w:szCs w:val="24"/>
          <w:lang w:val="en-GB"/>
        </w:rPr>
        <w:t xml:space="preserve">PL-based </w:t>
      </w:r>
      <w:r w:rsidR="007478B6" w:rsidRPr="00E1164B">
        <w:rPr>
          <w:rFonts w:ascii="Arial" w:hAnsi="Arial" w:cs="Arial"/>
          <w:sz w:val="24"/>
          <w:szCs w:val="24"/>
          <w:lang w:val="en-GB"/>
        </w:rPr>
        <w:t>SG transcriptomes</w:t>
      </w:r>
      <w:r w:rsidR="006B1A17" w:rsidRPr="00E1164B">
        <w:rPr>
          <w:rFonts w:ascii="Arial" w:hAnsi="Arial" w:cs="Arial"/>
          <w:sz w:val="24"/>
          <w:szCs w:val="24"/>
          <w:lang w:val="en-GB"/>
        </w:rPr>
        <w:t xml:space="preserve"> showed a weak enrichment </w:t>
      </w:r>
      <w:r w:rsidR="007478B6" w:rsidRPr="00E1164B">
        <w:rPr>
          <w:rFonts w:ascii="Arial" w:hAnsi="Arial" w:cs="Arial"/>
          <w:sz w:val="24"/>
          <w:szCs w:val="24"/>
          <w:lang w:val="en-GB"/>
        </w:rPr>
        <w:t>for</w:t>
      </w:r>
      <w:r w:rsidR="006B1A17" w:rsidRPr="00E1164B">
        <w:rPr>
          <w:rFonts w:ascii="Arial" w:hAnsi="Arial" w:cs="Arial"/>
          <w:sz w:val="24"/>
          <w:szCs w:val="24"/>
          <w:lang w:val="en-GB"/>
        </w:rPr>
        <w:t xml:space="preserve"> shorter transcripts </w:t>
      </w:r>
      <w:r w:rsidR="00A21704" w:rsidRPr="00E1164B">
        <w:rPr>
          <w:rFonts w:ascii="Arial" w:hAnsi="Arial" w:cs="Arial"/>
          <w:sz w:val="24"/>
          <w:szCs w:val="24"/>
          <w:lang w:val="en-GB"/>
        </w:rPr>
        <w:t xml:space="preserve">(Figure </w:t>
      </w:r>
      <w:r w:rsidR="00E44437" w:rsidRPr="00E1164B">
        <w:rPr>
          <w:rFonts w:ascii="Arial" w:hAnsi="Arial" w:cs="Arial"/>
          <w:sz w:val="24"/>
          <w:szCs w:val="24"/>
          <w:lang w:val="en-GB"/>
        </w:rPr>
        <w:t>1A</w:t>
      </w:r>
      <w:r w:rsidR="009217DF" w:rsidRPr="00E1164B">
        <w:rPr>
          <w:rFonts w:ascii="Arial" w:hAnsi="Arial" w:cs="Arial"/>
          <w:sz w:val="24"/>
          <w:szCs w:val="24"/>
          <w:lang w:val="en-GB"/>
        </w:rPr>
        <w:t>, r</w:t>
      </w:r>
      <w:r w:rsidR="00E44437" w:rsidRPr="00E1164B">
        <w:rPr>
          <w:rFonts w:ascii="Arial" w:hAnsi="Arial" w:cs="Arial"/>
          <w:sz w:val="24"/>
          <w:szCs w:val="24"/>
          <w:lang w:val="en-GB"/>
        </w:rPr>
        <w:t>ight</w:t>
      </w:r>
      <w:r w:rsidR="009217DF" w:rsidRPr="00E1164B">
        <w:rPr>
          <w:rFonts w:ascii="Arial" w:hAnsi="Arial" w:cs="Arial"/>
          <w:sz w:val="24"/>
          <w:szCs w:val="24"/>
          <w:lang w:val="en-GB"/>
        </w:rPr>
        <w:t>;</w:t>
      </w:r>
      <w:r w:rsidR="00E44437" w:rsidRPr="00E1164B">
        <w:rPr>
          <w:rFonts w:ascii="Arial" w:hAnsi="Arial" w:cs="Arial"/>
          <w:sz w:val="24"/>
          <w:szCs w:val="24"/>
          <w:lang w:val="en-GB"/>
        </w:rPr>
        <w:t xml:space="preserve">  Somasekharan 2020 study</w:t>
      </w:r>
      <w:r w:rsidR="00E4443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4rUdpmgl","properties":{"formattedCitation":"(29)","plainCitation":"(29)","noteIndex":0},"citationItems":[{"id":"7QlDGlPw/J6uUxkLm","uris":["http://zotero.org/users/local/1p9EH8ax/items/4ULW7W7L"],"itemData":{"id":"Kup8CDUO/0Ab3t2vP","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E44437" w:rsidRPr="00E1164B">
        <w:rPr>
          <w:rFonts w:ascii="Arial" w:hAnsi="Arial" w:cs="Arial"/>
          <w:sz w:val="24"/>
          <w:szCs w:val="24"/>
          <w:lang w:val="en-GB"/>
        </w:rPr>
        <w:fldChar w:fldCharType="separate"/>
      </w:r>
      <w:r w:rsidR="0097304F" w:rsidRPr="0097304F">
        <w:rPr>
          <w:rFonts w:ascii="Aptos" w:hAnsi="Aptos"/>
          <w:sz w:val="24"/>
          <w:lang w:val="en-GB"/>
        </w:rPr>
        <w:t>(29)</w:t>
      </w:r>
      <w:r w:rsidR="00E44437" w:rsidRPr="00E1164B">
        <w:rPr>
          <w:rFonts w:ascii="Arial" w:hAnsi="Arial" w:cs="Arial"/>
          <w:sz w:val="24"/>
          <w:szCs w:val="24"/>
          <w:lang w:val="en-GB"/>
        </w:rPr>
        <w:fldChar w:fldCharType="end"/>
      </w:r>
      <w:r w:rsidR="00E44437" w:rsidRPr="00E1164B">
        <w:rPr>
          <w:rFonts w:ascii="Arial" w:hAnsi="Arial" w:cs="Arial"/>
          <w:sz w:val="24"/>
          <w:szCs w:val="24"/>
          <w:lang w:val="en-GB"/>
        </w:rPr>
        <w:t xml:space="preserve"> given as example</w:t>
      </w:r>
      <w:r w:rsidR="00A21704" w:rsidRPr="00E1164B">
        <w:rPr>
          <w:rFonts w:ascii="Arial" w:hAnsi="Arial" w:cs="Arial"/>
          <w:sz w:val="24"/>
          <w:szCs w:val="24"/>
          <w:lang w:val="en-GB"/>
        </w:rPr>
        <w:t>)</w:t>
      </w:r>
      <w:r w:rsidR="00E44437" w:rsidRPr="00E1164B">
        <w:rPr>
          <w:rFonts w:ascii="Arial" w:hAnsi="Arial" w:cs="Arial"/>
          <w:sz w:val="24"/>
          <w:szCs w:val="24"/>
          <w:lang w:val="en-GB"/>
        </w:rPr>
        <w:t xml:space="preserve"> and </w:t>
      </w:r>
      <w:r w:rsidR="00FC7ABA" w:rsidRPr="00E1164B">
        <w:rPr>
          <w:rFonts w:ascii="Arial" w:hAnsi="Arial" w:cs="Arial"/>
          <w:sz w:val="24"/>
          <w:szCs w:val="24"/>
          <w:lang w:val="en-GB"/>
        </w:rPr>
        <w:t xml:space="preserve">exhibited minimal correlation between SG gene expression profiles, </w:t>
      </w:r>
      <w:r w:rsidR="0016113E" w:rsidRPr="00E1164B">
        <w:rPr>
          <w:rFonts w:ascii="Arial" w:hAnsi="Arial" w:cs="Arial"/>
          <w:sz w:val="24"/>
          <w:szCs w:val="24"/>
          <w:lang w:val="en-GB"/>
        </w:rPr>
        <w:t xml:space="preserve">even </w:t>
      </w:r>
      <w:r w:rsidR="00FC7ABA" w:rsidRPr="00E1164B">
        <w:rPr>
          <w:rFonts w:ascii="Arial" w:hAnsi="Arial" w:cs="Arial"/>
          <w:sz w:val="24"/>
          <w:szCs w:val="24"/>
          <w:lang w:val="en-GB"/>
        </w:rPr>
        <w:t xml:space="preserve">under </w:t>
      </w:r>
      <w:r w:rsidR="0016113E" w:rsidRPr="00E1164B">
        <w:rPr>
          <w:rFonts w:ascii="Arial" w:hAnsi="Arial" w:cs="Arial"/>
          <w:sz w:val="24"/>
          <w:szCs w:val="24"/>
          <w:lang w:val="en-GB"/>
        </w:rPr>
        <w:t xml:space="preserve">the same stress </w:t>
      </w:r>
      <w:r w:rsidR="002E618B" w:rsidRPr="00E1164B">
        <w:rPr>
          <w:rFonts w:ascii="Arial" w:hAnsi="Arial" w:cs="Arial"/>
          <w:sz w:val="24"/>
          <w:szCs w:val="24"/>
          <w:lang w:val="en-GB"/>
        </w:rPr>
        <w:t xml:space="preserve">stimulus </w:t>
      </w:r>
      <w:r w:rsidR="00FD4449" w:rsidRPr="00E1164B">
        <w:rPr>
          <w:rFonts w:ascii="Arial" w:hAnsi="Arial" w:cs="Arial"/>
          <w:sz w:val="24"/>
          <w:szCs w:val="24"/>
          <w:lang w:val="en-GB"/>
        </w:rPr>
        <w:t xml:space="preserve">(Figure </w:t>
      </w:r>
      <w:r w:rsidR="0090257F" w:rsidRPr="00E1164B">
        <w:rPr>
          <w:rFonts w:ascii="Arial" w:hAnsi="Arial" w:cs="Arial"/>
          <w:sz w:val="24"/>
          <w:szCs w:val="24"/>
          <w:lang w:val="en-GB"/>
        </w:rPr>
        <w:t>1B</w:t>
      </w:r>
      <w:r w:rsidR="00FD4449" w:rsidRPr="00E1164B">
        <w:rPr>
          <w:rFonts w:ascii="Arial" w:hAnsi="Arial" w:cs="Arial"/>
          <w:sz w:val="24"/>
          <w:szCs w:val="24"/>
          <w:lang w:val="en-GB"/>
        </w:rPr>
        <w:t>)</w:t>
      </w:r>
      <w:r w:rsidR="00E44437" w:rsidRPr="00E1164B">
        <w:rPr>
          <w:rFonts w:ascii="Arial" w:hAnsi="Arial" w:cs="Arial"/>
          <w:sz w:val="24"/>
          <w:szCs w:val="24"/>
          <w:lang w:val="en-GB"/>
        </w:rPr>
        <w:t xml:space="preserve">. </w:t>
      </w:r>
    </w:p>
    <w:p w14:paraId="15959C4A" w14:textId="4A4D3943" w:rsidR="00FC7ABA" w:rsidRDefault="00271D8F" w:rsidP="0098059C">
      <w:pPr>
        <w:jc w:val="both"/>
        <w:rPr>
          <w:rFonts w:ascii="Arial" w:hAnsi="Arial" w:cs="Arial"/>
          <w:color w:val="000000" w:themeColor="text1"/>
          <w:sz w:val="24"/>
          <w:szCs w:val="24"/>
          <w:lang w:val="en-GB"/>
        </w:rPr>
      </w:pPr>
      <w:r w:rsidRPr="00E1164B">
        <w:rPr>
          <w:rFonts w:ascii="Arial" w:hAnsi="Arial" w:cs="Arial"/>
          <w:sz w:val="24"/>
          <w:szCs w:val="24"/>
          <w:lang w:val="en-GB"/>
        </w:rPr>
        <w:t xml:space="preserve">We </w:t>
      </w:r>
      <w:r w:rsidR="00FC7ABA" w:rsidRPr="00E1164B">
        <w:rPr>
          <w:rFonts w:ascii="Arial" w:hAnsi="Arial" w:cs="Arial"/>
          <w:sz w:val="24"/>
          <w:szCs w:val="24"/>
          <w:lang w:val="en-GB"/>
        </w:rPr>
        <w:t xml:space="preserve">performed </w:t>
      </w:r>
      <w:r w:rsidR="00030CF8" w:rsidRPr="00E1164B">
        <w:rPr>
          <w:rFonts w:ascii="Arial" w:hAnsi="Arial" w:cs="Arial"/>
          <w:sz w:val="24"/>
          <w:szCs w:val="24"/>
          <w:lang w:val="en-GB"/>
        </w:rPr>
        <w:t>Gene Set Enrichment Analysis (GSEA)</w:t>
      </w:r>
      <w:r w:rsidR="001E334D"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{"citationID":"eLST8S5h","properties":{"formattedCitation":"(67)","plainCitation":"(67)","noteIndex":0},"citationItems":[{"id":63,"uris":["http://zotero.org/users/local/q86rvdj2/items/FRT56J38"],"itemData":{"id":63,"type":"article-journal","abstract":"Although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1E334D" w:rsidRPr="00E1164B">
        <w:rPr>
          <w:rFonts w:ascii="Arial" w:hAnsi="Arial" w:cs="Arial"/>
          <w:sz w:val="24"/>
          <w:szCs w:val="24"/>
          <w:lang w:val="en-GB"/>
        </w:rPr>
        <w:fldChar w:fldCharType="separate"/>
      </w:r>
      <w:r w:rsidR="0097304F" w:rsidRPr="0097304F">
        <w:rPr>
          <w:rFonts w:ascii="Aptos" w:hAnsi="Aptos"/>
          <w:sz w:val="24"/>
          <w:lang w:val="en-GB"/>
        </w:rPr>
        <w:t>(67)</w:t>
      </w:r>
      <w:r w:rsidR="001E334D" w:rsidRPr="00E1164B">
        <w:rPr>
          <w:rFonts w:ascii="Arial" w:hAnsi="Arial" w:cs="Arial"/>
          <w:sz w:val="24"/>
          <w:szCs w:val="24"/>
          <w:lang w:val="en-GB"/>
        </w:rPr>
        <w:fldChar w:fldCharType="end"/>
      </w:r>
      <w:r w:rsidR="00030CF8" w:rsidRPr="00E1164B">
        <w:rPr>
          <w:rFonts w:ascii="Arial" w:hAnsi="Arial" w:cs="Arial"/>
          <w:sz w:val="24"/>
          <w:szCs w:val="24"/>
          <w:lang w:val="en-GB"/>
        </w:rPr>
        <w:t xml:space="preserve"> </w:t>
      </w:r>
      <w:r w:rsidR="00F95A23" w:rsidRPr="00E1164B">
        <w:rPr>
          <w:rFonts w:ascii="Arial" w:hAnsi="Arial" w:cs="Arial"/>
          <w:sz w:val="24"/>
          <w:szCs w:val="24"/>
          <w:lang w:val="en-GB"/>
        </w:rPr>
        <w:t xml:space="preserve">for </w:t>
      </w:r>
      <w:r w:rsidR="00FC7ABA" w:rsidRPr="00E1164B">
        <w:rPr>
          <w:rFonts w:ascii="Arial" w:hAnsi="Arial" w:cs="Arial"/>
          <w:sz w:val="24"/>
          <w:szCs w:val="24"/>
          <w:lang w:val="en-GB"/>
        </w:rPr>
        <w:t xml:space="preserve">the </w:t>
      </w:r>
      <w:r w:rsidR="00F95A23" w:rsidRPr="00E1164B">
        <w:rPr>
          <w:rFonts w:ascii="Arial" w:hAnsi="Arial" w:cs="Arial"/>
          <w:sz w:val="24"/>
          <w:szCs w:val="24"/>
          <w:lang w:val="en-GB"/>
        </w:rPr>
        <w:t>Hallmarks</w:t>
      </w:r>
      <w:r w:rsidR="00FC7ABA" w:rsidRPr="00E1164B">
        <w:rPr>
          <w:rFonts w:ascii="Arial" w:hAnsi="Arial" w:cs="Arial"/>
          <w:sz w:val="24"/>
          <w:szCs w:val="24"/>
          <w:lang w:val="en-GB"/>
        </w:rPr>
        <w:t xml:space="preserve"> collection</w:t>
      </w:r>
      <w:r w:rsidR="0090257F"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wyyhmIq","properties":{"formattedCitation":"(82)","plainCitation":"(82)","noteIndex":0},"citationItems":[{"id":"7QlDGlPw/AIMHfA1b","uris":["http://zotero.org/users/local/q86rvdj2/items/AX2GF9BE"],"itemData":{"id":114,"type":"article-journal","container-title":"Cell Systems","DOI":"10.1016/j.cels.2015.12.004","ISSN":"24054712","issue":"6","journalAbbreviation":"Cell Systems","language":"en","page":"417-425","source":"DOI.org (Crossref)","title":"The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90257F" w:rsidRPr="00E1164B">
        <w:rPr>
          <w:rFonts w:ascii="Arial" w:hAnsi="Arial" w:cs="Arial"/>
          <w:sz w:val="24"/>
          <w:szCs w:val="24"/>
          <w:lang w:val="en-GB"/>
        </w:rPr>
        <w:fldChar w:fldCharType="separate"/>
      </w:r>
      <w:r w:rsidR="0097304F" w:rsidRPr="0097304F">
        <w:rPr>
          <w:rFonts w:ascii="Aptos" w:hAnsi="Aptos"/>
          <w:sz w:val="24"/>
          <w:lang w:val="en-GB"/>
        </w:rPr>
        <w:t>(82)</w:t>
      </w:r>
      <w:r w:rsidR="0090257F" w:rsidRPr="00E1164B">
        <w:rPr>
          <w:rFonts w:ascii="Arial" w:hAnsi="Arial" w:cs="Arial"/>
          <w:sz w:val="24"/>
          <w:szCs w:val="24"/>
          <w:lang w:val="en-GB"/>
        </w:rPr>
        <w:fldChar w:fldCharType="end"/>
      </w:r>
      <w:r w:rsidR="00F95A23" w:rsidRPr="00E1164B">
        <w:rPr>
          <w:rFonts w:ascii="Arial" w:hAnsi="Arial" w:cs="Arial"/>
          <w:sz w:val="24"/>
          <w:szCs w:val="24"/>
          <w:lang w:val="en-GB"/>
        </w:rPr>
        <w:t xml:space="preserve"> (</w:t>
      </w:r>
      <w:r w:rsidR="00FC7ABA" w:rsidRPr="00E1164B">
        <w:rPr>
          <w:rFonts w:ascii="Arial" w:hAnsi="Arial" w:cs="Arial"/>
          <w:sz w:val="24"/>
          <w:szCs w:val="24"/>
          <w:lang w:val="en-GB"/>
        </w:rPr>
        <w:t xml:space="preserve">designed </w:t>
      </w:r>
      <w:r w:rsidR="00F95A23" w:rsidRPr="00E1164B">
        <w:rPr>
          <w:rFonts w:ascii="Arial" w:hAnsi="Arial" w:cs="Arial"/>
          <w:sz w:val="24"/>
          <w:szCs w:val="24"/>
          <w:lang w:val="en-GB"/>
        </w:rPr>
        <w:t>to minimi</w:t>
      </w:r>
      <w:r w:rsidR="004839F3">
        <w:rPr>
          <w:rFonts w:ascii="Arial" w:hAnsi="Arial" w:cs="Arial"/>
          <w:sz w:val="24"/>
          <w:szCs w:val="24"/>
          <w:lang w:val="en-GB"/>
        </w:rPr>
        <w:t>s</w:t>
      </w:r>
      <w:r w:rsidR="00F95A23" w:rsidRPr="00E1164B">
        <w:rPr>
          <w:rFonts w:ascii="Arial" w:hAnsi="Arial" w:cs="Arial"/>
          <w:sz w:val="24"/>
          <w:szCs w:val="24"/>
          <w:lang w:val="en-GB"/>
        </w:rPr>
        <w:t xml:space="preserve">e redundancy between gene sets) </w:t>
      </w:r>
      <w:r w:rsidRPr="00E1164B">
        <w:rPr>
          <w:rFonts w:ascii="Arial" w:hAnsi="Arial" w:cs="Arial"/>
          <w:sz w:val="24"/>
          <w:szCs w:val="24"/>
          <w:lang w:val="en-GB"/>
        </w:rPr>
        <w:t xml:space="preserve">on differentially expressed genes </w:t>
      </w:r>
      <w:r w:rsidR="0087035F" w:rsidRPr="00E1164B">
        <w:rPr>
          <w:rFonts w:ascii="Arial" w:hAnsi="Arial" w:cs="Arial"/>
          <w:sz w:val="24"/>
          <w:szCs w:val="24"/>
          <w:lang w:val="en-GB"/>
        </w:rPr>
        <w:t>(DE</w:t>
      </w:r>
      <w:r w:rsidR="00C563FD" w:rsidRPr="00E1164B">
        <w:rPr>
          <w:rFonts w:ascii="Arial" w:hAnsi="Arial" w:cs="Arial"/>
          <w:sz w:val="24"/>
          <w:szCs w:val="24"/>
          <w:lang w:val="en-GB"/>
        </w:rPr>
        <w:t>G</w:t>
      </w:r>
      <w:r w:rsidR="0087035F" w:rsidRPr="00E1164B">
        <w:rPr>
          <w:rFonts w:ascii="Arial" w:hAnsi="Arial" w:cs="Arial"/>
          <w:sz w:val="24"/>
          <w:szCs w:val="24"/>
          <w:lang w:val="en-GB"/>
        </w:rPr>
        <w:t xml:space="preserve">s) </w:t>
      </w:r>
      <w:r w:rsidR="007D5262" w:rsidRPr="00E1164B">
        <w:rPr>
          <w:rFonts w:ascii="Arial" w:hAnsi="Arial" w:cs="Arial"/>
          <w:sz w:val="24"/>
          <w:szCs w:val="24"/>
          <w:lang w:val="en-GB"/>
        </w:rPr>
        <w:t xml:space="preserve">in </w:t>
      </w:r>
      <w:r w:rsidRPr="00E1164B">
        <w:rPr>
          <w:rFonts w:ascii="Arial" w:hAnsi="Arial" w:cs="Arial"/>
          <w:sz w:val="24"/>
          <w:szCs w:val="24"/>
          <w:lang w:val="en-GB"/>
        </w:rPr>
        <w:t>SGs</w:t>
      </w:r>
      <w:r w:rsidR="00F95A23" w:rsidRPr="00E1164B">
        <w:rPr>
          <w:rFonts w:ascii="Arial" w:hAnsi="Arial" w:cs="Arial"/>
          <w:sz w:val="24"/>
          <w:szCs w:val="24"/>
          <w:lang w:val="en-GB"/>
        </w:rPr>
        <w:t xml:space="preserve"> </w:t>
      </w:r>
      <w:r w:rsidR="00FC7ABA" w:rsidRPr="00E1164B">
        <w:rPr>
          <w:rFonts w:ascii="Arial" w:hAnsi="Arial" w:cs="Arial"/>
          <w:sz w:val="24"/>
          <w:szCs w:val="24"/>
          <w:lang w:val="en-GB"/>
        </w:rPr>
        <w:t xml:space="preserve">induced </w:t>
      </w:r>
      <w:r w:rsidR="00F95A23" w:rsidRPr="00E1164B">
        <w:rPr>
          <w:rFonts w:ascii="Arial" w:hAnsi="Arial" w:cs="Arial"/>
          <w:sz w:val="24"/>
          <w:szCs w:val="24"/>
          <w:lang w:val="en-GB"/>
        </w:rPr>
        <w:t>by</w:t>
      </w:r>
      <w:r w:rsidR="005F76DA" w:rsidRPr="00E1164B">
        <w:rPr>
          <w:rFonts w:ascii="Arial" w:hAnsi="Arial" w:cs="Arial"/>
          <w:sz w:val="24"/>
          <w:szCs w:val="24"/>
          <w:lang w:val="en-GB"/>
        </w:rPr>
        <w:t xml:space="preserve"> oxidative stress</w:t>
      </w:r>
      <w:r w:rsidRPr="00E1164B">
        <w:rPr>
          <w:rFonts w:ascii="Arial" w:hAnsi="Arial" w:cs="Arial"/>
          <w:sz w:val="24"/>
          <w:szCs w:val="24"/>
          <w:lang w:val="en-GB"/>
        </w:rPr>
        <w:t xml:space="preserve"> in</w:t>
      </w:r>
      <w:r w:rsidR="002A2416" w:rsidRPr="00E1164B">
        <w:rPr>
          <w:rFonts w:ascii="Arial" w:hAnsi="Arial" w:cs="Arial"/>
          <w:sz w:val="24"/>
          <w:szCs w:val="24"/>
          <w:lang w:val="en-GB"/>
        </w:rPr>
        <w:t xml:space="preserve"> </w:t>
      </w:r>
      <w:r w:rsidR="005F76DA" w:rsidRPr="00E1164B">
        <w:rPr>
          <w:rFonts w:ascii="Arial" w:hAnsi="Arial" w:cs="Arial"/>
          <w:sz w:val="24"/>
          <w:szCs w:val="24"/>
          <w:lang w:val="en-GB"/>
        </w:rPr>
        <w:t xml:space="preserve">the </w:t>
      </w:r>
      <w:r w:rsidR="00030CF8" w:rsidRPr="00E1164B">
        <w:rPr>
          <w:rFonts w:ascii="Arial" w:hAnsi="Arial" w:cs="Arial"/>
          <w:sz w:val="24"/>
          <w:szCs w:val="24"/>
          <w:lang w:val="en-GB"/>
        </w:rPr>
        <w:t xml:space="preserve">DC and </w:t>
      </w:r>
      <w:r w:rsidR="00FC7ABA" w:rsidRPr="00E1164B">
        <w:rPr>
          <w:rFonts w:ascii="Arial" w:hAnsi="Arial" w:cs="Arial"/>
          <w:sz w:val="24"/>
          <w:szCs w:val="24"/>
          <w:lang w:val="en-GB"/>
        </w:rPr>
        <w:t xml:space="preserve">PL </w:t>
      </w:r>
      <w:r w:rsidR="003D70DD" w:rsidRPr="00E1164B">
        <w:rPr>
          <w:rFonts w:ascii="Arial" w:hAnsi="Arial" w:cs="Arial"/>
          <w:sz w:val="24"/>
          <w:szCs w:val="24"/>
          <w:lang w:val="en-GB"/>
        </w:rPr>
        <w:t>example</w:t>
      </w:r>
      <w:r w:rsidR="00FC7ABA" w:rsidRPr="00E1164B">
        <w:rPr>
          <w:rFonts w:ascii="Arial" w:hAnsi="Arial" w:cs="Arial"/>
          <w:sz w:val="24"/>
          <w:szCs w:val="24"/>
          <w:lang w:val="en-GB"/>
        </w:rPr>
        <w:t xml:space="preserve"> datasets</w:t>
      </w:r>
      <w:r w:rsidR="00036F82" w:rsidRPr="00E1164B">
        <w:rPr>
          <w:rFonts w:ascii="Arial" w:hAnsi="Arial" w:cs="Arial"/>
          <w:sz w:val="24"/>
          <w:szCs w:val="24"/>
          <w:lang w:val="en-GB"/>
        </w:rPr>
        <w:t>,</w:t>
      </w:r>
      <w:r w:rsidR="00A95934" w:rsidRPr="00E1164B">
        <w:rPr>
          <w:rFonts w:ascii="Arial" w:hAnsi="Arial" w:cs="Arial"/>
          <w:sz w:val="24"/>
          <w:szCs w:val="24"/>
          <w:lang w:val="en-GB"/>
        </w:rPr>
        <w:t xml:space="preserve"> </w:t>
      </w:r>
      <w:r w:rsidR="00036F82" w:rsidRPr="00E1164B">
        <w:rPr>
          <w:rFonts w:ascii="Arial" w:hAnsi="Arial" w:cs="Arial"/>
          <w:sz w:val="24"/>
          <w:szCs w:val="24"/>
          <w:lang w:val="en-GB"/>
        </w:rPr>
        <w:t>compared with</w:t>
      </w:r>
      <w:r w:rsidR="00A95934" w:rsidRPr="00E1164B">
        <w:rPr>
          <w:rFonts w:ascii="Arial" w:hAnsi="Arial" w:cs="Arial"/>
          <w:sz w:val="24"/>
          <w:szCs w:val="24"/>
          <w:lang w:val="en-GB"/>
        </w:rPr>
        <w:t xml:space="preserve"> their WC fraction</w:t>
      </w:r>
      <w:r w:rsidR="000742CA" w:rsidRPr="00E1164B">
        <w:rPr>
          <w:rFonts w:ascii="Arial" w:hAnsi="Arial" w:cs="Arial"/>
          <w:sz w:val="24"/>
          <w:szCs w:val="24"/>
          <w:lang w:val="en-GB"/>
        </w:rPr>
        <w:t xml:space="preserve"> (Figure 1A,B)</w:t>
      </w:r>
      <w:r w:rsidR="00C84CB3" w:rsidRPr="00E1164B">
        <w:rPr>
          <w:rFonts w:ascii="Arial" w:hAnsi="Arial" w:cs="Arial"/>
          <w:sz w:val="24"/>
          <w:szCs w:val="24"/>
          <w:lang w:val="en-GB"/>
        </w:rPr>
        <w:t xml:space="preserve">. </w:t>
      </w:r>
      <w:r w:rsidR="00FC7ABA" w:rsidRPr="00E1164B">
        <w:rPr>
          <w:rFonts w:ascii="Arial" w:hAnsi="Arial" w:cs="Arial"/>
          <w:sz w:val="24"/>
          <w:szCs w:val="24"/>
          <w:lang w:val="en-GB"/>
        </w:rPr>
        <w:t>In</w:t>
      </w:r>
      <w:r w:rsidR="00ED5752" w:rsidRPr="00E1164B">
        <w:rPr>
          <w:rFonts w:ascii="Arial" w:hAnsi="Arial" w:cs="Arial"/>
          <w:sz w:val="24"/>
          <w:szCs w:val="24"/>
          <w:lang w:val="en-GB"/>
        </w:rPr>
        <w:t xml:space="preserve"> DC-purified </w:t>
      </w:r>
      <w:r w:rsidR="00FC7ABA" w:rsidRPr="00E1164B">
        <w:rPr>
          <w:rFonts w:ascii="Arial" w:hAnsi="Arial" w:cs="Arial"/>
          <w:sz w:val="24"/>
          <w:szCs w:val="24"/>
          <w:lang w:val="en-GB"/>
        </w:rPr>
        <w:t xml:space="preserve">transcriptomes, </w:t>
      </w:r>
      <w:r w:rsidR="00D714B2" w:rsidRPr="00E1164B">
        <w:rPr>
          <w:rFonts w:ascii="Arial" w:hAnsi="Arial" w:cs="Arial"/>
          <w:sz w:val="24"/>
          <w:szCs w:val="24"/>
          <w:lang w:val="en-GB"/>
        </w:rPr>
        <w:t xml:space="preserve">Hallmark enrichment </w:t>
      </w:r>
      <w:r w:rsidR="002A14F8" w:rsidRPr="00E1164B">
        <w:rPr>
          <w:rFonts w:ascii="Arial" w:hAnsi="Arial" w:cs="Arial"/>
          <w:sz w:val="24"/>
          <w:szCs w:val="24"/>
          <w:lang w:val="en-GB"/>
        </w:rPr>
        <w:t xml:space="preserve">in SGs </w:t>
      </w:r>
      <w:r w:rsidR="00D714B2" w:rsidRPr="00E1164B">
        <w:rPr>
          <w:rFonts w:ascii="Arial" w:hAnsi="Arial" w:cs="Arial"/>
          <w:sz w:val="24"/>
          <w:szCs w:val="24"/>
          <w:lang w:val="en-GB"/>
        </w:rPr>
        <w:t xml:space="preserve">was strongly confounded with transcript length </w:t>
      </w:r>
      <w:r w:rsidR="00D714B2" w:rsidRPr="00E1164B">
        <w:rPr>
          <w:rFonts w:ascii="Arial" w:hAnsi="Arial" w:cs="Arial"/>
          <w:color w:val="000000" w:themeColor="text1"/>
          <w:sz w:val="24"/>
          <w:szCs w:val="24"/>
          <w:lang w:val="en-GB"/>
        </w:rPr>
        <w:t xml:space="preserve">(Fisher’s p &lt; 1.5e-5, Odds Ratio = 23.77), with </w:t>
      </w:r>
      <w:r w:rsidR="00FC7ABA" w:rsidRPr="00E1164B">
        <w:rPr>
          <w:rFonts w:ascii="Arial" w:hAnsi="Arial" w:cs="Arial"/>
          <w:sz w:val="24"/>
          <w:szCs w:val="24"/>
          <w:lang w:val="en-GB"/>
        </w:rPr>
        <w:t xml:space="preserve">several enriched and depleted Hallmarks </w:t>
      </w:r>
      <w:r w:rsidR="0088375F" w:rsidRPr="00E1164B">
        <w:rPr>
          <w:rFonts w:ascii="Arial" w:hAnsi="Arial" w:cs="Arial"/>
          <w:sz w:val="24"/>
          <w:szCs w:val="24"/>
          <w:lang w:val="en-GB"/>
        </w:rPr>
        <w:t xml:space="preserve">associated with long </w:t>
      </w:r>
      <w:r w:rsidR="00F95A23" w:rsidRPr="00E1164B">
        <w:rPr>
          <w:rFonts w:ascii="Arial" w:hAnsi="Arial" w:cs="Arial"/>
          <w:sz w:val="24"/>
          <w:szCs w:val="24"/>
          <w:lang w:val="en-GB"/>
        </w:rPr>
        <w:t>(</w:t>
      </w:r>
      <w:r w:rsidR="00F95A23" w:rsidRPr="00E1164B">
        <w:rPr>
          <w:rFonts w:ascii="Arial" w:hAnsi="Arial" w:cs="Arial"/>
          <w:i/>
          <w:iCs/>
          <w:sz w:val="24"/>
          <w:szCs w:val="24"/>
          <w:lang w:val="en-GB"/>
        </w:rPr>
        <w:t>e.g.</w:t>
      </w:r>
      <w:r w:rsidR="00F95A23" w:rsidRPr="00E1164B">
        <w:rPr>
          <w:rFonts w:ascii="Arial" w:hAnsi="Arial" w:cs="Arial"/>
          <w:sz w:val="24"/>
          <w:szCs w:val="24"/>
          <w:lang w:val="en-GB"/>
        </w:rPr>
        <w:t xml:space="preserve">, mitotic spindle) and </w:t>
      </w:r>
      <w:r w:rsidR="0088375F" w:rsidRPr="00E1164B">
        <w:rPr>
          <w:rFonts w:ascii="Arial" w:hAnsi="Arial" w:cs="Arial"/>
          <w:sz w:val="24"/>
          <w:szCs w:val="24"/>
          <w:lang w:val="en-GB"/>
        </w:rPr>
        <w:t xml:space="preserve">short </w:t>
      </w:r>
      <w:r w:rsidR="00F95A23" w:rsidRPr="00E1164B">
        <w:rPr>
          <w:rFonts w:ascii="Arial" w:hAnsi="Arial" w:cs="Arial"/>
          <w:sz w:val="24"/>
          <w:szCs w:val="24"/>
          <w:lang w:val="en-GB"/>
        </w:rPr>
        <w:t>(</w:t>
      </w:r>
      <w:r w:rsidR="00F95A23" w:rsidRPr="00E1164B">
        <w:rPr>
          <w:rFonts w:ascii="Arial" w:hAnsi="Arial" w:cs="Arial"/>
          <w:i/>
          <w:iCs/>
          <w:sz w:val="24"/>
          <w:szCs w:val="24"/>
          <w:lang w:val="en-GB"/>
        </w:rPr>
        <w:t>e.g.</w:t>
      </w:r>
      <w:r w:rsidR="00F95A23" w:rsidRPr="00E1164B">
        <w:rPr>
          <w:rFonts w:ascii="Arial" w:hAnsi="Arial" w:cs="Arial"/>
          <w:sz w:val="24"/>
          <w:szCs w:val="24"/>
          <w:lang w:val="en-GB"/>
        </w:rPr>
        <w:t xml:space="preserve">, oxidative phosphorylation) </w:t>
      </w:r>
      <w:r w:rsidR="0088375F" w:rsidRPr="00E1164B">
        <w:rPr>
          <w:rFonts w:ascii="Arial" w:hAnsi="Arial" w:cs="Arial"/>
          <w:sz w:val="24"/>
          <w:szCs w:val="24"/>
          <w:lang w:val="en-GB"/>
        </w:rPr>
        <w:t>transcripts</w:t>
      </w:r>
      <w:r w:rsidR="00F95A23" w:rsidRPr="00E1164B">
        <w:rPr>
          <w:rFonts w:ascii="Arial" w:hAnsi="Arial" w:cs="Arial"/>
          <w:sz w:val="24"/>
          <w:szCs w:val="24"/>
          <w:lang w:val="en-GB"/>
        </w:rPr>
        <w:t>, respectively</w:t>
      </w:r>
      <w:r w:rsidR="0088375F" w:rsidRPr="00E1164B">
        <w:rPr>
          <w:rFonts w:ascii="Arial" w:hAnsi="Arial" w:cs="Arial"/>
          <w:sz w:val="24"/>
          <w:szCs w:val="24"/>
          <w:lang w:val="en-GB"/>
        </w:rPr>
        <w:t xml:space="preserve"> </w:t>
      </w:r>
      <w:r w:rsidR="00D85CFB" w:rsidRPr="00E1164B">
        <w:rPr>
          <w:rFonts w:ascii="Arial" w:hAnsi="Arial" w:cs="Arial"/>
          <w:sz w:val="24"/>
          <w:szCs w:val="24"/>
          <w:lang w:val="en-GB"/>
        </w:rPr>
        <w:t xml:space="preserve">(Figure </w:t>
      </w:r>
      <w:r w:rsidR="0090257F" w:rsidRPr="00E1164B">
        <w:rPr>
          <w:rFonts w:ascii="Arial" w:hAnsi="Arial" w:cs="Arial"/>
          <w:sz w:val="24"/>
          <w:szCs w:val="24"/>
          <w:lang w:val="en-GB"/>
        </w:rPr>
        <w:t>1C)</w:t>
      </w:r>
      <w:r w:rsidR="00DD3154" w:rsidRPr="00E1164B">
        <w:rPr>
          <w:rFonts w:ascii="Arial" w:hAnsi="Arial" w:cs="Arial"/>
          <w:sz w:val="24"/>
          <w:szCs w:val="24"/>
          <w:lang w:val="en-GB"/>
        </w:rPr>
        <w:fldChar w:fldCharType="begin"/>
      </w:r>
      <w:r w:rsidR="00DD3154" w:rsidRPr="00E1164B">
        <w:rPr>
          <w:rFonts w:ascii="Arial" w:hAnsi="Arial" w:cs="Arial"/>
          <w:sz w:val="24"/>
          <w:szCs w:val="24"/>
          <w:lang w:val="en-GB"/>
        </w:rPr>
        <w:instrText xml:space="preserve"> ADDIN ZOTERO_TEMP </w:instrText>
      </w:r>
      <w:r w:rsidR="00DD3154" w:rsidRPr="00E1164B">
        <w:rPr>
          <w:rFonts w:ascii="Arial" w:hAnsi="Arial" w:cs="Arial"/>
          <w:sz w:val="24"/>
          <w:szCs w:val="24"/>
          <w:lang w:val="en-GB"/>
        </w:rPr>
        <w:fldChar w:fldCharType="separate"/>
      </w:r>
      <w:r w:rsidR="00DD3154" w:rsidRPr="00E1164B">
        <w:rPr>
          <w:rFonts w:ascii="Arial" w:hAnsi="Arial" w:cs="Arial"/>
          <w:sz w:val="24"/>
          <w:szCs w:val="24"/>
          <w:lang w:val="en-GB"/>
        </w:rPr>
        <w:fldChar w:fldCharType="end"/>
      </w:r>
      <w:r w:rsidR="00D85CFB" w:rsidRPr="00E1164B">
        <w:rPr>
          <w:rFonts w:ascii="Arial" w:hAnsi="Arial" w:cs="Arial"/>
          <w:sz w:val="24"/>
          <w:szCs w:val="24"/>
          <w:lang w:val="en-GB"/>
        </w:rPr>
        <w:t xml:space="preserve">. </w:t>
      </w:r>
      <w:r w:rsidR="008C7B36" w:rsidRPr="00E1164B">
        <w:rPr>
          <w:rFonts w:ascii="Arial" w:hAnsi="Arial" w:cs="Arial"/>
          <w:color w:val="000000" w:themeColor="text1"/>
          <w:sz w:val="24"/>
          <w:szCs w:val="24"/>
          <w:lang w:val="en-GB"/>
        </w:rPr>
        <w:t xml:space="preserve">In </w:t>
      </w:r>
      <w:r w:rsidR="006C4D42" w:rsidRPr="00E1164B">
        <w:rPr>
          <w:rFonts w:ascii="Arial" w:hAnsi="Arial" w:cs="Arial"/>
          <w:color w:val="000000" w:themeColor="text1"/>
          <w:sz w:val="24"/>
          <w:szCs w:val="24"/>
          <w:lang w:val="en-GB"/>
        </w:rPr>
        <w:t xml:space="preserve">PL-purified </w:t>
      </w:r>
      <w:r w:rsidR="006C4D42" w:rsidRPr="00E1164B">
        <w:rPr>
          <w:rFonts w:ascii="Arial" w:hAnsi="Arial" w:cs="Arial"/>
          <w:sz w:val="24"/>
          <w:szCs w:val="24"/>
          <w:lang w:val="en-GB"/>
        </w:rPr>
        <w:t>transcriptomes</w:t>
      </w:r>
      <w:r w:rsidR="008C7B36" w:rsidRPr="00E1164B">
        <w:rPr>
          <w:rFonts w:ascii="Arial" w:hAnsi="Arial" w:cs="Arial"/>
          <w:sz w:val="24"/>
          <w:szCs w:val="24"/>
          <w:lang w:val="en-GB"/>
        </w:rPr>
        <w:t>, the observed enrichment in short transcripts</w:t>
      </w:r>
      <w:r w:rsidR="002A14F8" w:rsidRPr="00E1164B">
        <w:rPr>
          <w:rFonts w:ascii="Arial" w:hAnsi="Arial" w:cs="Arial"/>
          <w:sz w:val="24"/>
          <w:szCs w:val="24"/>
          <w:lang w:val="en-GB"/>
        </w:rPr>
        <w:t xml:space="preserve"> in SGs</w:t>
      </w:r>
      <w:r w:rsidR="008C7B36" w:rsidRPr="00E1164B">
        <w:rPr>
          <w:rFonts w:ascii="Arial" w:hAnsi="Arial" w:cs="Arial"/>
          <w:sz w:val="24"/>
          <w:szCs w:val="24"/>
          <w:lang w:val="en-GB"/>
        </w:rPr>
        <w:t xml:space="preserve"> (Figure 1A</w:t>
      </w:r>
      <w:r w:rsidR="00D714B2" w:rsidRPr="00E1164B">
        <w:rPr>
          <w:rFonts w:ascii="Arial" w:hAnsi="Arial" w:cs="Arial"/>
          <w:sz w:val="24"/>
          <w:szCs w:val="24"/>
          <w:lang w:val="en-GB"/>
        </w:rPr>
        <w:t>, r</w:t>
      </w:r>
      <w:r w:rsidR="008C7B36" w:rsidRPr="00E1164B">
        <w:rPr>
          <w:rFonts w:ascii="Arial" w:hAnsi="Arial" w:cs="Arial"/>
          <w:sz w:val="24"/>
          <w:szCs w:val="24"/>
          <w:lang w:val="en-GB"/>
        </w:rPr>
        <w:t xml:space="preserve">ight) also reflected on the </w:t>
      </w:r>
      <w:r w:rsidR="00C05C9B" w:rsidRPr="00E1164B">
        <w:rPr>
          <w:rFonts w:ascii="Arial" w:hAnsi="Arial" w:cs="Arial"/>
          <w:sz w:val="24"/>
          <w:szCs w:val="24"/>
          <w:lang w:val="en-GB"/>
        </w:rPr>
        <w:t>H</w:t>
      </w:r>
      <w:r w:rsidR="008C7B36" w:rsidRPr="00E1164B">
        <w:rPr>
          <w:rFonts w:ascii="Arial" w:hAnsi="Arial" w:cs="Arial"/>
          <w:sz w:val="24"/>
          <w:szCs w:val="24"/>
          <w:lang w:val="en-GB"/>
        </w:rPr>
        <w:t>allmark enrichment analysis</w:t>
      </w:r>
      <w:r w:rsidR="00D85CFB" w:rsidRPr="00E1164B">
        <w:rPr>
          <w:rFonts w:ascii="Arial" w:hAnsi="Arial" w:cs="Arial"/>
          <w:sz w:val="24"/>
          <w:szCs w:val="24"/>
          <w:lang w:val="en-GB"/>
        </w:rPr>
        <w:t xml:space="preserve"> </w:t>
      </w:r>
      <w:r w:rsidR="00D85CFB" w:rsidRPr="00E1164B">
        <w:rPr>
          <w:rFonts w:ascii="Arial" w:hAnsi="Arial" w:cs="Arial"/>
          <w:color w:val="000000" w:themeColor="text1"/>
          <w:sz w:val="24"/>
          <w:szCs w:val="24"/>
          <w:lang w:val="en-GB"/>
        </w:rPr>
        <w:t>(</w:t>
      </w:r>
      <w:r w:rsidR="008C7B36" w:rsidRPr="00E1164B">
        <w:rPr>
          <w:rFonts w:ascii="Arial" w:hAnsi="Arial" w:cs="Arial"/>
          <w:color w:val="000000" w:themeColor="text1"/>
          <w:sz w:val="24"/>
          <w:szCs w:val="24"/>
          <w:lang w:val="en-GB"/>
        </w:rPr>
        <w:t xml:space="preserve">Figure </w:t>
      </w:r>
      <w:r w:rsidR="001175E4" w:rsidRPr="00E1164B">
        <w:rPr>
          <w:rFonts w:ascii="Arial" w:hAnsi="Arial" w:cs="Arial"/>
          <w:color w:val="000000" w:themeColor="text1"/>
          <w:sz w:val="24"/>
          <w:szCs w:val="24"/>
          <w:lang w:val="en-GB"/>
        </w:rPr>
        <w:t>1C</w:t>
      </w:r>
      <w:r w:rsidR="008C7B36" w:rsidRPr="00E1164B">
        <w:rPr>
          <w:rFonts w:ascii="Arial" w:hAnsi="Arial" w:cs="Arial"/>
          <w:color w:val="000000" w:themeColor="text1"/>
          <w:sz w:val="24"/>
          <w:szCs w:val="24"/>
          <w:lang w:val="en-GB"/>
        </w:rPr>
        <w:t xml:space="preserve">; </w:t>
      </w:r>
      <w:r w:rsidR="00D85CFB" w:rsidRPr="00E1164B">
        <w:rPr>
          <w:rFonts w:ascii="Arial" w:hAnsi="Arial" w:cs="Arial"/>
          <w:color w:val="000000" w:themeColor="text1"/>
          <w:sz w:val="24"/>
          <w:szCs w:val="24"/>
          <w:lang w:val="en-GB"/>
        </w:rPr>
        <w:t xml:space="preserve">p </w:t>
      </w:r>
      <w:r w:rsidR="00FB425B" w:rsidRPr="00E1164B">
        <w:rPr>
          <w:rFonts w:ascii="Arial" w:hAnsi="Arial" w:cs="Arial"/>
          <w:color w:val="000000" w:themeColor="text1"/>
          <w:sz w:val="24"/>
          <w:szCs w:val="24"/>
          <w:lang w:val="en-GB"/>
        </w:rPr>
        <w:t>&lt;</w:t>
      </w:r>
      <w:r w:rsidR="00D85CFB" w:rsidRPr="00E1164B">
        <w:rPr>
          <w:rFonts w:ascii="Arial" w:hAnsi="Arial" w:cs="Arial"/>
          <w:color w:val="000000" w:themeColor="text1"/>
          <w:sz w:val="24"/>
          <w:szCs w:val="24"/>
          <w:lang w:val="en-GB"/>
        </w:rPr>
        <w:t xml:space="preserve"> 0.0</w:t>
      </w:r>
      <w:r w:rsidR="00FB425B" w:rsidRPr="00E1164B">
        <w:rPr>
          <w:rFonts w:ascii="Arial" w:hAnsi="Arial" w:cs="Arial"/>
          <w:color w:val="000000" w:themeColor="text1"/>
          <w:sz w:val="24"/>
          <w:szCs w:val="24"/>
          <w:lang w:val="en-GB"/>
        </w:rPr>
        <w:t>001</w:t>
      </w:r>
      <w:r w:rsidR="00D85CFB" w:rsidRPr="00E1164B">
        <w:rPr>
          <w:rFonts w:ascii="Arial" w:hAnsi="Arial" w:cs="Arial"/>
          <w:color w:val="000000" w:themeColor="text1"/>
          <w:sz w:val="24"/>
          <w:szCs w:val="24"/>
          <w:lang w:val="en-GB"/>
        </w:rPr>
        <w:t xml:space="preserve">, </w:t>
      </w:r>
      <w:r w:rsidR="00FB425B" w:rsidRPr="00E1164B">
        <w:rPr>
          <w:rFonts w:ascii="Arial" w:hAnsi="Arial" w:cs="Arial"/>
          <w:color w:val="000000" w:themeColor="text1"/>
          <w:sz w:val="24"/>
          <w:szCs w:val="24"/>
          <w:lang w:val="en-GB"/>
        </w:rPr>
        <w:t>Odds Ratio = 0.06</w:t>
      </w:r>
      <w:r w:rsidR="00D85CFB" w:rsidRPr="00E1164B">
        <w:rPr>
          <w:rFonts w:ascii="Arial" w:hAnsi="Arial" w:cs="Arial"/>
          <w:color w:val="000000" w:themeColor="text1"/>
          <w:sz w:val="24"/>
          <w:szCs w:val="24"/>
          <w:lang w:val="en-GB"/>
        </w:rPr>
        <w:t>).</w:t>
      </w:r>
    </w:p>
    <w:p w14:paraId="0310528C" w14:textId="77777777" w:rsidR="007825DE" w:rsidRPr="00CD17BC" w:rsidRDefault="007825DE" w:rsidP="007825DE">
      <w:pPr>
        <w:jc w:val="both"/>
        <w:rPr>
          <w:rFonts w:ascii="Arial" w:hAnsi="Arial" w:cs="Arial"/>
          <w:sz w:val="24"/>
          <w:szCs w:val="24"/>
          <w:lang w:val="en-GB"/>
        </w:rPr>
      </w:pPr>
    </w:p>
    <w:p w14:paraId="243B6A7A" w14:textId="77777777" w:rsidR="007825DE" w:rsidRPr="00CD17BC" w:rsidRDefault="007825DE" w:rsidP="007825DE">
      <w:pPr>
        <w:jc w:val="both"/>
        <w:rPr>
          <w:rFonts w:ascii="Arial" w:hAnsi="Arial" w:cs="Arial"/>
          <w:b/>
          <w:bCs/>
          <w:sz w:val="20"/>
          <w:szCs w:val="20"/>
          <w:lang w:val="en-GB"/>
        </w:rPr>
      </w:pPr>
      <w:r w:rsidRPr="00CD17BC">
        <w:rPr>
          <w:noProof/>
          <w:lang w:val="en-GB"/>
        </w:rPr>
        <w:lastRenderedPageBreak/>
        <w:drawing>
          <wp:inline distT="0" distB="0" distL="0" distR="0" wp14:anchorId="75A517A0" wp14:editId="59884810">
            <wp:extent cx="6096000" cy="8804076"/>
            <wp:effectExtent l="0" t="0" r="0" b="0"/>
            <wp:docPr id="6796890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1677" name="Imagem 3"/>
                    <pic:cNvPicPr/>
                  </pic:nvPicPr>
                  <pic:blipFill>
                    <a:blip r:embed="rId56">
                      <a:extLst>
                        <a:ext uri="{28A0092B-C50C-407E-A947-70E740481C1C}">
                          <a14:useLocalDpi xmlns:a14="http://schemas.microsoft.com/office/drawing/2010/main" val="0"/>
                        </a:ext>
                      </a:extLst>
                    </a:blip>
                    <a:stretch>
                      <a:fillRect/>
                    </a:stretch>
                  </pic:blipFill>
                  <pic:spPr>
                    <a:xfrm>
                      <a:off x="0" y="0"/>
                      <a:ext cx="6116617" cy="8833852"/>
                    </a:xfrm>
                    <a:prstGeom prst="rect">
                      <a:avLst/>
                    </a:prstGeom>
                  </pic:spPr>
                </pic:pic>
              </a:graphicData>
            </a:graphic>
          </wp:inline>
        </w:drawing>
      </w:r>
    </w:p>
    <w:p w14:paraId="44D8B2E9" w14:textId="4A454E52" w:rsidR="007825DE" w:rsidRPr="00E1164B" w:rsidRDefault="007825DE" w:rsidP="0098059C">
      <w:pPr>
        <w:jc w:val="both"/>
        <w:rPr>
          <w:rFonts w:ascii="Arial" w:hAnsi="Arial" w:cs="Arial"/>
          <w:color w:val="000000" w:themeColor="text1"/>
          <w:sz w:val="20"/>
          <w:szCs w:val="20"/>
          <w:lang w:val="en-GB"/>
        </w:rPr>
      </w:pPr>
      <w:r w:rsidRPr="00CD17BC">
        <w:rPr>
          <w:rStyle w:val="Heading6Char"/>
          <w:rFonts w:ascii="Arial" w:hAnsi="Arial" w:cs="Arial"/>
          <w:b/>
          <w:bCs/>
          <w:i w:val="0"/>
          <w:iCs w:val="0"/>
          <w:color w:val="000000" w:themeColor="text1"/>
          <w:sz w:val="20"/>
          <w:szCs w:val="20"/>
          <w:lang w:val="en-GB"/>
        </w:rPr>
        <w:lastRenderedPageBreak/>
        <w:t>Figure 1.</w:t>
      </w:r>
      <w:r w:rsidRPr="00CD17BC">
        <w:rPr>
          <w:rFonts w:ascii="Arial" w:hAnsi="Arial" w:cs="Arial"/>
          <w:b/>
          <w:bCs/>
          <w:color w:val="000000" w:themeColor="text1"/>
          <w:sz w:val="20"/>
          <w:szCs w:val="20"/>
          <w:lang w:val="en-GB"/>
        </w:rPr>
        <w:t xml:space="preserve"> SGs purified by different methods have distinct transcriptomes</w:t>
      </w:r>
      <w:r w:rsidRPr="00CD17BC">
        <w:rPr>
          <w:rFonts w:ascii="Arial" w:hAnsi="Arial" w:cs="Arial"/>
          <w:b/>
          <w:bCs/>
          <w:sz w:val="20"/>
          <w:szCs w:val="20"/>
          <w:lang w:val="en-GB"/>
        </w:rPr>
        <w:t>.</w:t>
      </w:r>
      <w:r w:rsidRPr="00CD17BC">
        <w:rPr>
          <w:rFonts w:ascii="Arial" w:hAnsi="Arial" w:cs="Arial"/>
          <w:b/>
          <w:bCs/>
          <w:color w:val="FF0000"/>
          <w:sz w:val="20"/>
          <w:szCs w:val="20"/>
          <w:lang w:val="en-GB"/>
        </w:rPr>
        <w:t xml:space="preserve"> </w:t>
      </w:r>
      <w:r w:rsidRPr="00CD17BC">
        <w:rPr>
          <w:rFonts w:ascii="Arial" w:hAnsi="Arial" w:cs="Arial"/>
          <w:sz w:val="20"/>
          <w:szCs w:val="20"/>
          <w:lang w:val="en-GB"/>
        </w:rPr>
        <w:t xml:space="preserve">(A) Scatter plots of t-statistics of differential gene expression (DGE) between SGs and WCs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in number of nucleotides (nt) (X-axis), for SG purification by </w:t>
      </w:r>
      <w:r w:rsidRPr="00CD17BC">
        <w:rPr>
          <w:lang w:val="en-GB"/>
        </w:rPr>
        <w:t>DC</w:t>
      </w:r>
      <w:r w:rsidRPr="00CD17BC">
        <w:rPr>
          <w:lang w:val="en-GB"/>
        </w:rPr>
        <w:fldChar w:fldCharType="begin"/>
      </w:r>
      <w:r w:rsidR="00300753">
        <w:rPr>
          <w:lang w:val="en-GB"/>
        </w:rPr>
        <w:instrText xml:space="preserve"> ADDIN ZOTERO_ITEM CSL_CITATION {"citationID":"1GFGtehl","properties":{"unsorted":false,"formattedCitation":"(31)","plainCitation":"(31)","noteIndex":0},"citationItems":[{"id":"7QlDGlPw/FbnlmiAa","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lang w:val="en-GB"/>
        </w:rPr>
        <w:fldChar w:fldCharType="separate"/>
      </w:r>
      <w:r w:rsidR="0097304F" w:rsidRPr="0097304F">
        <w:rPr>
          <w:rFonts w:ascii="Aptos" w:hAnsi="Aptos"/>
          <w:lang w:val="en-GB"/>
        </w:rPr>
        <w:t>(31)</w:t>
      </w:r>
      <w:r w:rsidRPr="00CD17BC">
        <w:rPr>
          <w:lang w:val="en-GB"/>
        </w:rPr>
        <w:fldChar w:fldCharType="end"/>
      </w:r>
      <w:r w:rsidRPr="00CD17BC">
        <w:rPr>
          <w:rFonts w:ascii="Arial" w:hAnsi="Arial" w:cs="Arial"/>
          <w:sz w:val="20"/>
          <w:szCs w:val="20"/>
          <w:lang w:val="en-GB"/>
        </w:rPr>
        <w:t xml:space="preserve"> (left) and PL</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glIafcY","properties":{"unsorted":false,"formattedCitation":"(29)","plainCitation":"(29)","noteIndex":0},"citationItems":[{"id":"7QlDGlPw/J6uUxkLm","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(right); genes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(B) </w:t>
      </w:r>
      <w:r w:rsidRPr="00CD17BC">
        <w:rPr>
          <w:rFonts w:ascii="Arial" w:hAnsi="Arial" w:cs="Arial"/>
          <w:color w:val="000000" w:themeColor="text1"/>
          <w:sz w:val="20"/>
          <w:szCs w:val="20"/>
          <w:lang w:val="en-GB"/>
        </w:rPr>
        <w:t xml:space="preserve">Heatmap of Spearman’s correlations between </w:t>
      </w:r>
      <w:r w:rsidRPr="00CD17BC">
        <w:rPr>
          <w:rFonts w:ascii="Arial" w:hAnsi="Arial" w:cs="Arial"/>
          <w:sz w:val="20"/>
          <w:szCs w:val="20"/>
          <w:lang w:val="en-GB"/>
        </w:rPr>
        <w:t xml:space="preserve">t-statistics of DGE between SGs and WCs, </w:t>
      </w:r>
      <w:r w:rsidRPr="00CD17BC">
        <w:rPr>
          <w:rFonts w:ascii="Arial" w:hAnsi="Arial" w:cs="Arial"/>
          <w:color w:val="000000" w:themeColor="text1"/>
          <w:sz w:val="20"/>
          <w:szCs w:val="20"/>
          <w:lang w:val="en-GB"/>
        </w:rPr>
        <w:t xml:space="preserve">from different studies, and RNA </w:t>
      </w:r>
      <w:r w:rsidRPr="00CD17BC">
        <w:rPr>
          <w:rFonts w:ascii="Arial" w:hAnsi="Arial" w:cs="Arial"/>
          <w:sz w:val="20"/>
          <w:szCs w:val="20"/>
          <w:lang w:val="en-GB"/>
        </w:rPr>
        <w:t xml:space="preserve">length. </w:t>
      </w:r>
      <w:r w:rsidRPr="00CD17BC">
        <w:rPr>
          <w:rFonts w:ascii="Arial" w:hAnsi="Arial" w:cs="Arial"/>
          <w:color w:val="000000" w:themeColor="text1"/>
          <w:sz w:val="20"/>
          <w:szCs w:val="20"/>
          <w:lang w:val="en-GB"/>
        </w:rPr>
        <w:t xml:space="preserve">Stress stimulus, cell type, transcriptome of origin, SG purification method, and target molecule used for purification of each study are given below the heatmap. </w:t>
      </w:r>
      <w:r w:rsidRPr="00CD17BC">
        <w:rPr>
          <w:rFonts w:ascii="Arial" w:hAnsi="Arial" w:cs="Arial"/>
          <w:sz w:val="20"/>
          <w:szCs w:val="20"/>
          <w:lang w:val="en-GB"/>
        </w:rPr>
        <w:t>G3BP refers to G3BP1 alone or both G3BP1 and G3BP2. METTL3 knockdown and knockout are marked with the same colo</w:t>
      </w:r>
      <w:r w:rsidR="006E12C5">
        <w:rPr>
          <w:rFonts w:ascii="Arial" w:hAnsi="Arial" w:cs="Arial"/>
          <w:sz w:val="20"/>
          <w:szCs w:val="20"/>
          <w:lang w:val="en-GB"/>
        </w:rPr>
        <w:t>u</w:t>
      </w:r>
      <w:r w:rsidRPr="00CD17BC">
        <w:rPr>
          <w:rFonts w:ascii="Arial" w:hAnsi="Arial" w:cs="Arial"/>
          <w:sz w:val="20"/>
          <w:szCs w:val="20"/>
          <w:lang w:val="en-GB"/>
        </w:rPr>
        <w:t>r.</w:t>
      </w:r>
      <w:r w:rsidRPr="00CD17BC">
        <w:rPr>
          <w:rFonts w:ascii="Arial" w:hAnsi="Arial" w:cs="Arial"/>
          <w:color w:val="000000" w:themeColor="text1"/>
          <w:sz w:val="20"/>
          <w:szCs w:val="20"/>
          <w:lang w:val="en-GB"/>
        </w:rPr>
        <w:t xml:space="preserve"> (C) Scatter plot of GSEA Normali</w:t>
      </w:r>
      <w:r>
        <w:rPr>
          <w:rFonts w:ascii="Arial" w:hAnsi="Arial" w:cs="Arial"/>
          <w:color w:val="000000" w:themeColor="text1"/>
          <w:sz w:val="20"/>
          <w:szCs w:val="20"/>
          <w:lang w:val="en-GB"/>
        </w:rPr>
        <w:t>s</w:t>
      </w:r>
      <w:r w:rsidRPr="00CD17BC">
        <w:rPr>
          <w:rFonts w:ascii="Arial" w:hAnsi="Arial" w:cs="Arial"/>
          <w:color w:val="000000" w:themeColor="text1"/>
          <w:sz w:val="20"/>
          <w:szCs w:val="20"/>
          <w:lang w:val="en-GB"/>
        </w:rPr>
        <w:t xml:space="preserve">ed Enrichment Scores (NES) of Hallmarks between SGs and WCs, based on genes ranked by t-statistics of differential expression, </w:t>
      </w:r>
      <w:r w:rsidRPr="00CD17BC">
        <w:rPr>
          <w:rFonts w:ascii="Arial" w:hAnsi="Arial" w:cs="Arial"/>
          <w:sz w:val="20"/>
          <w:szCs w:val="20"/>
          <w:lang w:val="en-GB"/>
        </w:rPr>
        <w:t>for SG purification by</w:t>
      </w:r>
      <w:r w:rsidRPr="00CD17BC">
        <w:rPr>
          <w:rFonts w:ascii="Arial" w:hAnsi="Arial" w:cs="Arial"/>
          <w:color w:val="000000" w:themeColor="text1"/>
          <w:sz w:val="20"/>
          <w:szCs w:val="20"/>
          <w:lang w:val="en-GB"/>
        </w:rPr>
        <w:t xml:space="preserve"> </w:t>
      </w:r>
      <w:r w:rsidRPr="00CD17BC">
        <w:rPr>
          <w:rFonts w:ascii="Arial" w:hAnsi="Arial" w:cs="Arial"/>
          <w:sz w:val="20"/>
          <w:szCs w:val="20"/>
          <w:lang w:val="en-GB"/>
        </w:rPr>
        <w:t>DC</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EvKnIAV","properties":{"unsorted":false,"formattedCitation":"(31)","plainCitation":"(31)","noteIndex":0},"citationItems":[{"id":"7QlDGlPw/FbnlmiAa","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color w:val="000000" w:themeColor="text1"/>
          <w:sz w:val="20"/>
          <w:szCs w:val="20"/>
          <w:lang w:val="en-GB"/>
        </w:rPr>
        <w:t xml:space="preserve"> or </w:t>
      </w:r>
      <w:r w:rsidRPr="00CD17BC">
        <w:rPr>
          <w:rFonts w:ascii="Arial" w:hAnsi="Arial" w:cs="Arial"/>
          <w:sz w:val="20"/>
          <w:szCs w:val="20"/>
          <w:lang w:val="en-GB"/>
        </w:rPr>
        <w:t>PL</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R7gAvLCY","properties":{"unsorted":false,"formattedCitation":"(29)","plainCitation":"(29)","noteIndex":0},"citationItems":[{"id":"7QlDGlPw/J6uUxkLm","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lang w:val="en-GB"/>
        </w:rPr>
        <w:t xml:space="preserve"> </w:t>
      </w:r>
      <w:r w:rsidRPr="00CD17BC">
        <w:rPr>
          <w:rFonts w:ascii="Arial" w:hAnsi="Arial" w:cs="Arial"/>
          <w:color w:val="000000" w:themeColor="text1"/>
          <w:sz w:val="20"/>
          <w:szCs w:val="20"/>
          <w:lang w:val="en-GB"/>
        </w:rPr>
        <w:t xml:space="preserve">(SG NES - Y-axis)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genes ranked by length of </w:t>
      </w:r>
      <w:r w:rsidRPr="00CD17BC">
        <w:rPr>
          <w:rFonts w:ascii="Arial" w:hAnsi="Arial" w:cs="Arial"/>
          <w:sz w:val="20"/>
          <w:szCs w:val="20"/>
          <w:lang w:val="en-GB"/>
        </w:rPr>
        <w:t>representative transcript</w:t>
      </w:r>
      <w:r w:rsidRPr="00CD17BC">
        <w:rPr>
          <w:rFonts w:ascii="Arial" w:hAnsi="Arial" w:cs="Arial"/>
          <w:color w:val="000000" w:themeColor="text1"/>
          <w:sz w:val="20"/>
          <w:szCs w:val="20"/>
          <w:lang w:val="en-GB"/>
        </w:rPr>
        <w:t xml:space="preserve"> (RNA Length NES - X-</w:t>
      </w:r>
      <w:r w:rsidRPr="00CD17BC">
        <w:rPr>
          <w:rFonts w:ascii="Arial" w:hAnsi="Arial" w:cs="Arial"/>
          <w:sz w:val="20"/>
          <w:szCs w:val="20"/>
          <w:lang w:val="en-GB"/>
        </w:rPr>
        <w:t>a</w:t>
      </w:r>
      <w:r w:rsidRPr="00CD17BC">
        <w:rPr>
          <w:rFonts w:ascii="Arial" w:hAnsi="Arial" w:cs="Arial"/>
          <w:color w:val="000000" w:themeColor="text1"/>
          <w:sz w:val="20"/>
          <w:szCs w:val="20"/>
          <w:lang w:val="en-GB"/>
        </w:rPr>
        <w:t>xis). Dashed lines depict identity (Y = X; Y = -X), and axis lines.</w:t>
      </w:r>
    </w:p>
    <w:p w14:paraId="49287C79" w14:textId="2B8F5710" w:rsidR="00F10C64" w:rsidRPr="00E1164B" w:rsidRDefault="00F10C64" w:rsidP="0098059C">
      <w:pPr>
        <w:jc w:val="both"/>
        <w:rPr>
          <w:rFonts w:ascii="Arial" w:hAnsi="Arial" w:cs="Arial"/>
          <w:color w:val="000000" w:themeColor="text1"/>
          <w:sz w:val="24"/>
          <w:szCs w:val="24"/>
          <w:lang w:val="en-GB"/>
        </w:rPr>
      </w:pPr>
      <w:r w:rsidRPr="00E1164B">
        <w:rPr>
          <w:rFonts w:ascii="Arial" w:hAnsi="Arial" w:cs="Arial"/>
          <w:sz w:val="24"/>
          <w:szCs w:val="24"/>
          <w:lang w:val="en-GB"/>
        </w:rPr>
        <w:t xml:space="preserve">Notably, these datasets </w:t>
      </w:r>
      <w:r w:rsidR="0087035F" w:rsidRPr="00E1164B">
        <w:rPr>
          <w:rFonts w:ascii="Arial" w:hAnsi="Arial" w:cs="Arial"/>
          <w:sz w:val="24"/>
          <w:szCs w:val="24"/>
          <w:lang w:val="en-GB"/>
        </w:rPr>
        <w:t>differ</w:t>
      </w:r>
      <w:r w:rsidRPr="00E1164B">
        <w:rPr>
          <w:rFonts w:ascii="Arial" w:hAnsi="Arial" w:cs="Arial"/>
          <w:sz w:val="24"/>
          <w:szCs w:val="24"/>
          <w:lang w:val="en-GB"/>
        </w:rPr>
        <w:t xml:space="preserve"> in cell lines and arsenite </w:t>
      </w:r>
      <w:r w:rsidR="00D85CFB" w:rsidRPr="00E1164B">
        <w:rPr>
          <w:rFonts w:ascii="Arial" w:hAnsi="Arial" w:cs="Arial"/>
          <w:sz w:val="24"/>
          <w:szCs w:val="24"/>
          <w:lang w:val="en-GB"/>
        </w:rPr>
        <w:t>concentration</w:t>
      </w:r>
      <w:r w:rsidR="00C831A9" w:rsidRPr="00E1164B">
        <w:rPr>
          <w:rFonts w:ascii="Arial" w:hAnsi="Arial" w:cs="Arial"/>
          <w:sz w:val="24"/>
          <w:szCs w:val="24"/>
          <w:lang w:val="en-GB"/>
        </w:rPr>
        <w:t>s</w:t>
      </w:r>
      <w:r w:rsidRPr="00E1164B">
        <w:rPr>
          <w:rFonts w:ascii="Arial" w:hAnsi="Arial" w:cs="Arial"/>
          <w:sz w:val="24"/>
          <w:szCs w:val="24"/>
          <w:lang w:val="en-GB"/>
        </w:rPr>
        <w:t>, factors previously suggested to influence SG transcript composition</w:t>
      </w:r>
      <w:r w:rsidR="002A2416"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{"citationID":"Qs60les5","properties":{"formattedCitation":"(29, 83)","plainCitation":"(29, 83)","noteIndex":0},"citationItems":[{"id":"7QlDGlPw/J6uUxkLm","uris":["http://zotero.org/users/local/1p9EH8ax/items/4ULW7W7L"],"itemData":{"id":48,"type":"article-journal","abstract":"Abstract\n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H"}],"issued":{"date-parts":[["2020",7,9]]}}},{"id":462,"uris":["http://zotero.org/users/local/q86rvdj2/items/2KYCDWHM"],"itemData":{"id":462,"type":"article-journal","container-title":"PLOS Biology","DOI":"10.1371/journal.pbio.3000481","ISSN":"1545-7885","issue":"11","journalAbbreviation":"PLoS Biol","page":"e3000481","title":"Recurrent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2A2416" w:rsidRPr="00E1164B">
        <w:rPr>
          <w:rFonts w:ascii="Arial" w:hAnsi="Arial" w:cs="Arial"/>
          <w:sz w:val="24"/>
          <w:szCs w:val="24"/>
          <w:lang w:val="en-GB"/>
        </w:rPr>
        <w:fldChar w:fldCharType="separate"/>
      </w:r>
      <w:r w:rsidR="0097304F" w:rsidRPr="0097304F">
        <w:rPr>
          <w:rFonts w:ascii="Aptos" w:hAnsi="Aptos"/>
          <w:sz w:val="24"/>
          <w:lang w:val="en-GB"/>
        </w:rPr>
        <w:t>(29, 83)</w:t>
      </w:r>
      <w:r w:rsidR="002A2416" w:rsidRPr="00E1164B">
        <w:rPr>
          <w:rFonts w:ascii="Arial" w:hAnsi="Arial" w:cs="Arial"/>
          <w:sz w:val="24"/>
          <w:szCs w:val="24"/>
          <w:lang w:val="en-GB"/>
        </w:rPr>
        <w:fldChar w:fldCharType="end"/>
      </w:r>
      <w:r w:rsidR="00D85CFB" w:rsidRPr="00E1164B">
        <w:rPr>
          <w:rFonts w:ascii="Arial" w:hAnsi="Arial" w:cs="Arial"/>
          <w:sz w:val="24"/>
          <w:szCs w:val="24"/>
          <w:lang w:val="en-GB"/>
        </w:rPr>
        <w:t>.</w:t>
      </w:r>
      <w:r w:rsidRPr="00E1164B">
        <w:rPr>
          <w:rFonts w:ascii="Arial" w:hAnsi="Arial" w:cs="Arial"/>
          <w:sz w:val="24"/>
          <w:szCs w:val="24"/>
          <w:lang w:val="en-GB"/>
        </w:rPr>
        <w:t xml:space="preserve"> To evaluate whether these biological variables could explain the observed differences, we examined </w:t>
      </w:r>
      <w:r w:rsidR="00E32926" w:rsidRPr="00E1164B">
        <w:rPr>
          <w:rFonts w:ascii="Arial" w:hAnsi="Arial" w:cs="Arial"/>
          <w:sz w:val="24"/>
          <w:szCs w:val="24"/>
          <w:lang w:val="en-GB"/>
        </w:rPr>
        <w:t>the transcriptomic oxidative stress response across the corresponding cell lines (Supplementary Figure 1A). A</w:t>
      </w:r>
      <w:r w:rsidR="00171DEB" w:rsidRPr="00E1164B">
        <w:rPr>
          <w:rFonts w:ascii="Arial" w:hAnsi="Arial" w:cs="Arial"/>
          <w:sz w:val="24"/>
          <w:szCs w:val="24"/>
          <w:lang w:val="en-GB"/>
        </w:rPr>
        <w:t xml:space="preserve">rsenite-treated U2-OS and PC-3 </w:t>
      </w:r>
      <w:r w:rsidR="00890D02" w:rsidRPr="00E1164B">
        <w:rPr>
          <w:rFonts w:ascii="Arial" w:hAnsi="Arial" w:cs="Arial"/>
          <w:sz w:val="24"/>
          <w:szCs w:val="24"/>
          <w:lang w:val="en-GB"/>
        </w:rPr>
        <w:t>cell</w:t>
      </w:r>
      <w:r w:rsidR="00E32926" w:rsidRPr="00E1164B">
        <w:rPr>
          <w:rFonts w:ascii="Arial" w:hAnsi="Arial" w:cs="Arial"/>
          <w:sz w:val="24"/>
          <w:szCs w:val="24"/>
          <w:lang w:val="en-GB"/>
        </w:rPr>
        <w:t xml:space="preserve">s </w:t>
      </w:r>
      <w:r w:rsidR="005B64B1" w:rsidRPr="00E1164B">
        <w:rPr>
          <w:rFonts w:ascii="Arial" w:hAnsi="Arial" w:cs="Arial"/>
          <w:sz w:val="24"/>
          <w:szCs w:val="24"/>
          <w:lang w:val="en-GB"/>
        </w:rPr>
        <w:t>share highly upregulated genes,</w:t>
      </w:r>
      <w:r w:rsidR="00E27895" w:rsidRPr="00E1164B">
        <w:rPr>
          <w:rFonts w:ascii="Arial" w:hAnsi="Arial" w:cs="Arial"/>
          <w:sz w:val="24"/>
          <w:szCs w:val="24"/>
          <w:lang w:val="en-GB"/>
        </w:rPr>
        <w:t xml:space="preserve"> </w:t>
      </w:r>
      <w:r w:rsidR="00890D02" w:rsidRPr="00E1164B">
        <w:rPr>
          <w:rFonts w:ascii="Arial" w:hAnsi="Arial" w:cs="Arial"/>
          <w:sz w:val="24"/>
          <w:szCs w:val="24"/>
          <w:lang w:val="en-GB"/>
        </w:rPr>
        <w:t>includ</w:t>
      </w:r>
      <w:r w:rsidR="005B64B1" w:rsidRPr="00E1164B">
        <w:rPr>
          <w:rFonts w:ascii="Arial" w:hAnsi="Arial" w:cs="Arial"/>
          <w:sz w:val="24"/>
          <w:szCs w:val="24"/>
          <w:lang w:val="en-GB"/>
        </w:rPr>
        <w:t>ing</w:t>
      </w:r>
      <w:r w:rsidR="00890D02" w:rsidRPr="00E1164B">
        <w:rPr>
          <w:rFonts w:ascii="Arial" w:hAnsi="Arial" w:cs="Arial"/>
          <w:sz w:val="24"/>
          <w:szCs w:val="24"/>
          <w:lang w:val="en-GB"/>
        </w:rPr>
        <w:t xml:space="preserve"> </w:t>
      </w:r>
      <w:r w:rsidR="00890D02" w:rsidRPr="00E1164B">
        <w:rPr>
          <w:rFonts w:ascii="Arial" w:hAnsi="Arial" w:cs="Arial"/>
          <w:i/>
          <w:iCs/>
          <w:sz w:val="24"/>
          <w:szCs w:val="24"/>
          <w:lang w:val="en-GB"/>
        </w:rPr>
        <w:t>MT1X</w:t>
      </w:r>
      <w:r w:rsidR="00890D02" w:rsidRPr="00E1164B">
        <w:rPr>
          <w:rFonts w:ascii="Arial" w:hAnsi="Arial" w:cs="Arial"/>
          <w:sz w:val="24"/>
          <w:szCs w:val="24"/>
          <w:lang w:val="en-GB"/>
        </w:rPr>
        <w:t xml:space="preserve"> and </w:t>
      </w:r>
      <w:r w:rsidR="00890D02" w:rsidRPr="00E1164B">
        <w:rPr>
          <w:rFonts w:ascii="Arial" w:hAnsi="Arial" w:cs="Arial"/>
          <w:i/>
          <w:iCs/>
          <w:sz w:val="24"/>
          <w:szCs w:val="24"/>
          <w:lang w:val="en-GB"/>
        </w:rPr>
        <w:t>MT2A</w:t>
      </w:r>
      <w:r w:rsidR="00890D02" w:rsidRPr="00E1164B">
        <w:rPr>
          <w:rFonts w:ascii="Arial" w:hAnsi="Arial" w:cs="Arial"/>
          <w:sz w:val="24"/>
          <w:szCs w:val="24"/>
          <w:lang w:val="en-GB"/>
        </w:rPr>
        <w:t xml:space="preserve"> (metallothioneins</w:t>
      </w:r>
      <w:r w:rsidR="00E27895" w:rsidRPr="00E1164B">
        <w:rPr>
          <w:rFonts w:ascii="Arial" w:hAnsi="Arial" w:cs="Arial"/>
          <w:sz w:val="24"/>
          <w:szCs w:val="24"/>
          <w:lang w:val="en-GB"/>
        </w:rPr>
        <w:t>, a protein class</w:t>
      </w:r>
      <w:r w:rsidR="00890D02" w:rsidRPr="00E1164B">
        <w:rPr>
          <w:rFonts w:ascii="Arial" w:hAnsi="Arial" w:cs="Arial"/>
          <w:sz w:val="24"/>
          <w:szCs w:val="24"/>
          <w:lang w:val="en-GB"/>
        </w:rPr>
        <w:t xml:space="preserve"> protective against oxidative stress</w:t>
      </w:r>
      <w:r w:rsidR="00E27895"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{"citationID":"94WGloYb","properties":{"formattedCitation":"(84)","plainCitation":"(84)","noteIndex":0},"citationItems":[{"id":89,"uris":["http://zotero.org/users/local/q86rvdj2/items/A9PPKIDY"],"itemData":{"id":89,"type":"article-journal","abstract":"Free radicals are chemical particles containing one or more unpaired electrons, which may be part of the molecule. They cause the molecule to become highly reactive. The free radicals are also known to play a dual role in biological systems, as they can be either beneficial or harmful for living systems. It is clear that there are numerous mechanisms participating on the protection of a cell against free radicals. In this review, our attention is paid to metallothioneins (MTs) as small, cysteine-rich and heavy  metal-binding proteins, which participate in an array of protective stress responses. The mechanism of the reaction of metallothioneins with oxidants and electrophilic compounds is discussed. Numerous reports indicate that MT protects cells from exposure to oxidants and electrophiles, which react readily with sulfhydryl groups. Moreover, MT plays a key role in regulation of zinc levels and distribution in the intracellular space. The connections between zinc, MT and cancer are highlighted.","container-title":"International Journal of Molecular Sciences","DOI":"10.3390/ijms14036044","ISSN":"1422-0067","issue":"3","journalAbbreviation":"IJMS","language":"en","license":"https://creativecommons.org/licenses/by/3.0/","page":"6044-6066","source":"DOI.org (Crossref)","title":"The Role of Metallothionein in Oxidative Stress","volume":"14","author":[{"family":"Ruttkay-Nedecky","given":"Branislav"},{"family":"Nejdl","given":"Lukas"},{"family":"Gumulec","given":"Jaromir"},{"family":"Zitka","given":"Ondrej"},{"family":"Masarik","given":"Michal"},{"family":"Eckschlager","given":"Tomas"},{"family":"Stiborova","given":"Marie"},{"family":"Adam","given":"Vojtech"},{"family":"Kizek","given":"Rene"}],"issued":{"date-parts":[["2013",3,15]]}}}],"schema":"https://github.com/citation-style-language/schema/raw/master/csl-citation.json"} </w:instrText>
      </w:r>
      <w:r w:rsidR="00E27895" w:rsidRPr="00E1164B">
        <w:rPr>
          <w:rFonts w:ascii="Arial" w:hAnsi="Arial" w:cs="Arial"/>
          <w:sz w:val="24"/>
          <w:szCs w:val="24"/>
          <w:lang w:val="en-GB"/>
        </w:rPr>
        <w:fldChar w:fldCharType="separate"/>
      </w:r>
      <w:r w:rsidR="0097304F" w:rsidRPr="0097304F">
        <w:rPr>
          <w:rFonts w:ascii="Aptos" w:hAnsi="Aptos"/>
          <w:sz w:val="24"/>
          <w:lang w:val="en-GB"/>
        </w:rPr>
        <w:t>(84)</w:t>
      </w:r>
      <w:r w:rsidR="00E27895" w:rsidRPr="00E1164B">
        <w:rPr>
          <w:rFonts w:ascii="Arial" w:hAnsi="Arial" w:cs="Arial"/>
          <w:sz w:val="24"/>
          <w:szCs w:val="24"/>
          <w:lang w:val="en-GB"/>
        </w:rPr>
        <w:fldChar w:fldCharType="end"/>
      </w:r>
      <w:r w:rsidR="00890D02" w:rsidRPr="00E1164B">
        <w:rPr>
          <w:rFonts w:ascii="Arial" w:hAnsi="Arial" w:cs="Arial"/>
          <w:sz w:val="24"/>
          <w:szCs w:val="24"/>
          <w:lang w:val="en-GB"/>
        </w:rPr>
        <w:t xml:space="preserve">), </w:t>
      </w:r>
      <w:r w:rsidR="00890D02" w:rsidRPr="00E1164B">
        <w:rPr>
          <w:rFonts w:ascii="Arial" w:hAnsi="Arial" w:cs="Arial"/>
          <w:i/>
          <w:iCs/>
          <w:sz w:val="24"/>
          <w:szCs w:val="24"/>
          <w:lang w:val="en-GB"/>
        </w:rPr>
        <w:t>DUSP1</w:t>
      </w:r>
      <w:r w:rsidR="00890D02" w:rsidRPr="00E1164B">
        <w:rPr>
          <w:rFonts w:ascii="Arial" w:hAnsi="Arial" w:cs="Arial"/>
          <w:sz w:val="24"/>
          <w:szCs w:val="24"/>
          <w:lang w:val="en-GB"/>
        </w:rPr>
        <w:t xml:space="preserve"> (upregulated during oxidative stress</w:t>
      </w:r>
      <w:r w:rsidR="00E27895"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{"citationID":"Rw3mOPWI","properties":{"formattedCitation":"(85)","plainCitation":"(85)","noteIndex":0},"citationItems":[{"id":91,"uris":["http://zotero.org/users/local/q86rvdj2/items/AK43N84B"],"itemData":{"id":91,"type":"article-journal","abstract":"Abstract\n            p53 controls the cellular response to genotoxic stress through multiple mechanisms. We report here that p53 regulates DUSP1, a dual-specific threonine and tyrosine phosphatase with stringent substrate specificity for mitogen-activated protein kinase (MAPK). DUSP1 is a potent inhibitor of MAPK activity through dephosphorylation of MAPK. In a colon cancer cell line containing inducible ectopic p53, DUSP1 protein level is significantly increased upon activation of p53, leading to cell death in response to nutritional stress. In mouse embryo fibroblast cells, DUSP1 protein abundance is greatly increased after oxidative stress in a p53-dependent manner and also when apoptosis is triggered. We show that p53 induces the activity of a human DUSP1 regulatory region. Furthermore, p53 can physically interact with the DUSP1 regulatory region in vivo, and p53 binds to a 10-bp perfect palindromic site in this DUSP1 regulatory region. We show that overexpression of DUSP1 or inhibition of MAPK activity significantly increases cellular susceptibility to oxidative damage. These findings indicate that p53 is a transcriptional regulator of DUSP1 in stress responses. Our results reveal a mechanism whereby p53 selectively regulates target genes and suggest a way in which subgroups of those target genes might be controlled independently. (Mol Cancer Res 2008;6(4):624–33)","container-title":"Molecular Cancer Research","DOI":"10.1158/1541-7786.MCR-07-2019","ISSN":"1541-7786, 1557-3125","issue":"4","language":"en","page":"624-633","source":"DOI.org (Crossref)","title":"&lt;i&gt;DUSP1&lt;/i&gt; Is Controlled by p53 during the Cellular Response to Oxidative Stress","volume":"6","author":[{"family":"Liu","given":"Yu-Xin"},{"family":"Wang","given":"Jianli"},{"family":"Guo","given":"Jianfen"},{"family":"Wu","given":"Jingjing"},{"family":"Lieberman","given":"Howard B."},{"family":"Yin","given":"Yuxin"}],"issued":{"date-parts":[["2008",4,1]]}}}],"schema":"https://github.com/citation-style-language/schema/raw/master/csl-citation.json"} </w:instrText>
      </w:r>
      <w:r w:rsidR="00E27895" w:rsidRPr="00E1164B">
        <w:rPr>
          <w:rFonts w:ascii="Arial" w:hAnsi="Arial" w:cs="Arial"/>
          <w:sz w:val="24"/>
          <w:szCs w:val="24"/>
          <w:lang w:val="en-GB"/>
        </w:rPr>
        <w:fldChar w:fldCharType="separate"/>
      </w:r>
      <w:r w:rsidR="0097304F" w:rsidRPr="0097304F">
        <w:rPr>
          <w:rFonts w:ascii="Aptos" w:hAnsi="Aptos"/>
          <w:sz w:val="24"/>
          <w:lang w:val="en-GB"/>
        </w:rPr>
        <w:t>(85)</w:t>
      </w:r>
      <w:r w:rsidR="00E27895" w:rsidRPr="00E1164B">
        <w:rPr>
          <w:rFonts w:ascii="Arial" w:hAnsi="Arial" w:cs="Arial"/>
          <w:sz w:val="24"/>
          <w:szCs w:val="24"/>
          <w:lang w:val="en-GB"/>
        </w:rPr>
        <w:fldChar w:fldCharType="end"/>
      </w:r>
      <w:r w:rsidR="00890D02" w:rsidRPr="00E1164B">
        <w:rPr>
          <w:rFonts w:ascii="Arial" w:hAnsi="Arial" w:cs="Arial"/>
          <w:sz w:val="24"/>
          <w:szCs w:val="24"/>
          <w:lang w:val="en-GB"/>
        </w:rPr>
        <w:t xml:space="preserve">), and </w:t>
      </w:r>
      <w:r w:rsidR="00890D02" w:rsidRPr="00E1164B">
        <w:rPr>
          <w:rFonts w:ascii="Arial" w:hAnsi="Arial" w:cs="Arial"/>
          <w:i/>
          <w:iCs/>
          <w:sz w:val="24"/>
          <w:szCs w:val="24"/>
          <w:lang w:val="en-GB"/>
        </w:rPr>
        <w:t>DNAJB1</w:t>
      </w:r>
      <w:r w:rsidR="00890D02" w:rsidRPr="00E1164B">
        <w:rPr>
          <w:rFonts w:ascii="Arial" w:hAnsi="Arial" w:cs="Arial"/>
          <w:sz w:val="24"/>
          <w:szCs w:val="24"/>
          <w:lang w:val="en-GB"/>
        </w:rPr>
        <w:t>/</w:t>
      </w:r>
      <w:r w:rsidR="00890D02" w:rsidRPr="00E1164B">
        <w:rPr>
          <w:rFonts w:ascii="Arial" w:hAnsi="Arial" w:cs="Arial"/>
          <w:i/>
          <w:iCs/>
          <w:sz w:val="24"/>
          <w:szCs w:val="24"/>
          <w:lang w:val="en-GB"/>
        </w:rPr>
        <w:t>HSP40</w:t>
      </w:r>
      <w:r w:rsidR="00890D02" w:rsidRPr="00E1164B">
        <w:rPr>
          <w:rFonts w:ascii="Arial" w:hAnsi="Arial" w:cs="Arial"/>
          <w:sz w:val="24"/>
          <w:szCs w:val="24"/>
          <w:lang w:val="en-GB"/>
        </w:rPr>
        <w:t xml:space="preserve"> (which mitigates oxidative stress–induced cytotoxicity</w:t>
      </w:r>
      <w:r w:rsidR="00E27895"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{"citationID":"ki6Bu3FN","properties":{"formattedCitation":"(86)","plainCitation":"(86)","noteIndex":0},"citationItems":[{"id":92,"uris":["http://zotero.org/users/local/q86rvdj2/items/JEYTESMN"],"itemData":{"id":92,"type":"</w:instrText>
      </w:r>
      <w:r w:rsidR="001823B1">
        <w:rPr>
          <w:rFonts w:ascii="Arial" w:hAnsi="Arial" w:cs="Arial" w:hint="eastAsia"/>
          <w:sz w:val="24"/>
          <w:szCs w:val="24"/>
          <w:lang w:val="en-GB"/>
        </w:rPr>
        <w:instrText>article-journal","abstract":"Heat shock protein 40 (Hsp40) functions as a co</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chaperone of mammalian Heat shock protein 70 (Hsp70) and facilitates the ATPase activity of Hsp70, and also promotes the cellular protein folding and renaturation of misfolded proteins. In an effort to assess the effects of Hsp40, we generated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fused Hsp40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 The cells were transduced with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 and exposed to H\n              2\n              O\n              2\n              . We demonstrated that the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transduced cells were more resistant to cellular cytotoxicity and cell death. In particular, the degradation of Hsp70 was significantly reduced in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containing cells as a consequence of reduced ubiquitin</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proteasome activity after oxidative injury</w:instrText>
      </w:r>
      <w:r w:rsidR="001823B1">
        <w:rPr>
          <w:rFonts w:ascii="Arial" w:hAnsi="Arial" w:cs="Arial"/>
          <w:sz w:val="24"/>
          <w:szCs w:val="24"/>
          <w:lang w:val="en-GB"/>
        </w:rPr>
        <w:instrText>. These data support the notion that Hsp40 may confer resistance to oxidative stress via the prevention of proteasome activity.","container-title":"FEBS Letters","DOI":"10.1016/j.febslet.2008.01.053","ISSN":"0014-5793, 1873-3468","issue":"5","journalAbbre</w:instrText>
      </w:r>
      <w:r w:rsidR="001823B1">
        <w:rPr>
          <w:rFonts w:ascii="Arial" w:hAnsi="Arial" w:cs="Arial" w:hint="eastAsia"/>
          <w:sz w:val="24"/>
          <w:szCs w:val="24"/>
          <w:lang w:val="en-GB"/>
        </w:rPr>
        <w:instrText>viation":"FEBS Letters","language":"en","license":"http://onlinelibrary.wiley.com/termsAndConditions#vor","page":"734-740","source":"DOI.org (Crossref)","title":"TAT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 inhibits oxidative stress</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mediated cytotoxicity via the inhibition of Hsp70 ubiquit</w:instrText>
      </w:r>
      <w:r w:rsidR="001823B1">
        <w:rPr>
          <w:rFonts w:ascii="Arial" w:hAnsi="Arial" w:cs="Arial"/>
          <w:sz w:val="24"/>
          <w:szCs w:val="24"/>
          <w:lang w:val="en-GB"/>
        </w:rPr>
        <w:instrText xml:space="preserve">ination","volume":"582","author":[{"family":"Kim","given":"Soo-A"},{"family":"Chang","given":"Sunghoe"},{"family":"Yoon","given":"Jung-Hoon"},{"family":"Ahn","given":"Sang-Gun"}],"issued":{"date-parts":[["2008",3,5]]}}}],"schema":"https://github.com/citation-style-language/schema/raw/master/csl-citation.json"} </w:instrText>
      </w:r>
      <w:r w:rsidR="00E27895" w:rsidRPr="00E1164B">
        <w:rPr>
          <w:rFonts w:ascii="Arial" w:hAnsi="Arial" w:cs="Arial"/>
          <w:sz w:val="24"/>
          <w:szCs w:val="24"/>
          <w:lang w:val="en-GB"/>
        </w:rPr>
        <w:fldChar w:fldCharType="separate"/>
      </w:r>
      <w:r w:rsidR="0097304F" w:rsidRPr="0097304F">
        <w:rPr>
          <w:rFonts w:ascii="Aptos" w:hAnsi="Aptos"/>
          <w:sz w:val="24"/>
          <w:lang w:val="en-GB"/>
        </w:rPr>
        <w:t>(86)</w:t>
      </w:r>
      <w:r w:rsidR="00E27895" w:rsidRPr="00E1164B">
        <w:rPr>
          <w:rFonts w:ascii="Arial" w:hAnsi="Arial" w:cs="Arial"/>
          <w:sz w:val="24"/>
          <w:szCs w:val="24"/>
          <w:lang w:val="en-GB"/>
        </w:rPr>
        <w:fldChar w:fldCharType="end"/>
      </w:r>
      <w:r w:rsidR="00890D02" w:rsidRPr="00E1164B">
        <w:rPr>
          <w:rFonts w:ascii="Arial" w:hAnsi="Arial" w:cs="Arial"/>
          <w:sz w:val="24"/>
          <w:szCs w:val="24"/>
          <w:lang w:val="en-GB"/>
        </w:rPr>
        <w:t>).</w:t>
      </w:r>
      <w:r w:rsidR="00D163AE" w:rsidRPr="00E1164B">
        <w:rPr>
          <w:rFonts w:ascii="Arial" w:hAnsi="Arial" w:cs="Arial"/>
          <w:sz w:val="24"/>
          <w:szCs w:val="24"/>
          <w:lang w:val="en-GB"/>
        </w:rPr>
        <w:t xml:space="preserve"> </w:t>
      </w:r>
      <w:r w:rsidR="005B64B1" w:rsidRPr="00E1164B">
        <w:rPr>
          <w:rFonts w:ascii="Arial" w:hAnsi="Arial" w:cs="Arial"/>
          <w:sz w:val="24"/>
          <w:szCs w:val="24"/>
          <w:lang w:val="en-GB"/>
        </w:rPr>
        <w:t>Furthermore</w:t>
      </w:r>
      <w:r w:rsidR="00D163AE" w:rsidRPr="00E1164B">
        <w:rPr>
          <w:rFonts w:ascii="Arial" w:hAnsi="Arial" w:cs="Arial"/>
          <w:sz w:val="24"/>
          <w:szCs w:val="24"/>
          <w:lang w:val="en-GB"/>
        </w:rPr>
        <w:t xml:space="preserve">, GSEA </w:t>
      </w:r>
      <w:r w:rsidR="005B64B1" w:rsidRPr="00E1164B">
        <w:rPr>
          <w:rFonts w:ascii="Arial" w:hAnsi="Arial" w:cs="Arial"/>
          <w:sz w:val="24"/>
          <w:szCs w:val="24"/>
          <w:lang w:val="en-GB"/>
        </w:rPr>
        <w:t xml:space="preserve">on the </w:t>
      </w:r>
      <w:r w:rsidR="0087035F" w:rsidRPr="00E1164B">
        <w:rPr>
          <w:rFonts w:ascii="Arial" w:hAnsi="Arial" w:cs="Arial"/>
          <w:sz w:val="24"/>
          <w:szCs w:val="24"/>
          <w:lang w:val="en-GB"/>
        </w:rPr>
        <w:t>DE</w:t>
      </w:r>
      <w:r w:rsidR="00C563FD" w:rsidRPr="00E1164B">
        <w:rPr>
          <w:rFonts w:ascii="Arial" w:hAnsi="Arial" w:cs="Arial"/>
          <w:sz w:val="24"/>
          <w:szCs w:val="24"/>
          <w:lang w:val="en-GB"/>
        </w:rPr>
        <w:t>G</w:t>
      </w:r>
      <w:r w:rsidR="0087035F" w:rsidRPr="00E1164B">
        <w:rPr>
          <w:rFonts w:ascii="Arial" w:hAnsi="Arial" w:cs="Arial"/>
          <w:sz w:val="24"/>
          <w:szCs w:val="24"/>
          <w:lang w:val="en-GB"/>
        </w:rPr>
        <w:t>s</w:t>
      </w:r>
      <w:r w:rsidR="005B64B1" w:rsidRPr="00E1164B">
        <w:rPr>
          <w:rFonts w:ascii="Arial" w:hAnsi="Arial" w:cs="Arial"/>
          <w:sz w:val="24"/>
          <w:szCs w:val="24"/>
          <w:lang w:val="en-GB"/>
        </w:rPr>
        <w:t xml:space="preserve"> between </w:t>
      </w:r>
      <w:r w:rsidR="00BC3F7F" w:rsidRPr="00E1164B">
        <w:rPr>
          <w:rFonts w:ascii="Arial" w:hAnsi="Arial" w:cs="Arial"/>
          <w:sz w:val="24"/>
          <w:szCs w:val="24"/>
          <w:lang w:val="en-GB"/>
        </w:rPr>
        <w:t>stressed</w:t>
      </w:r>
      <w:r w:rsidR="005B64B1" w:rsidRPr="00E1164B">
        <w:rPr>
          <w:rFonts w:ascii="Arial" w:hAnsi="Arial" w:cs="Arial"/>
          <w:sz w:val="24"/>
          <w:szCs w:val="24"/>
          <w:lang w:val="en-GB"/>
        </w:rPr>
        <w:t xml:space="preserve"> and </w:t>
      </w:r>
      <w:r w:rsidR="00BC3F7F" w:rsidRPr="00E1164B">
        <w:rPr>
          <w:rFonts w:ascii="Arial" w:hAnsi="Arial" w:cs="Arial"/>
          <w:sz w:val="24"/>
          <w:szCs w:val="24"/>
          <w:lang w:val="en-GB"/>
        </w:rPr>
        <w:t>unstressed states</w:t>
      </w:r>
      <w:r w:rsidR="005B64B1" w:rsidRPr="00E1164B">
        <w:rPr>
          <w:rFonts w:ascii="Arial" w:hAnsi="Arial" w:cs="Arial"/>
          <w:sz w:val="24"/>
          <w:szCs w:val="24"/>
          <w:lang w:val="en-GB"/>
        </w:rPr>
        <w:t xml:space="preserve"> </w:t>
      </w:r>
      <w:r w:rsidR="00D45A61" w:rsidRPr="00E1164B">
        <w:rPr>
          <w:rFonts w:ascii="Arial" w:hAnsi="Arial" w:cs="Arial"/>
          <w:sz w:val="24"/>
          <w:szCs w:val="24"/>
          <w:lang w:val="en-GB"/>
        </w:rPr>
        <w:t xml:space="preserve">in both </w:t>
      </w:r>
      <w:r w:rsidR="005B64B1" w:rsidRPr="00E1164B">
        <w:rPr>
          <w:rFonts w:ascii="Arial" w:hAnsi="Arial" w:cs="Arial"/>
          <w:sz w:val="24"/>
          <w:szCs w:val="24"/>
          <w:lang w:val="en-GB"/>
        </w:rPr>
        <w:t>cell lines</w:t>
      </w:r>
      <w:r w:rsidR="00936295" w:rsidRPr="00E1164B">
        <w:rPr>
          <w:rFonts w:ascii="Arial" w:hAnsi="Arial" w:cs="Arial"/>
          <w:sz w:val="24"/>
          <w:szCs w:val="24"/>
          <w:lang w:val="en-GB"/>
        </w:rPr>
        <w:t xml:space="preserve"> revealed similar</w:t>
      </w:r>
      <w:r w:rsidR="00D163AE" w:rsidRPr="00E1164B">
        <w:rPr>
          <w:rFonts w:ascii="Arial" w:hAnsi="Arial" w:cs="Arial"/>
          <w:sz w:val="24"/>
          <w:szCs w:val="24"/>
          <w:lang w:val="en-GB"/>
        </w:rPr>
        <w:t xml:space="preserve"> Hallmark</w:t>
      </w:r>
      <w:r w:rsidR="00936295" w:rsidRPr="00E1164B">
        <w:rPr>
          <w:rFonts w:ascii="Arial" w:hAnsi="Arial" w:cs="Arial"/>
          <w:sz w:val="24"/>
          <w:szCs w:val="24"/>
          <w:lang w:val="en-GB"/>
        </w:rPr>
        <w:t xml:space="preserve"> enrichment </w:t>
      </w:r>
      <w:r w:rsidR="001175E4" w:rsidRPr="00E1164B">
        <w:rPr>
          <w:rFonts w:ascii="Arial" w:hAnsi="Arial" w:cs="Arial"/>
          <w:sz w:val="24"/>
          <w:szCs w:val="24"/>
          <w:lang w:val="en-GB"/>
        </w:rPr>
        <w:t>(Supplementary Figure 1B</w:t>
      </w:r>
      <w:r w:rsidR="00936295" w:rsidRPr="00E1164B">
        <w:rPr>
          <w:rFonts w:ascii="Arial" w:hAnsi="Arial" w:cs="Arial"/>
          <w:sz w:val="24"/>
          <w:szCs w:val="24"/>
          <w:lang w:val="en-GB"/>
        </w:rPr>
        <w:t xml:space="preserve">; </w:t>
      </w:r>
      <w:r w:rsidR="001175E4" w:rsidRPr="00E1164B">
        <w:rPr>
          <w:rFonts w:ascii="Arial" w:hAnsi="Arial" w:cs="Arial"/>
          <w:color w:val="000000" w:themeColor="text1"/>
          <w:sz w:val="24"/>
          <w:szCs w:val="24"/>
          <w:lang w:val="en-GB"/>
        </w:rPr>
        <w:t>Fisher’s p &lt; 3.5e-4, Odds Ratio = 21.66).</w:t>
      </w:r>
      <w:r w:rsidR="0087035F" w:rsidRPr="00E1164B">
        <w:rPr>
          <w:rFonts w:ascii="Arial" w:hAnsi="Arial" w:cs="Arial"/>
          <w:color w:val="000000" w:themeColor="text1"/>
          <w:sz w:val="24"/>
          <w:szCs w:val="24"/>
          <w:lang w:val="en-GB"/>
        </w:rPr>
        <w:t xml:space="preserve"> </w:t>
      </w:r>
      <w:r w:rsidR="00E32926" w:rsidRPr="00E1164B">
        <w:rPr>
          <w:rFonts w:ascii="Arial" w:hAnsi="Arial" w:cs="Arial"/>
          <w:color w:val="000000" w:themeColor="text1"/>
          <w:sz w:val="24"/>
          <w:szCs w:val="24"/>
          <w:lang w:val="en-GB"/>
        </w:rPr>
        <w:t>Consistent with this, WC transcriptomes from these cell lines under oxidative stress also showed a degree of correlation in the stress response (Supplementary Figure 1</w:t>
      </w:r>
      <w:r w:rsidR="0026698E" w:rsidRPr="00E1164B">
        <w:rPr>
          <w:rFonts w:ascii="Arial" w:hAnsi="Arial" w:cs="Arial"/>
          <w:color w:val="000000" w:themeColor="text1"/>
          <w:sz w:val="24"/>
          <w:szCs w:val="24"/>
          <w:lang w:val="en-GB"/>
        </w:rPr>
        <w:t>A</w:t>
      </w:r>
      <w:r w:rsidR="00E32926" w:rsidRPr="00E1164B">
        <w:rPr>
          <w:rFonts w:ascii="Arial" w:hAnsi="Arial" w:cs="Arial"/>
          <w:color w:val="000000" w:themeColor="text1"/>
          <w:sz w:val="24"/>
          <w:szCs w:val="24"/>
          <w:lang w:val="en-GB"/>
        </w:rPr>
        <w:t xml:space="preserve">), together indicating that cell line alone is unlikely to account for the differences seen in SG transcriptomes. </w:t>
      </w:r>
      <w:r w:rsidR="0087035F" w:rsidRPr="00E1164B">
        <w:rPr>
          <w:rFonts w:ascii="Arial" w:hAnsi="Arial" w:cs="Arial"/>
          <w:color w:val="000000" w:themeColor="text1"/>
          <w:sz w:val="24"/>
          <w:szCs w:val="24"/>
          <w:lang w:val="en-GB"/>
        </w:rPr>
        <w:t>Most likely, the v</w:t>
      </w:r>
      <w:r w:rsidR="0087035F" w:rsidRPr="00E1164B">
        <w:rPr>
          <w:rFonts w:ascii="Arial" w:hAnsi="Arial" w:cs="Arial"/>
          <w:sz w:val="24"/>
          <w:szCs w:val="24"/>
          <w:lang w:val="en-GB"/>
        </w:rPr>
        <w:t>ariation in SG transcriptomes reflects the different isolation methods used in these example datasets.</w:t>
      </w:r>
      <w:r w:rsidR="00CE2D51" w:rsidRPr="00E1164B">
        <w:rPr>
          <w:rFonts w:ascii="Arial" w:hAnsi="Arial" w:cs="Arial"/>
          <w:sz w:val="24"/>
          <w:szCs w:val="24"/>
          <w:lang w:val="en-GB"/>
        </w:rPr>
        <w:t xml:space="preserve"> </w:t>
      </w:r>
    </w:p>
    <w:p w14:paraId="6F285E89" w14:textId="44FAA2BD" w:rsidR="00CF3DAD" w:rsidRPr="00E1164B" w:rsidRDefault="650E4FDF" w:rsidP="0098059C">
      <w:pPr>
        <w:pStyle w:val="Heading2"/>
        <w:rPr>
          <w:lang w:val="en-GB"/>
        </w:rPr>
      </w:pPr>
      <w:r w:rsidRPr="00E1164B">
        <w:rPr>
          <w:lang w:val="en-GB"/>
        </w:rPr>
        <w:t xml:space="preserve">Simulation of the centrifugation process </w:t>
      </w:r>
      <w:r w:rsidR="1049C011" w:rsidRPr="00E1164B">
        <w:rPr>
          <w:lang w:val="en-GB"/>
        </w:rPr>
        <w:t xml:space="preserve">yields RNA length bias </w:t>
      </w:r>
      <w:r w:rsidRPr="00E1164B">
        <w:rPr>
          <w:lang w:val="en-GB"/>
        </w:rPr>
        <w:t xml:space="preserve">compatible with </w:t>
      </w:r>
      <w:r w:rsidR="1049C011" w:rsidRPr="00E1164B">
        <w:rPr>
          <w:lang w:val="en-GB"/>
        </w:rPr>
        <w:t xml:space="preserve">that observed </w:t>
      </w:r>
      <w:r w:rsidR="62ADAF9A" w:rsidRPr="00E1164B">
        <w:rPr>
          <w:lang w:val="en-GB"/>
        </w:rPr>
        <w:t xml:space="preserve">in </w:t>
      </w:r>
      <w:r w:rsidR="7EA33BCA" w:rsidRPr="00E1164B">
        <w:rPr>
          <w:lang w:val="en-GB"/>
        </w:rPr>
        <w:t>DC</w:t>
      </w:r>
      <w:r w:rsidR="1049C011" w:rsidRPr="00E1164B">
        <w:rPr>
          <w:lang w:val="en-GB"/>
        </w:rPr>
        <w:t>-isolated SGs</w:t>
      </w:r>
    </w:p>
    <w:p w14:paraId="73FA9F80" w14:textId="77777777" w:rsidR="009045C8" w:rsidRPr="00E1164B" w:rsidRDefault="009045C8" w:rsidP="009045C8">
      <w:pPr>
        <w:jc w:val="both"/>
        <w:rPr>
          <w:rFonts w:ascii="Arial" w:hAnsi="Arial" w:cs="Arial"/>
          <w:sz w:val="24"/>
          <w:szCs w:val="24"/>
          <w:lang w:val="en-GB"/>
        </w:rPr>
      </w:pPr>
      <w:r w:rsidRPr="00E1164B">
        <w:rPr>
          <w:rFonts w:ascii="Arial" w:hAnsi="Arial" w:cs="Arial"/>
          <w:sz w:val="24"/>
          <w:szCs w:val="24"/>
          <w:lang w:val="en-GB"/>
        </w:rPr>
        <w:t xml:space="preserve">SG assembly is driven by molecular aggregation, suggesting that longer RNAs, with greater potential for multivalent interactions, may be preferentially enriched. Nevertheless, the strong correlation observed between SG and WC transcriptomes (Supplementary Figure 1B) is compatible with the null hypothesis that the SG transcriptome is just a sample of the cell's cytosolic transcriptome. This raises the possibility of the RNA length bias in DC-purified SGs not being biological but rather a technical artefact. </w:t>
      </w:r>
    </w:p>
    <w:p w14:paraId="11B0664A" w14:textId="31B5C09F" w:rsidR="00B723AF" w:rsidRPr="00E1164B" w:rsidRDefault="00B723AF" w:rsidP="009045C8">
      <w:pPr>
        <w:jc w:val="both"/>
        <w:rPr>
          <w:rFonts w:ascii="Arial" w:hAnsi="Arial" w:cs="Arial"/>
          <w:sz w:val="24"/>
          <w:szCs w:val="24"/>
          <w:lang w:val="en-GB"/>
        </w:rPr>
      </w:pPr>
      <w:r w:rsidRPr="00E1164B">
        <w:rPr>
          <w:rFonts w:ascii="Arial" w:hAnsi="Arial" w:cs="Arial"/>
          <w:sz w:val="24"/>
          <w:szCs w:val="24"/>
          <w:lang w:val="en-GB"/>
        </w:rPr>
        <w:t xml:space="preserve">We first considered whether this bias could originate from sampling artefacts inherent to RNA-seq library preparation; however, </w:t>
      </w:r>
      <w:r w:rsidRPr="00E1164B">
        <w:rPr>
          <w:rFonts w:ascii="Arial" w:hAnsi="Arial" w:cs="Arial"/>
          <w:i/>
          <w:iCs/>
          <w:sz w:val="24"/>
          <w:szCs w:val="24"/>
          <w:lang w:val="en-GB"/>
        </w:rPr>
        <w:t>in silico</w:t>
      </w:r>
      <w:r w:rsidRPr="00E1164B">
        <w:rPr>
          <w:rFonts w:ascii="Arial" w:hAnsi="Arial" w:cs="Arial"/>
          <w:sz w:val="24"/>
          <w:szCs w:val="24"/>
          <w:lang w:val="en-GB"/>
        </w:rPr>
        <w:t xml:space="preserve"> simulations ruled out this possibility (Supplementary Data, Supplementary Figures 2 and 3).</w:t>
      </w:r>
    </w:p>
    <w:p w14:paraId="5FF0F46B" w14:textId="21CC6163" w:rsidR="00745751" w:rsidRPr="00E1164B" w:rsidRDefault="00707CBD" w:rsidP="00CE6E8A">
      <w:pPr>
        <w:jc w:val="both"/>
        <w:rPr>
          <w:rFonts w:ascii="Arial" w:hAnsi="Arial" w:cs="Arial"/>
          <w:sz w:val="24"/>
          <w:szCs w:val="24"/>
          <w:lang w:val="en-GB"/>
        </w:rPr>
      </w:pPr>
      <w:r w:rsidRPr="00E1164B">
        <w:rPr>
          <w:rFonts w:ascii="Arial" w:hAnsi="Arial" w:cs="Arial"/>
          <w:sz w:val="24"/>
          <w:szCs w:val="24"/>
          <w:lang w:val="en-GB"/>
        </w:rPr>
        <w:t>R</w:t>
      </w:r>
      <w:r w:rsidR="00056CB5" w:rsidRPr="00E1164B">
        <w:rPr>
          <w:rFonts w:ascii="Arial" w:hAnsi="Arial" w:cs="Arial"/>
          <w:sz w:val="24"/>
          <w:szCs w:val="24"/>
          <w:lang w:val="en-GB"/>
        </w:rPr>
        <w:t xml:space="preserve">NAs tend to </w:t>
      </w:r>
      <w:r w:rsidR="00705156" w:rsidRPr="00E1164B">
        <w:rPr>
          <w:rFonts w:ascii="Arial" w:hAnsi="Arial" w:cs="Arial"/>
          <w:sz w:val="24"/>
          <w:szCs w:val="24"/>
          <w:lang w:val="en-GB"/>
        </w:rPr>
        <w:t xml:space="preserve">naturally </w:t>
      </w:r>
      <w:r w:rsidR="00056CB5" w:rsidRPr="00E1164B">
        <w:rPr>
          <w:rFonts w:ascii="Arial" w:hAnsi="Arial" w:cs="Arial"/>
          <w:sz w:val="24"/>
          <w:szCs w:val="24"/>
          <w:lang w:val="en-GB"/>
        </w:rPr>
        <w:t>form condensates</w:t>
      </w:r>
      <w:r w:rsidR="00705156" w:rsidRPr="00E1164B">
        <w:rPr>
          <w:rFonts w:ascii="Arial" w:hAnsi="Arial" w:cs="Arial"/>
          <w:sz w:val="24"/>
          <w:szCs w:val="24"/>
          <w:lang w:val="en-GB"/>
        </w:rPr>
        <w:t xml:space="preserve"> in the cell,</w:t>
      </w:r>
      <w:r w:rsidR="00056CB5" w:rsidRPr="00E1164B">
        <w:rPr>
          <w:rFonts w:ascii="Arial" w:hAnsi="Arial" w:cs="Arial"/>
          <w:sz w:val="24"/>
          <w:szCs w:val="24"/>
          <w:lang w:val="en-GB"/>
        </w:rPr>
        <w:t xml:space="preserve"> independent</w:t>
      </w:r>
      <w:r w:rsidR="00705156" w:rsidRPr="00E1164B">
        <w:rPr>
          <w:rFonts w:ascii="Arial" w:hAnsi="Arial" w:cs="Arial"/>
          <w:sz w:val="24"/>
          <w:szCs w:val="24"/>
          <w:lang w:val="en-GB"/>
        </w:rPr>
        <w:t>ly</w:t>
      </w:r>
      <w:r w:rsidR="00056CB5" w:rsidRPr="00E1164B">
        <w:rPr>
          <w:rFonts w:ascii="Arial" w:hAnsi="Arial" w:cs="Arial"/>
          <w:sz w:val="24"/>
          <w:szCs w:val="24"/>
          <w:lang w:val="en-GB"/>
        </w:rPr>
        <w:t xml:space="preserve"> of their locali</w:t>
      </w:r>
      <w:r w:rsidR="004839F3">
        <w:rPr>
          <w:rFonts w:ascii="Arial" w:hAnsi="Arial" w:cs="Arial"/>
          <w:sz w:val="24"/>
          <w:szCs w:val="24"/>
          <w:lang w:val="en-GB"/>
        </w:rPr>
        <w:t>s</w:t>
      </w:r>
      <w:r w:rsidR="00056CB5" w:rsidRPr="00E1164B">
        <w:rPr>
          <w:rFonts w:ascii="Arial" w:hAnsi="Arial" w:cs="Arial"/>
          <w:sz w:val="24"/>
          <w:szCs w:val="24"/>
          <w:lang w:val="en-GB"/>
        </w:rPr>
        <w:t>ation to SGs</w:t>
      </w:r>
      <w:r w:rsidR="00056CB5"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{"citationID":"zDLd3Y3Q","properties":{"formattedCitation":"(32, 33)","plainCitation":"(32, 33)","noteIndex":0},"citationItems":[{"id":"7QlDGlPw/5Illk25b","uris":["http://zotero.org/users/local/1p9EH8ax/items/Q44GWUCS"],"itemData":{"id":"mYxpVVa4/eGQVLnAZ","type":"article-journal","container-title":"Molecular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Allan"}],"issued":{"date-parts":[["2022",7]]}}},{"id":"7QlDGlPw/Ue3q6JCf","uris":["http://zotero.org/users/local/1p9EH8ax/items/76HJKWHJ"],"itemData":{"id":"BBFnzxKo/U8gzqVaC","type":"article","abstract":"Abstract\n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56CB5" w:rsidRPr="00E1164B">
        <w:rPr>
          <w:rFonts w:ascii="Arial" w:hAnsi="Arial" w:cs="Arial"/>
          <w:sz w:val="24"/>
          <w:szCs w:val="24"/>
          <w:lang w:val="en-GB"/>
        </w:rPr>
        <w:fldChar w:fldCharType="separate"/>
      </w:r>
      <w:r w:rsidR="0097304F" w:rsidRPr="0097304F">
        <w:rPr>
          <w:rFonts w:ascii="Aptos" w:hAnsi="Aptos"/>
          <w:sz w:val="24"/>
          <w:lang w:val="en-GB"/>
        </w:rPr>
        <w:t>(32, 33)</w:t>
      </w:r>
      <w:r w:rsidR="00056CB5" w:rsidRPr="00E1164B">
        <w:rPr>
          <w:rFonts w:ascii="Arial" w:hAnsi="Arial" w:cs="Arial"/>
          <w:sz w:val="24"/>
          <w:szCs w:val="24"/>
          <w:lang w:val="en-GB"/>
        </w:rPr>
        <w:fldChar w:fldCharType="end"/>
      </w:r>
      <w:r w:rsidR="00056CB5" w:rsidRPr="00E1164B">
        <w:rPr>
          <w:rFonts w:ascii="Arial" w:hAnsi="Arial" w:cs="Arial"/>
          <w:sz w:val="24"/>
          <w:szCs w:val="24"/>
          <w:lang w:val="en-GB"/>
        </w:rPr>
        <w:t xml:space="preserve">. </w:t>
      </w:r>
      <w:r w:rsidRPr="00E1164B">
        <w:rPr>
          <w:rFonts w:ascii="Arial" w:hAnsi="Arial" w:cs="Arial"/>
          <w:sz w:val="24"/>
          <w:szCs w:val="24"/>
          <w:lang w:val="en-GB"/>
        </w:rPr>
        <w:t>Thus</w:t>
      </w:r>
      <w:r w:rsidR="00056CB5" w:rsidRPr="00E1164B">
        <w:rPr>
          <w:rFonts w:ascii="Arial" w:hAnsi="Arial" w:cs="Arial"/>
          <w:sz w:val="24"/>
          <w:szCs w:val="24"/>
          <w:lang w:val="en-GB"/>
        </w:rPr>
        <w:t xml:space="preserve">, DC purification, which isolates condensate-rich fractions prior to </w:t>
      </w:r>
      <w:r w:rsidR="00D01CC5" w:rsidRPr="00E1164B">
        <w:rPr>
          <w:rFonts w:ascii="Arial" w:hAnsi="Arial" w:cs="Arial"/>
          <w:sz w:val="24"/>
          <w:szCs w:val="24"/>
          <w:lang w:val="en-GB"/>
        </w:rPr>
        <w:t xml:space="preserve">their </w:t>
      </w:r>
      <w:r w:rsidR="00056CB5" w:rsidRPr="00E1164B">
        <w:rPr>
          <w:rFonts w:ascii="Arial" w:hAnsi="Arial" w:cs="Arial"/>
          <w:sz w:val="24"/>
          <w:szCs w:val="24"/>
          <w:lang w:val="en-GB"/>
        </w:rPr>
        <w:lastRenderedPageBreak/>
        <w:t xml:space="preserve">immunoprecipitation, may </w:t>
      </w:r>
      <w:r w:rsidRPr="00E1164B">
        <w:rPr>
          <w:rFonts w:ascii="Arial" w:hAnsi="Arial" w:cs="Arial"/>
          <w:sz w:val="24"/>
          <w:szCs w:val="24"/>
          <w:lang w:val="en-GB"/>
        </w:rPr>
        <w:t xml:space="preserve">also </w:t>
      </w:r>
      <w:r w:rsidR="00056CB5" w:rsidRPr="00E1164B">
        <w:rPr>
          <w:rFonts w:ascii="Arial" w:hAnsi="Arial" w:cs="Arial"/>
          <w:sz w:val="24"/>
          <w:szCs w:val="24"/>
          <w:lang w:val="en-GB"/>
        </w:rPr>
        <w:t>capture RNA condensates</w:t>
      </w:r>
      <w:r w:rsidR="00D01CC5" w:rsidRPr="00E1164B">
        <w:rPr>
          <w:rFonts w:ascii="Arial" w:hAnsi="Arial" w:cs="Arial"/>
          <w:sz w:val="24"/>
          <w:szCs w:val="24"/>
          <w:lang w:val="en-GB"/>
        </w:rPr>
        <w:t xml:space="preserve"> other than</w:t>
      </w:r>
      <w:r w:rsidR="00056CB5" w:rsidRPr="00E1164B">
        <w:rPr>
          <w:rFonts w:ascii="Arial" w:hAnsi="Arial" w:cs="Arial"/>
          <w:sz w:val="24"/>
          <w:szCs w:val="24"/>
          <w:lang w:val="en-GB"/>
        </w:rPr>
        <w:t xml:space="preserve"> SGs. To test this, we simulated centrifugation </w:t>
      </w:r>
      <w:r w:rsidR="00056CB5" w:rsidRPr="00E1164B">
        <w:rPr>
          <w:rFonts w:ascii="Arial" w:hAnsi="Arial" w:cs="Arial"/>
          <w:i/>
          <w:iCs/>
          <w:sz w:val="24"/>
          <w:szCs w:val="24"/>
          <w:lang w:val="en-GB"/>
        </w:rPr>
        <w:t>in silico</w:t>
      </w:r>
      <w:r w:rsidR="00056CB5" w:rsidRPr="00E1164B">
        <w:rPr>
          <w:rFonts w:ascii="Arial" w:hAnsi="Arial" w:cs="Arial"/>
          <w:sz w:val="24"/>
          <w:szCs w:val="24"/>
          <w:lang w:val="en-GB"/>
        </w:rPr>
        <w:t xml:space="preserve"> using WC expression data</w:t>
      </w:r>
      <w:r w:rsidR="00EA08B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KkoDgm9","properties":{"formattedCitation":"(31)","plainCitation":"(31)","noteIndex":0},"citationItems":[{"id":"7QlDGlPw/FbnlmiAa","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A08B7" w:rsidRPr="00E1164B">
        <w:rPr>
          <w:rFonts w:ascii="Arial" w:hAnsi="Arial" w:cs="Arial"/>
          <w:sz w:val="24"/>
          <w:szCs w:val="24"/>
          <w:lang w:val="en-GB"/>
        </w:rPr>
        <w:fldChar w:fldCharType="separate"/>
      </w:r>
      <w:r w:rsidR="0097304F" w:rsidRPr="0097304F">
        <w:rPr>
          <w:rFonts w:ascii="Aptos" w:hAnsi="Aptos"/>
          <w:sz w:val="24"/>
          <w:lang w:val="en-GB"/>
        </w:rPr>
        <w:t>(31)</w:t>
      </w:r>
      <w:r w:rsidR="00EA08B7" w:rsidRPr="00E1164B">
        <w:rPr>
          <w:rFonts w:ascii="Arial" w:hAnsi="Arial" w:cs="Arial"/>
          <w:sz w:val="24"/>
          <w:szCs w:val="24"/>
          <w:lang w:val="en-GB"/>
        </w:rPr>
        <w:fldChar w:fldCharType="end"/>
      </w:r>
      <w:r w:rsidR="003D45D0" w:rsidRPr="00E1164B">
        <w:rPr>
          <w:rFonts w:ascii="Arial" w:hAnsi="Arial" w:cs="Arial"/>
          <w:sz w:val="24"/>
          <w:szCs w:val="24"/>
          <w:lang w:val="en-GB"/>
        </w:rPr>
        <w:t>,</w:t>
      </w:r>
      <w:r w:rsidR="00BB7E1D" w:rsidRPr="00E1164B">
        <w:rPr>
          <w:rFonts w:ascii="Arial" w:hAnsi="Arial" w:cs="Arial"/>
          <w:sz w:val="24"/>
          <w:szCs w:val="24"/>
          <w:lang w:val="en-GB"/>
        </w:rPr>
        <w:t xml:space="preserve"> </w:t>
      </w:r>
      <w:r w:rsidR="002071F8" w:rsidRPr="00E1164B">
        <w:rPr>
          <w:rFonts w:ascii="Arial" w:hAnsi="Arial" w:cs="Arial"/>
          <w:sz w:val="24"/>
          <w:szCs w:val="24"/>
          <w:lang w:val="en-GB"/>
        </w:rPr>
        <w:t>model</w:t>
      </w:r>
      <w:r w:rsidR="00CA2544" w:rsidRPr="00E1164B">
        <w:rPr>
          <w:rFonts w:ascii="Arial" w:hAnsi="Arial" w:cs="Arial"/>
          <w:sz w:val="24"/>
          <w:szCs w:val="24"/>
          <w:lang w:val="en-GB"/>
        </w:rPr>
        <w:t>ling</w:t>
      </w:r>
      <w:r w:rsidR="00056CB5" w:rsidRPr="00E1164B">
        <w:rPr>
          <w:rFonts w:ascii="Arial" w:hAnsi="Arial" w:cs="Arial"/>
          <w:sz w:val="24"/>
          <w:szCs w:val="24"/>
          <w:lang w:val="en-GB"/>
        </w:rPr>
        <w:t xml:space="preserve"> RNA precipitation</w:t>
      </w:r>
      <w:r w:rsidR="00CA2544" w:rsidRPr="00E1164B">
        <w:rPr>
          <w:rFonts w:ascii="Arial" w:hAnsi="Arial" w:cs="Arial"/>
          <w:sz w:val="24"/>
          <w:szCs w:val="24"/>
          <w:lang w:val="en-GB"/>
        </w:rPr>
        <w:t xml:space="preserve"> a</w:t>
      </w:r>
      <w:r w:rsidR="00056CB5" w:rsidRPr="00E1164B">
        <w:rPr>
          <w:rFonts w:ascii="Arial" w:hAnsi="Arial" w:cs="Arial"/>
          <w:sz w:val="24"/>
          <w:szCs w:val="24"/>
          <w:lang w:val="en-GB"/>
        </w:rPr>
        <w:t>s depend</w:t>
      </w:r>
      <w:r w:rsidR="007764F4" w:rsidRPr="00E1164B">
        <w:rPr>
          <w:rFonts w:ascii="Arial" w:hAnsi="Arial" w:cs="Arial"/>
          <w:sz w:val="24"/>
          <w:szCs w:val="24"/>
          <w:lang w:val="en-GB"/>
        </w:rPr>
        <w:t xml:space="preserve">ent primarily on transcript molecular </w:t>
      </w:r>
      <w:r w:rsidR="00CB7DEF" w:rsidRPr="00E1164B">
        <w:rPr>
          <w:rFonts w:ascii="Arial" w:hAnsi="Arial" w:cs="Arial"/>
          <w:sz w:val="24"/>
          <w:szCs w:val="24"/>
          <w:lang w:val="en-GB"/>
        </w:rPr>
        <w:t xml:space="preserve">weight under the assumption of </w:t>
      </w:r>
      <w:r w:rsidR="00056CB5" w:rsidRPr="00E1164B">
        <w:rPr>
          <w:rFonts w:ascii="Arial" w:hAnsi="Arial" w:cs="Arial"/>
          <w:sz w:val="24"/>
          <w:szCs w:val="24"/>
          <w:lang w:val="en-GB"/>
        </w:rPr>
        <w:t>uniform condensate shape</w:t>
      </w:r>
      <w:r w:rsidR="007764F4" w:rsidRPr="00E1164B">
        <w:rPr>
          <w:rFonts w:ascii="Arial" w:hAnsi="Arial" w:cs="Arial"/>
          <w:sz w:val="24"/>
          <w:szCs w:val="24"/>
          <w:lang w:val="en-GB"/>
        </w:rPr>
        <w:t xml:space="preserve"> (Figure </w:t>
      </w:r>
      <w:r w:rsidR="003B23DA" w:rsidRPr="00E1164B">
        <w:rPr>
          <w:rFonts w:ascii="Arial" w:hAnsi="Arial" w:cs="Arial"/>
          <w:sz w:val="24"/>
          <w:szCs w:val="24"/>
          <w:lang w:val="en-GB"/>
        </w:rPr>
        <w:t>2</w:t>
      </w:r>
      <w:r w:rsidR="007764F4" w:rsidRPr="00E1164B">
        <w:rPr>
          <w:rFonts w:ascii="Arial" w:hAnsi="Arial" w:cs="Arial"/>
          <w:sz w:val="24"/>
          <w:szCs w:val="24"/>
          <w:lang w:val="en-GB"/>
        </w:rPr>
        <w:t>A)</w:t>
      </w:r>
      <w:r w:rsidR="00056CB5" w:rsidRPr="00E1164B">
        <w:rPr>
          <w:rFonts w:ascii="Arial" w:hAnsi="Arial" w:cs="Arial"/>
          <w:sz w:val="24"/>
          <w:szCs w:val="24"/>
          <w:lang w:val="en-GB"/>
        </w:rPr>
        <w:t xml:space="preserve">. </w:t>
      </w:r>
      <w:r w:rsidR="006F0E42" w:rsidRPr="00E1164B">
        <w:rPr>
          <w:rFonts w:ascii="Arial" w:hAnsi="Arial" w:cs="Arial"/>
          <w:sz w:val="24"/>
          <w:szCs w:val="24"/>
          <w:lang w:val="en-GB"/>
        </w:rPr>
        <w:t>Although RNAs sediment as part of condensates, we mode</w:t>
      </w:r>
      <w:ins w:id="142" w:author="Diana Vieira" w:date="2026-08-27T09:54:00Z" w16du:dateUtc="2026-08-27T08:54:00Z">
        <w:r w:rsidR="00F810F5">
          <w:rPr>
            <w:rFonts w:ascii="Arial" w:hAnsi="Arial" w:cs="Arial"/>
            <w:sz w:val="24"/>
            <w:szCs w:val="24"/>
            <w:lang w:val="en-GB"/>
          </w:rPr>
          <w:t>l</w:t>
        </w:r>
      </w:ins>
      <w:r w:rsidR="006F0E42" w:rsidRPr="00E1164B">
        <w:rPr>
          <w:rFonts w:ascii="Arial" w:hAnsi="Arial" w:cs="Arial"/>
          <w:sz w:val="24"/>
          <w:szCs w:val="24"/>
          <w:lang w:val="en-GB"/>
        </w:rPr>
        <w:t>led each transcript as sedimenting independently, using its molecular weight as a proxy for the condensate</w:t>
      </w:r>
      <w:r w:rsidR="008A047C" w:rsidRPr="00E1164B">
        <w:rPr>
          <w:rFonts w:ascii="Arial" w:hAnsi="Arial" w:cs="Arial"/>
          <w:sz w:val="24"/>
          <w:szCs w:val="24"/>
          <w:lang w:val="en-GB"/>
        </w:rPr>
        <w:t xml:space="preserve"> (</w:t>
      </w:r>
      <w:r w:rsidR="008A5691" w:rsidRPr="00E1164B">
        <w:rPr>
          <w:rFonts w:ascii="Arial" w:hAnsi="Arial" w:cs="Arial"/>
          <w:sz w:val="24"/>
          <w:szCs w:val="24"/>
          <w:lang w:val="en-GB"/>
        </w:rPr>
        <w:t>see</w:t>
      </w:r>
      <w:r w:rsidR="008A047C" w:rsidRPr="00E1164B">
        <w:rPr>
          <w:rFonts w:ascii="Arial" w:hAnsi="Arial" w:cs="Arial"/>
          <w:sz w:val="24"/>
          <w:szCs w:val="24"/>
          <w:lang w:val="en-GB"/>
        </w:rPr>
        <w:t xml:space="preserve"> Methods)</w:t>
      </w:r>
      <w:r w:rsidR="00056CB5" w:rsidRPr="00E1164B">
        <w:rPr>
          <w:rFonts w:ascii="Arial" w:hAnsi="Arial" w:cs="Arial"/>
          <w:sz w:val="24"/>
          <w:szCs w:val="24"/>
          <w:lang w:val="en-GB"/>
        </w:rPr>
        <w:t xml:space="preserve">. </w:t>
      </w:r>
      <w:r w:rsidR="00EB3F9A" w:rsidRPr="00E1164B">
        <w:rPr>
          <w:lang w:val="en-GB"/>
        </w:rPr>
        <w:t xml:space="preserve"> </w:t>
      </w:r>
      <w:r w:rsidR="00EB3F9A" w:rsidRPr="00E1164B">
        <w:rPr>
          <w:rFonts w:ascii="Arial" w:hAnsi="Arial" w:cs="Arial"/>
          <w:sz w:val="24"/>
          <w:szCs w:val="24"/>
          <w:lang w:val="en-GB"/>
        </w:rPr>
        <w:t>This approach yields a gene expression profile attributable solely to the technical effect of centrifugation, which we interpret as putative SGs.</w:t>
      </w:r>
      <w:r w:rsidR="00D32F9F" w:rsidRPr="00E1164B">
        <w:rPr>
          <w:rFonts w:ascii="Arial" w:hAnsi="Arial" w:cs="Arial"/>
          <w:sz w:val="24"/>
          <w:szCs w:val="24"/>
          <w:lang w:val="en-GB"/>
        </w:rPr>
        <w:t xml:space="preserve"> </w:t>
      </w:r>
      <w:r w:rsidR="002F46AE" w:rsidRPr="00E1164B">
        <w:rPr>
          <w:rFonts w:ascii="Arial" w:hAnsi="Arial" w:cs="Arial"/>
          <w:sz w:val="24"/>
          <w:szCs w:val="24"/>
          <w:lang w:val="en-GB"/>
        </w:rPr>
        <w:t xml:space="preserve">The simulated SGs displayed a </w:t>
      </w:r>
      <w:r w:rsidR="00056CB5" w:rsidRPr="00E1164B">
        <w:rPr>
          <w:rFonts w:ascii="Arial" w:hAnsi="Arial" w:cs="Arial"/>
          <w:sz w:val="24"/>
          <w:szCs w:val="24"/>
          <w:lang w:val="en-GB"/>
        </w:rPr>
        <w:t xml:space="preserve">positive </w:t>
      </w:r>
      <w:r w:rsidR="00A86F50" w:rsidRPr="00E1164B">
        <w:rPr>
          <w:rFonts w:ascii="Arial" w:hAnsi="Arial" w:cs="Arial"/>
          <w:sz w:val="24"/>
          <w:szCs w:val="24"/>
          <w:lang w:val="en-GB"/>
        </w:rPr>
        <w:t xml:space="preserve">RNA </w:t>
      </w:r>
      <w:r w:rsidR="00056CB5" w:rsidRPr="00E1164B">
        <w:rPr>
          <w:rFonts w:ascii="Arial" w:hAnsi="Arial" w:cs="Arial"/>
          <w:sz w:val="24"/>
          <w:szCs w:val="24"/>
          <w:lang w:val="en-GB"/>
        </w:rPr>
        <w:t>length bias</w:t>
      </w:r>
      <w:r w:rsidR="002F46AE" w:rsidRPr="00E1164B">
        <w:rPr>
          <w:rFonts w:ascii="Arial" w:hAnsi="Arial" w:cs="Arial"/>
          <w:sz w:val="24"/>
          <w:szCs w:val="24"/>
          <w:lang w:val="en-GB"/>
        </w:rPr>
        <w:t xml:space="preserve"> relative to WC samples</w:t>
      </w:r>
      <w:r w:rsidR="00A86F50" w:rsidRPr="00E1164B">
        <w:rPr>
          <w:rFonts w:ascii="Arial" w:hAnsi="Arial" w:cs="Arial"/>
          <w:sz w:val="24"/>
          <w:szCs w:val="24"/>
          <w:lang w:val="en-GB"/>
        </w:rPr>
        <w:t>,</w:t>
      </w:r>
      <w:r w:rsidR="00056CB5" w:rsidRPr="00E1164B">
        <w:rPr>
          <w:rFonts w:ascii="Arial" w:hAnsi="Arial" w:cs="Arial"/>
          <w:sz w:val="24"/>
          <w:szCs w:val="24"/>
          <w:lang w:val="en-GB"/>
        </w:rPr>
        <w:t xml:space="preserve"> </w:t>
      </w:r>
      <w:r w:rsidR="002F46AE" w:rsidRPr="00E1164B">
        <w:rPr>
          <w:rFonts w:ascii="Arial" w:hAnsi="Arial" w:cs="Arial"/>
          <w:sz w:val="24"/>
          <w:szCs w:val="24"/>
          <w:lang w:val="en-GB"/>
        </w:rPr>
        <w:t xml:space="preserve">matching that seen </w:t>
      </w:r>
      <w:r w:rsidR="00056CB5" w:rsidRPr="00E1164B">
        <w:rPr>
          <w:rFonts w:ascii="Arial" w:hAnsi="Arial" w:cs="Arial"/>
          <w:sz w:val="24"/>
          <w:szCs w:val="24"/>
          <w:lang w:val="en-GB"/>
        </w:rPr>
        <w:t>in the original DC data</w:t>
      </w:r>
      <w:r w:rsidR="00496CC3"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wQrkxpp","properties":{"formattedCitation":"(31)","plainCitation":"(31)","noteIndex":0},"citationItems":[{"id":"7QlDGlPw/FbnlmiAa","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96CC3" w:rsidRPr="00E1164B">
        <w:rPr>
          <w:rFonts w:ascii="Arial" w:hAnsi="Arial" w:cs="Arial"/>
          <w:sz w:val="24"/>
          <w:szCs w:val="24"/>
          <w:lang w:val="en-GB"/>
        </w:rPr>
        <w:fldChar w:fldCharType="separate"/>
      </w:r>
      <w:r w:rsidR="0097304F" w:rsidRPr="0097304F">
        <w:rPr>
          <w:rFonts w:ascii="Aptos" w:hAnsi="Aptos"/>
          <w:sz w:val="24"/>
          <w:lang w:val="en-GB"/>
        </w:rPr>
        <w:t>(31)</w:t>
      </w:r>
      <w:r w:rsidR="00496CC3" w:rsidRPr="00E1164B">
        <w:rPr>
          <w:rFonts w:ascii="Arial" w:hAnsi="Arial" w:cs="Arial"/>
          <w:sz w:val="24"/>
          <w:szCs w:val="24"/>
          <w:lang w:val="en-GB"/>
        </w:rPr>
        <w:fldChar w:fldCharType="end"/>
      </w:r>
      <w:r w:rsidR="00056CB5" w:rsidRPr="00E1164B">
        <w:rPr>
          <w:rFonts w:ascii="Arial" w:hAnsi="Arial" w:cs="Arial"/>
          <w:sz w:val="24"/>
          <w:szCs w:val="24"/>
          <w:lang w:val="en-GB"/>
        </w:rPr>
        <w:t xml:space="preserve"> (Figure </w:t>
      </w:r>
      <w:r w:rsidR="003B23DA" w:rsidRPr="00E1164B">
        <w:rPr>
          <w:rFonts w:ascii="Arial" w:hAnsi="Arial" w:cs="Arial"/>
          <w:sz w:val="24"/>
          <w:szCs w:val="24"/>
          <w:lang w:val="en-GB"/>
        </w:rPr>
        <w:t>2</w:t>
      </w:r>
      <w:r w:rsidR="00056CB5" w:rsidRPr="00E1164B">
        <w:rPr>
          <w:rFonts w:ascii="Arial" w:hAnsi="Arial" w:cs="Arial"/>
          <w:sz w:val="24"/>
          <w:szCs w:val="24"/>
          <w:lang w:val="en-GB"/>
        </w:rPr>
        <w:t xml:space="preserve">B). GSEA </w:t>
      </w:r>
      <w:r w:rsidR="00C563FD" w:rsidRPr="00E1164B">
        <w:rPr>
          <w:rFonts w:ascii="Arial" w:hAnsi="Arial" w:cs="Arial"/>
          <w:sz w:val="24"/>
          <w:szCs w:val="24"/>
          <w:lang w:val="en-GB"/>
        </w:rPr>
        <w:t xml:space="preserve">for Hallmarks on DEGs between simulated SGs and WC samples </w:t>
      </w:r>
      <w:r w:rsidR="00056CB5" w:rsidRPr="00E1164B">
        <w:rPr>
          <w:rFonts w:ascii="Arial" w:hAnsi="Arial" w:cs="Arial"/>
          <w:sz w:val="24"/>
          <w:szCs w:val="24"/>
          <w:lang w:val="en-GB"/>
        </w:rPr>
        <w:t>was also confounded by transcript size</w:t>
      </w:r>
      <w:r w:rsidR="006B1A17" w:rsidRPr="00E1164B">
        <w:rPr>
          <w:rFonts w:ascii="Arial" w:hAnsi="Arial" w:cs="Arial"/>
          <w:sz w:val="24"/>
          <w:szCs w:val="24"/>
          <w:lang w:val="en-GB"/>
        </w:rPr>
        <w:t xml:space="preserve"> (Fisher's p &lt; 1e-9, Odds Ratio = 44.18)</w:t>
      </w:r>
      <w:r w:rsidR="00056CB5" w:rsidRPr="00E1164B">
        <w:rPr>
          <w:rFonts w:ascii="Arial" w:hAnsi="Arial" w:cs="Arial"/>
          <w:sz w:val="24"/>
          <w:szCs w:val="24"/>
          <w:lang w:val="en-GB"/>
        </w:rPr>
        <w:t xml:space="preserve"> (</w:t>
      </w:r>
      <w:r w:rsidR="00E614EB" w:rsidRPr="00E1164B">
        <w:rPr>
          <w:rFonts w:ascii="Arial" w:hAnsi="Arial" w:cs="Arial"/>
          <w:sz w:val="24"/>
          <w:szCs w:val="24"/>
          <w:lang w:val="en-GB"/>
        </w:rPr>
        <w:t xml:space="preserve">Figure </w:t>
      </w:r>
      <w:r w:rsidR="003B23DA" w:rsidRPr="00E1164B">
        <w:rPr>
          <w:rFonts w:ascii="Arial" w:hAnsi="Arial" w:cs="Arial"/>
          <w:sz w:val="24"/>
          <w:szCs w:val="24"/>
          <w:lang w:val="en-GB"/>
        </w:rPr>
        <w:t>2</w:t>
      </w:r>
      <w:r w:rsidR="00E614EB" w:rsidRPr="00E1164B">
        <w:rPr>
          <w:rFonts w:ascii="Arial" w:hAnsi="Arial" w:cs="Arial"/>
          <w:sz w:val="24"/>
          <w:szCs w:val="24"/>
          <w:lang w:val="en-GB"/>
        </w:rPr>
        <w:t>C</w:t>
      </w:r>
      <w:r w:rsidR="00056CB5" w:rsidRPr="00E1164B">
        <w:rPr>
          <w:rFonts w:ascii="Arial" w:hAnsi="Arial" w:cs="Arial"/>
          <w:sz w:val="24"/>
          <w:szCs w:val="24"/>
          <w:lang w:val="en-GB"/>
        </w:rPr>
        <w:t xml:space="preserve">), consistent with </w:t>
      </w:r>
      <w:r w:rsidR="00630178" w:rsidRPr="00E1164B">
        <w:rPr>
          <w:rFonts w:ascii="Arial" w:hAnsi="Arial" w:cs="Arial"/>
          <w:sz w:val="24"/>
          <w:szCs w:val="24"/>
          <w:lang w:val="en-GB"/>
        </w:rPr>
        <w:t>previous results (Figure 1C).</w:t>
      </w:r>
      <w:r w:rsidR="009027BC" w:rsidRPr="00E1164B">
        <w:rPr>
          <w:rFonts w:ascii="Arial" w:hAnsi="Arial" w:cs="Arial"/>
          <w:sz w:val="24"/>
          <w:szCs w:val="24"/>
          <w:lang w:val="en-GB"/>
        </w:rPr>
        <w:t xml:space="preserve"> </w:t>
      </w:r>
    </w:p>
    <w:p w14:paraId="67BD72F5" w14:textId="245224A4" w:rsidR="00932236" w:rsidRDefault="006B47B7" w:rsidP="00B87F9F">
      <w:pPr>
        <w:jc w:val="both"/>
        <w:rPr>
          <w:rFonts w:ascii="Arial" w:hAnsi="Arial" w:cs="Arial"/>
          <w:sz w:val="24"/>
          <w:szCs w:val="24"/>
          <w:lang w:val="en-GB"/>
        </w:rPr>
      </w:pPr>
      <w:r w:rsidRPr="00E1164B">
        <w:rPr>
          <w:rFonts w:ascii="Arial" w:hAnsi="Arial" w:cs="Arial"/>
          <w:sz w:val="24"/>
          <w:szCs w:val="24"/>
          <w:lang w:val="en-GB"/>
        </w:rPr>
        <w:t xml:space="preserve">We </w:t>
      </w:r>
      <w:r w:rsidR="17268880" w:rsidRPr="00E1164B">
        <w:rPr>
          <w:rFonts w:ascii="Arial" w:hAnsi="Arial" w:cs="Arial"/>
          <w:sz w:val="24"/>
          <w:szCs w:val="24"/>
          <w:lang w:val="en-GB"/>
        </w:rPr>
        <w:t>found a strong correlation</w:t>
      </w:r>
      <w:r w:rsidR="00BC2AB4" w:rsidRPr="00E1164B">
        <w:rPr>
          <w:rFonts w:ascii="Arial" w:hAnsi="Arial" w:cs="Arial"/>
          <w:sz w:val="24"/>
          <w:szCs w:val="24"/>
          <w:lang w:val="en-GB"/>
        </w:rPr>
        <w:t xml:space="preserve"> between simulated and DC-purified SGs in DEGs</w:t>
      </w:r>
      <w:r w:rsidR="00BC2AB4" w:rsidRPr="00E1164B">
        <w:rPr>
          <w:lang w:val="en-GB"/>
        </w:rPr>
        <w:t xml:space="preserve"> </w:t>
      </w:r>
      <w:r w:rsidR="00BC2AB4" w:rsidRPr="00E1164B">
        <w:rPr>
          <w:rFonts w:ascii="Arial" w:hAnsi="Arial" w:cs="Arial"/>
          <w:sz w:val="24"/>
          <w:szCs w:val="24"/>
          <w:lang w:val="en-GB"/>
        </w:rPr>
        <w:t xml:space="preserve">relative to WC samples </w:t>
      </w:r>
      <w:r w:rsidR="17268880" w:rsidRPr="00E1164B">
        <w:rPr>
          <w:rFonts w:ascii="Arial" w:hAnsi="Arial" w:cs="Arial"/>
          <w:sz w:val="24"/>
          <w:szCs w:val="24"/>
          <w:lang w:val="en-GB"/>
        </w:rPr>
        <w:t xml:space="preserve">(Figure </w:t>
      </w:r>
      <w:r w:rsidR="003B23DA" w:rsidRPr="00E1164B">
        <w:rPr>
          <w:rFonts w:ascii="Arial" w:hAnsi="Arial" w:cs="Arial"/>
          <w:sz w:val="24"/>
          <w:szCs w:val="24"/>
          <w:lang w:val="en-GB"/>
        </w:rPr>
        <w:t>2</w:t>
      </w:r>
      <w:r w:rsidR="17268880" w:rsidRPr="00E1164B">
        <w:rPr>
          <w:rFonts w:ascii="Arial" w:hAnsi="Arial" w:cs="Arial"/>
          <w:sz w:val="24"/>
          <w:szCs w:val="24"/>
          <w:lang w:val="en-GB"/>
        </w:rPr>
        <w:t>D).</w:t>
      </w:r>
      <w:r w:rsidR="00260A64" w:rsidRPr="00E1164B">
        <w:rPr>
          <w:rFonts w:ascii="Arial" w:hAnsi="Arial" w:cs="Arial"/>
          <w:sz w:val="24"/>
          <w:szCs w:val="24"/>
          <w:lang w:val="en-GB"/>
        </w:rPr>
        <w:t xml:space="preserve"> </w:t>
      </w:r>
      <w:r w:rsidR="17268880" w:rsidRPr="00E1164B">
        <w:rPr>
          <w:rFonts w:ascii="Arial" w:hAnsi="Arial" w:cs="Arial"/>
          <w:sz w:val="24"/>
          <w:szCs w:val="24"/>
          <w:lang w:val="en-GB"/>
        </w:rPr>
        <w:t>Since the simulated SGs are derived only from WC expression and lack SG-specific biological signals, we interpret them as representing the centrifugation component of the DC method. Compari</w:t>
      </w:r>
      <w:r w:rsidR="6A540705" w:rsidRPr="00E1164B">
        <w:rPr>
          <w:rFonts w:ascii="Arial" w:hAnsi="Arial" w:cs="Arial"/>
          <w:sz w:val="24"/>
          <w:szCs w:val="24"/>
          <w:lang w:val="en-GB"/>
        </w:rPr>
        <w:t xml:space="preserve">ng </w:t>
      </w:r>
      <w:r w:rsidR="00321710" w:rsidRPr="00E1164B">
        <w:rPr>
          <w:rFonts w:ascii="Arial" w:hAnsi="Arial" w:cs="Arial"/>
          <w:sz w:val="24"/>
          <w:szCs w:val="24"/>
          <w:lang w:val="en-GB"/>
        </w:rPr>
        <w:t xml:space="preserve">transcriptomes between </w:t>
      </w:r>
      <w:r w:rsidR="6A540705" w:rsidRPr="00E1164B">
        <w:rPr>
          <w:rFonts w:ascii="Arial" w:hAnsi="Arial" w:cs="Arial"/>
          <w:sz w:val="24"/>
          <w:szCs w:val="24"/>
          <w:lang w:val="en-GB"/>
        </w:rPr>
        <w:t>the</w:t>
      </w:r>
      <w:r w:rsidR="7D5752A0" w:rsidRPr="00E1164B">
        <w:rPr>
          <w:rFonts w:ascii="Arial" w:hAnsi="Arial" w:cs="Arial"/>
          <w:sz w:val="24"/>
          <w:szCs w:val="24"/>
          <w:lang w:val="en-GB"/>
        </w:rPr>
        <w:t xml:space="preserve"> simulated SGs</w:t>
      </w:r>
      <w:r w:rsidR="17268880" w:rsidRPr="00E1164B">
        <w:rPr>
          <w:rFonts w:ascii="Arial" w:hAnsi="Arial" w:cs="Arial"/>
          <w:sz w:val="24"/>
          <w:szCs w:val="24"/>
          <w:lang w:val="en-GB"/>
        </w:rPr>
        <w:t xml:space="preserve"> </w:t>
      </w:r>
      <w:r w:rsidR="00321710" w:rsidRPr="00E1164B">
        <w:rPr>
          <w:rFonts w:ascii="Arial" w:hAnsi="Arial" w:cs="Arial"/>
          <w:sz w:val="24"/>
          <w:szCs w:val="24"/>
          <w:lang w:val="en-GB"/>
        </w:rPr>
        <w:t xml:space="preserve">and </w:t>
      </w:r>
      <w:r w:rsidR="17268880" w:rsidRPr="00E1164B">
        <w:rPr>
          <w:rFonts w:ascii="Arial" w:hAnsi="Arial" w:cs="Arial"/>
          <w:sz w:val="24"/>
          <w:szCs w:val="24"/>
          <w:lang w:val="en-GB"/>
        </w:rPr>
        <w:t xml:space="preserve">the </w:t>
      </w:r>
      <w:r w:rsidR="00CF34F9" w:rsidRPr="00E1164B">
        <w:rPr>
          <w:rFonts w:ascii="Arial" w:hAnsi="Arial" w:cs="Arial"/>
          <w:sz w:val="24"/>
          <w:szCs w:val="24"/>
          <w:lang w:val="en-GB"/>
        </w:rPr>
        <w:t xml:space="preserve">DC-purified </w:t>
      </w:r>
      <w:r w:rsidR="4A739581" w:rsidRPr="00E1164B">
        <w:rPr>
          <w:rFonts w:ascii="Arial" w:hAnsi="Arial" w:cs="Arial"/>
          <w:sz w:val="24"/>
          <w:szCs w:val="24"/>
          <w:lang w:val="en-GB"/>
        </w:rPr>
        <w:t>ones</w:t>
      </w:r>
      <w:r w:rsidR="248E65E9" w:rsidRPr="00E1164B">
        <w:rPr>
          <w:rFonts w:ascii="Arial" w:hAnsi="Arial" w:cs="Arial"/>
          <w:sz w:val="24"/>
          <w:szCs w:val="24"/>
          <w:lang w:val="en-GB"/>
        </w:rPr>
        <w:t xml:space="preserve"> </w:t>
      </w:r>
      <w:r w:rsidR="17268880" w:rsidRPr="00E1164B">
        <w:rPr>
          <w:rFonts w:ascii="Arial" w:hAnsi="Arial" w:cs="Arial"/>
          <w:sz w:val="24"/>
          <w:szCs w:val="24"/>
          <w:lang w:val="en-GB"/>
        </w:rPr>
        <w:t>allow</w:t>
      </w:r>
      <w:r w:rsidR="42A9E4BA" w:rsidRPr="00E1164B">
        <w:rPr>
          <w:rFonts w:ascii="Arial" w:hAnsi="Arial" w:cs="Arial"/>
          <w:sz w:val="24"/>
          <w:szCs w:val="24"/>
          <w:lang w:val="en-GB"/>
        </w:rPr>
        <w:t>s</w:t>
      </w:r>
      <w:r w:rsidR="17268880" w:rsidRPr="00E1164B">
        <w:rPr>
          <w:rFonts w:ascii="Arial" w:hAnsi="Arial" w:cs="Arial"/>
          <w:sz w:val="24"/>
          <w:szCs w:val="24"/>
          <w:lang w:val="en-GB"/>
        </w:rPr>
        <w:t xml:space="preserve"> us to identify transcripts </w:t>
      </w:r>
      <w:r w:rsidR="0013309A" w:rsidRPr="00E1164B">
        <w:rPr>
          <w:rFonts w:ascii="Arial" w:hAnsi="Arial" w:cs="Arial"/>
          <w:sz w:val="24"/>
          <w:szCs w:val="24"/>
          <w:lang w:val="en-GB"/>
        </w:rPr>
        <w:t>sequestered</w:t>
      </w:r>
      <w:r w:rsidR="17268880" w:rsidRPr="00E1164B">
        <w:rPr>
          <w:rFonts w:ascii="Arial" w:hAnsi="Arial" w:cs="Arial"/>
          <w:sz w:val="24"/>
          <w:szCs w:val="24"/>
          <w:lang w:val="en-GB"/>
        </w:rPr>
        <w:t xml:space="preserve"> beyond what would be expected </w:t>
      </w:r>
      <w:r w:rsidR="7D5752A0" w:rsidRPr="00E1164B">
        <w:rPr>
          <w:rFonts w:ascii="Arial" w:hAnsi="Arial" w:cs="Arial"/>
          <w:sz w:val="24"/>
          <w:szCs w:val="24"/>
          <w:lang w:val="en-GB"/>
        </w:rPr>
        <w:t>from</w:t>
      </w:r>
      <w:r w:rsidR="17268880" w:rsidRPr="00E1164B">
        <w:rPr>
          <w:rFonts w:ascii="Arial" w:hAnsi="Arial" w:cs="Arial"/>
          <w:sz w:val="24"/>
          <w:szCs w:val="24"/>
          <w:lang w:val="en-GB"/>
        </w:rPr>
        <w:t xml:space="preserve"> </w:t>
      </w:r>
      <w:r w:rsidR="004839F3">
        <w:rPr>
          <w:rFonts w:ascii="Arial" w:hAnsi="Arial" w:cs="Arial"/>
          <w:sz w:val="24"/>
          <w:szCs w:val="24"/>
          <w:lang w:val="en-GB"/>
        </w:rPr>
        <w:t>their sedimentation</w:t>
      </w:r>
      <w:r w:rsidR="17268880" w:rsidRPr="001B750D">
        <w:rPr>
          <w:rFonts w:ascii="Arial" w:hAnsi="Arial" w:cs="Arial"/>
          <w:sz w:val="24"/>
          <w:szCs w:val="24"/>
          <w:lang w:val="en-GB"/>
        </w:rPr>
        <w:t xml:space="preserve"> alone. Th</w:t>
      </w:r>
      <w:r w:rsidR="00956D83" w:rsidRPr="001B750D">
        <w:rPr>
          <w:rFonts w:ascii="Arial" w:hAnsi="Arial" w:cs="Arial"/>
          <w:sz w:val="24"/>
          <w:szCs w:val="24"/>
          <w:lang w:val="en-GB"/>
        </w:rPr>
        <w:t>ese</w:t>
      </w:r>
      <w:r w:rsidR="17268880" w:rsidRPr="001B750D">
        <w:rPr>
          <w:rFonts w:ascii="Arial" w:hAnsi="Arial" w:cs="Arial"/>
          <w:sz w:val="24"/>
          <w:szCs w:val="24"/>
          <w:lang w:val="en-GB"/>
        </w:rPr>
        <w:t xml:space="preserve"> </w:t>
      </w:r>
      <w:r w:rsidR="00143893" w:rsidRPr="001B750D">
        <w:rPr>
          <w:rFonts w:ascii="Arial" w:hAnsi="Arial" w:cs="Arial"/>
          <w:sz w:val="24"/>
          <w:szCs w:val="24"/>
          <w:lang w:val="en-GB"/>
        </w:rPr>
        <w:t>"</w:t>
      </w:r>
      <w:r w:rsidR="00956D83" w:rsidRPr="001B750D">
        <w:rPr>
          <w:rFonts w:ascii="Arial" w:hAnsi="Arial" w:cs="Arial"/>
          <w:i/>
          <w:iCs/>
          <w:sz w:val="24"/>
          <w:szCs w:val="24"/>
          <w:lang w:val="en-GB"/>
        </w:rPr>
        <w:t>corrected</w:t>
      </w:r>
      <w:r w:rsidR="00143893" w:rsidRPr="001B750D">
        <w:rPr>
          <w:rFonts w:ascii="Arial" w:hAnsi="Arial" w:cs="Arial"/>
          <w:sz w:val="24"/>
          <w:szCs w:val="24"/>
          <w:lang w:val="en-GB"/>
        </w:rPr>
        <w:t>”</w:t>
      </w:r>
      <w:r w:rsidR="17268880" w:rsidRPr="001B750D">
        <w:rPr>
          <w:rFonts w:ascii="Arial" w:hAnsi="Arial" w:cs="Arial"/>
          <w:sz w:val="24"/>
          <w:szCs w:val="24"/>
          <w:lang w:val="en-GB"/>
        </w:rPr>
        <w:t xml:space="preserve"> SG</w:t>
      </w:r>
      <w:r w:rsidR="00143893" w:rsidRPr="001B750D">
        <w:rPr>
          <w:rFonts w:ascii="Arial" w:hAnsi="Arial" w:cs="Arial"/>
          <w:sz w:val="24"/>
          <w:szCs w:val="24"/>
          <w:lang w:val="en-GB"/>
        </w:rPr>
        <w:t xml:space="preserve"> transcriptomes</w:t>
      </w:r>
      <w:r w:rsidR="00956D83" w:rsidRPr="001B750D">
        <w:rPr>
          <w:rFonts w:ascii="Arial" w:hAnsi="Arial" w:cs="Arial"/>
          <w:sz w:val="24"/>
          <w:szCs w:val="24"/>
          <w:lang w:val="en-GB"/>
        </w:rPr>
        <w:t xml:space="preserve"> </w:t>
      </w:r>
      <w:r w:rsidR="17268880" w:rsidRPr="001B750D">
        <w:rPr>
          <w:rFonts w:ascii="Arial" w:hAnsi="Arial" w:cs="Arial"/>
          <w:sz w:val="24"/>
          <w:szCs w:val="24"/>
          <w:lang w:val="en-GB"/>
        </w:rPr>
        <w:t xml:space="preserve">show no length bias (Figure </w:t>
      </w:r>
      <w:r w:rsidR="003B23DA" w:rsidRPr="001B750D">
        <w:rPr>
          <w:rFonts w:ascii="Arial" w:hAnsi="Arial" w:cs="Arial"/>
          <w:sz w:val="24"/>
          <w:szCs w:val="24"/>
          <w:lang w:val="en-GB"/>
        </w:rPr>
        <w:t>2</w:t>
      </w:r>
      <w:r w:rsidR="17268880" w:rsidRPr="001B750D">
        <w:rPr>
          <w:rFonts w:ascii="Arial" w:hAnsi="Arial" w:cs="Arial"/>
          <w:sz w:val="24"/>
          <w:szCs w:val="24"/>
          <w:lang w:val="en-GB"/>
        </w:rPr>
        <w:t>E)</w:t>
      </w:r>
      <w:r w:rsidR="34A2A245" w:rsidRPr="001B750D">
        <w:rPr>
          <w:rFonts w:ascii="Arial" w:hAnsi="Arial" w:cs="Arial"/>
          <w:sz w:val="24"/>
          <w:szCs w:val="24"/>
          <w:lang w:val="en-GB"/>
        </w:rPr>
        <w:t>, s</w:t>
      </w:r>
      <w:r w:rsidR="17268880" w:rsidRPr="001B750D">
        <w:rPr>
          <w:rFonts w:ascii="Arial" w:hAnsi="Arial" w:cs="Arial"/>
          <w:sz w:val="24"/>
          <w:szCs w:val="24"/>
          <w:lang w:val="en-GB"/>
        </w:rPr>
        <w:t>uggest</w:t>
      </w:r>
      <w:r w:rsidR="34A2A245" w:rsidRPr="001B750D">
        <w:rPr>
          <w:rFonts w:ascii="Arial" w:hAnsi="Arial" w:cs="Arial"/>
          <w:sz w:val="24"/>
          <w:szCs w:val="24"/>
          <w:lang w:val="en-GB"/>
        </w:rPr>
        <w:t>ing</w:t>
      </w:r>
      <w:r w:rsidR="17268880" w:rsidRPr="001B750D">
        <w:rPr>
          <w:rFonts w:ascii="Arial" w:hAnsi="Arial" w:cs="Arial"/>
          <w:sz w:val="24"/>
          <w:szCs w:val="24"/>
          <w:lang w:val="en-GB"/>
        </w:rPr>
        <w:t xml:space="preserve"> that the </w:t>
      </w:r>
      <w:r w:rsidR="00143893" w:rsidRPr="001B750D">
        <w:rPr>
          <w:rFonts w:ascii="Arial" w:hAnsi="Arial" w:cs="Arial"/>
          <w:sz w:val="24"/>
          <w:szCs w:val="24"/>
          <w:lang w:val="en-GB"/>
        </w:rPr>
        <w:t xml:space="preserve">reported </w:t>
      </w:r>
      <w:r w:rsidR="17268880" w:rsidRPr="001B750D">
        <w:rPr>
          <w:rFonts w:ascii="Arial" w:hAnsi="Arial" w:cs="Arial"/>
          <w:sz w:val="24"/>
          <w:szCs w:val="24"/>
          <w:lang w:val="en-GB"/>
        </w:rPr>
        <w:t xml:space="preserve">length bias in the original </w:t>
      </w:r>
      <w:r w:rsidR="00956D83" w:rsidRPr="001B750D">
        <w:rPr>
          <w:rFonts w:ascii="Arial" w:hAnsi="Arial" w:cs="Arial"/>
          <w:sz w:val="24"/>
          <w:szCs w:val="24"/>
          <w:lang w:val="en-GB"/>
        </w:rPr>
        <w:t>studies</w:t>
      </w:r>
      <w:r w:rsidR="17268880" w:rsidRPr="001B750D">
        <w:rPr>
          <w:rFonts w:ascii="Arial" w:hAnsi="Arial" w:cs="Arial"/>
          <w:sz w:val="24"/>
          <w:szCs w:val="24"/>
          <w:lang w:val="en-GB"/>
        </w:rPr>
        <w:t xml:space="preserve"> </w:t>
      </w:r>
      <w:r w:rsidR="34A2A245" w:rsidRPr="001B750D">
        <w:rPr>
          <w:rFonts w:ascii="Arial" w:hAnsi="Arial" w:cs="Arial"/>
          <w:sz w:val="24"/>
          <w:szCs w:val="24"/>
          <w:lang w:val="en-GB"/>
        </w:rPr>
        <w:t>likely stems from</w:t>
      </w:r>
      <w:r w:rsidR="17268880" w:rsidRPr="001B750D">
        <w:rPr>
          <w:rFonts w:ascii="Arial" w:hAnsi="Arial" w:cs="Arial"/>
          <w:sz w:val="24"/>
          <w:szCs w:val="24"/>
          <w:lang w:val="en-GB"/>
        </w:rPr>
        <w:t xml:space="preserve"> centrifugation-related artefacts in the purification process.</w:t>
      </w:r>
      <w:r w:rsidR="00260A64" w:rsidRPr="001B750D">
        <w:rPr>
          <w:rFonts w:ascii="Arial" w:hAnsi="Arial" w:cs="Arial"/>
          <w:sz w:val="24"/>
          <w:szCs w:val="24"/>
          <w:lang w:val="en-GB"/>
        </w:rPr>
        <w:t xml:space="preserve"> </w:t>
      </w:r>
      <w:r w:rsidR="00127E3D" w:rsidRPr="001B750D">
        <w:rPr>
          <w:rFonts w:ascii="Arial" w:hAnsi="Arial" w:cs="Arial"/>
          <w:sz w:val="24"/>
          <w:szCs w:val="24"/>
          <w:lang w:val="en-GB"/>
        </w:rPr>
        <w:t>Although this simulation relies on coarse approximations, most notably the assumption that each RNA transcript behaves as an independent sphere, the fact that even this simplified model closely reproduces the DC length bias strengthens the interpretation that centrifugation is a dominant contributor to this effect.</w:t>
      </w:r>
    </w:p>
    <w:p w14:paraId="2F4BC5AB" w14:textId="77777777" w:rsidR="006E12C5" w:rsidRPr="00CD17BC" w:rsidRDefault="006E12C5" w:rsidP="006E12C5">
      <w:pPr>
        <w:rPr>
          <w:lang w:val="en-GB"/>
        </w:rPr>
      </w:pPr>
    </w:p>
    <w:p w14:paraId="08EB0BCA" w14:textId="77777777" w:rsidR="006E12C5" w:rsidRPr="00CD17BC" w:rsidRDefault="006E12C5" w:rsidP="006E12C5">
      <w:pPr>
        <w:jc w:val="both"/>
        <w:rPr>
          <w:rFonts w:ascii="Arial" w:hAnsi="Arial" w:cs="Arial"/>
          <w:sz w:val="24"/>
          <w:szCs w:val="24"/>
          <w:lang w:val="en-GB"/>
        </w:rPr>
      </w:pPr>
      <w:r w:rsidRPr="00CD17BC">
        <w:rPr>
          <w:rFonts w:ascii="Arial" w:hAnsi="Arial" w:cs="Arial"/>
          <w:noProof/>
          <w:sz w:val="24"/>
          <w:szCs w:val="24"/>
          <w:lang w:val="en-GB"/>
        </w:rPr>
        <w:lastRenderedPageBreak/>
        <w:drawing>
          <wp:inline distT="0" distB="0" distL="0" distR="0" wp14:anchorId="160852D3" wp14:editId="585E14A2">
            <wp:extent cx="5943600" cy="7696200"/>
            <wp:effectExtent l="0" t="0" r="0" b="0"/>
            <wp:docPr id="607810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4382" name="Imagem 1"/>
                    <pic:cNvPicPr/>
                  </pic:nvPicPr>
                  <pic:blipFill>
                    <a:blip r:embed="rId57">
                      <a:extLst>
                        <a:ext uri="{28A0092B-C50C-407E-A947-70E740481C1C}">
                          <a14:useLocalDpi xmlns:a14="http://schemas.microsoft.com/office/drawing/2010/main" val="0"/>
                        </a:ext>
                      </a:extLst>
                    </a:blip>
                    <a:srcRect l="76" r="76"/>
                    <a:stretch>
                      <a:fillRect/>
                    </a:stretch>
                  </pic:blipFill>
                  <pic:spPr bwMode="auto">
                    <a:xfrm>
                      <a:off x="0" y="0"/>
                      <a:ext cx="5943600" cy="7696200"/>
                    </a:xfrm>
                    <a:prstGeom prst="rect">
                      <a:avLst/>
                    </a:prstGeom>
                    <a:ln>
                      <a:noFill/>
                    </a:ln>
                    <a:extLst>
                      <a:ext uri="{53640926-AAD7-44D8-BBD7-CCE9431645EC}">
                        <a14:shadowObscured xmlns:a14="http://schemas.microsoft.com/office/drawing/2010/main"/>
                      </a:ext>
                    </a:extLst>
                  </pic:spPr>
                </pic:pic>
              </a:graphicData>
            </a:graphic>
          </wp:inline>
        </w:drawing>
      </w:r>
    </w:p>
    <w:p w14:paraId="3CFC3CFF" w14:textId="4A66D797" w:rsidR="00C746F8" w:rsidRPr="001B750D" w:rsidRDefault="006E12C5" w:rsidP="00B87F9F">
      <w:pPr>
        <w:jc w:val="both"/>
        <w:rPr>
          <w:rFonts w:ascii="Arial" w:hAnsi="Arial" w:cs="Arial"/>
          <w:b/>
          <w:bCs/>
          <w:sz w:val="20"/>
          <w:szCs w:val="20"/>
          <w:lang w:val="en-GB"/>
        </w:rPr>
      </w:pPr>
      <w:r w:rsidRPr="00CD17BC">
        <w:rPr>
          <w:rFonts w:ascii="Arial" w:hAnsi="Arial" w:cs="Arial"/>
          <w:b/>
          <w:bCs/>
          <w:sz w:val="20"/>
          <w:szCs w:val="20"/>
          <w:lang w:val="en-GB"/>
        </w:rPr>
        <w:t xml:space="preserve">Figure 2. Length bias in DC-isolated SGs is compatible with inherent RNA condensation. </w:t>
      </w:r>
      <w:r w:rsidRPr="00CD17BC">
        <w:rPr>
          <w:rFonts w:ascii="Arial" w:hAnsi="Arial" w:cs="Arial"/>
          <w:sz w:val="20"/>
          <w:szCs w:val="20"/>
          <w:lang w:val="en-GB"/>
        </w:rPr>
        <w:t xml:space="preserve">(A) Schematic representation of standard DC protocol alongside our </w:t>
      </w:r>
      <w:r w:rsidRPr="00CD17BC">
        <w:rPr>
          <w:rFonts w:ascii="Arial" w:hAnsi="Arial" w:cs="Arial"/>
          <w:i/>
          <w:iCs/>
          <w:sz w:val="20"/>
          <w:szCs w:val="20"/>
          <w:lang w:val="en-GB"/>
        </w:rPr>
        <w:t>in silico</w:t>
      </w:r>
      <w:r w:rsidRPr="00CD17BC">
        <w:rPr>
          <w:rFonts w:ascii="Arial" w:hAnsi="Arial" w:cs="Arial"/>
          <w:sz w:val="20"/>
          <w:szCs w:val="20"/>
          <w:lang w:val="en-GB"/>
        </w:rPr>
        <w:t xml:space="preserve"> pipeline for simulating the </w:t>
      </w:r>
      <w:r w:rsidRPr="00CD17BC">
        <w:rPr>
          <w:rFonts w:ascii="Arial" w:hAnsi="Arial" w:cs="Arial"/>
          <w:sz w:val="20"/>
          <w:szCs w:val="20"/>
          <w:lang w:val="en-GB"/>
        </w:rPr>
        <w:lastRenderedPageBreak/>
        <w:t xml:space="preserve">centrifugation process. </w:t>
      </w:r>
      <w:r w:rsidRPr="00CD17BC">
        <w:rPr>
          <w:rFonts w:ascii="Arial" w:hAnsi="Arial" w:cs="Arial"/>
          <w:i/>
          <w:iCs/>
          <w:sz w:val="20"/>
          <w:szCs w:val="20"/>
          <w:lang w:val="en-GB"/>
        </w:rPr>
        <w:t>d</w:t>
      </w:r>
      <w:r w:rsidRPr="00CD17BC">
        <w:rPr>
          <w:rFonts w:ascii="Arial" w:hAnsi="Arial" w:cs="Arial"/>
          <w:sz w:val="20"/>
          <w:szCs w:val="20"/>
          <w:lang w:val="en-GB"/>
        </w:rPr>
        <w:t xml:space="preserve"> = distance travelled by each RNA during centrifugation; </w:t>
      </w:r>
      <w:r w:rsidRPr="00CD17BC">
        <w:rPr>
          <w:rFonts w:ascii="Arial" w:hAnsi="Arial" w:cs="Arial"/>
          <w:i/>
          <w:iCs/>
          <w:sz w:val="20"/>
          <w:szCs w:val="20"/>
          <w:lang w:val="en-GB"/>
        </w:rPr>
        <w:t>Mw</w:t>
      </w:r>
      <w:r w:rsidRPr="00CD17BC">
        <w:rPr>
          <w:rFonts w:ascii="Arial" w:hAnsi="Arial" w:cs="Arial"/>
          <w:sz w:val="20"/>
          <w:szCs w:val="20"/>
          <w:lang w:val="en-GB"/>
        </w:rPr>
        <w:t xml:space="preserve"> = Molecular weight of each RNA transcript, in g/mol; </w:t>
      </w:r>
      <w:r w:rsidRPr="00CD17BC">
        <w:rPr>
          <w:rFonts w:ascii="Arial" w:hAnsi="Arial" w:cs="Arial"/>
          <w:i/>
          <w:iCs/>
          <w:sz w:val="20"/>
          <w:szCs w:val="20"/>
          <w:lang w:val="en-GB"/>
        </w:rPr>
        <w:t>g</w:t>
      </w:r>
      <w:r w:rsidRPr="00CD17BC">
        <w:rPr>
          <w:rFonts w:ascii="Arial" w:hAnsi="Arial" w:cs="Arial"/>
          <w:sz w:val="20"/>
          <w:szCs w:val="20"/>
          <w:lang w:val="en-GB"/>
        </w:rPr>
        <w:t xml:space="preserve"> = centrifugation acceleration, in g; </w:t>
      </w:r>
      <w:r w:rsidRPr="00CD17BC">
        <w:rPr>
          <w:rFonts w:ascii="Arial" w:hAnsi="Arial" w:cs="Arial"/>
          <w:i/>
          <w:iCs/>
          <w:sz w:val="20"/>
          <w:szCs w:val="20"/>
          <w:lang w:val="en-GB"/>
        </w:rPr>
        <w:t xml:space="preserve">t </w:t>
      </w:r>
      <w:r w:rsidRPr="00CD17BC">
        <w:rPr>
          <w:rFonts w:ascii="Arial" w:hAnsi="Arial" w:cs="Arial"/>
          <w:sz w:val="20"/>
          <w:szCs w:val="20"/>
          <w:lang w:val="en-GB"/>
        </w:rPr>
        <w:t xml:space="preserve">= time of centrifugation, in seconds.  (B) Scatter plot of t-statistics of DGE between simulated SGs, and WCs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(nt) (X-axis). (C) Scatter plot of GSEA NES of Hallmark gene sets in DGE between simulated SGs and WC samples, with genes ranked by t-statistics of differential expression (Y-axis)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genes ranked by length (nt) (X-</w:t>
      </w:r>
      <w:r w:rsidRPr="00CD17BC">
        <w:rPr>
          <w:rFonts w:ascii="Arial" w:hAnsi="Arial" w:cs="Arial"/>
          <w:sz w:val="20"/>
          <w:szCs w:val="20"/>
          <w:lang w:val="en-GB"/>
        </w:rPr>
        <w:t>a</w:t>
      </w:r>
      <w:r w:rsidRPr="00CD17BC">
        <w:rPr>
          <w:rFonts w:ascii="Arial" w:hAnsi="Arial" w:cs="Arial"/>
          <w:color w:val="000000" w:themeColor="text1"/>
          <w:sz w:val="20"/>
          <w:szCs w:val="20"/>
          <w:lang w:val="en-GB"/>
        </w:rPr>
        <w:t>xis). Fisher’s test Odds Ratio (OR) and associated p-value on top right corner. Dashed lines depict identity (Y = X; Y = -X), and axis lines.</w:t>
      </w:r>
      <w:r w:rsidRPr="00CD17BC">
        <w:rPr>
          <w:rFonts w:ascii="Arial" w:hAnsi="Arial" w:cs="Arial"/>
          <w:sz w:val="20"/>
          <w:szCs w:val="20"/>
          <w:lang w:val="en-GB"/>
        </w:rPr>
        <w:t xml:space="preserve"> (D) Scatter plots of t-statistics of DGE in simulated SGs (Y-axis) and DC-purified SGs (X-axis), relative to WC samples; genes as circles colo</w:t>
      </w:r>
      <w:r>
        <w:rPr>
          <w:rFonts w:ascii="Arial" w:hAnsi="Arial" w:cs="Arial"/>
          <w:sz w:val="20"/>
          <w:szCs w:val="20"/>
          <w:lang w:val="en-GB"/>
        </w:rPr>
        <w:t>u</w:t>
      </w:r>
      <w:r w:rsidRPr="00CD17BC">
        <w:rPr>
          <w:rFonts w:ascii="Arial" w:hAnsi="Arial" w:cs="Arial"/>
          <w:sz w:val="20"/>
          <w:szCs w:val="20"/>
          <w:lang w:val="en-GB"/>
        </w:rPr>
        <w:t xml:space="preserve">red by RNA length in nt;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(E) Scatter plots of t-statistics of DGE in DC-purified SGs </w:t>
      </w:r>
      <w:r w:rsidRPr="00CD17BC">
        <w:rPr>
          <w:rFonts w:ascii="Arial" w:hAnsi="Arial" w:cs="Arial"/>
          <w:i/>
          <w:iCs/>
          <w:sz w:val="20"/>
          <w:szCs w:val="20"/>
          <w:lang w:val="en-GB"/>
        </w:rPr>
        <w:t>versus</w:t>
      </w:r>
      <w:r w:rsidRPr="00CD17BC">
        <w:rPr>
          <w:rFonts w:ascii="Arial" w:hAnsi="Arial" w:cs="Arial"/>
          <w:sz w:val="20"/>
          <w:szCs w:val="20"/>
          <w:lang w:val="en-GB"/>
        </w:rPr>
        <w:t xml:space="preserve"> simulated SGs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(nt) (X-axis, log scale);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(F) Scatter plots of t-statistics of DGE between stressed vs unstressed RNP samples (Y-axis) and between stressed vs unstressed WC samples (X-axis). Genes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(B,D,E,F).</w:t>
      </w:r>
      <w:r>
        <w:rPr>
          <w:rFonts w:ascii="Arial" w:hAnsi="Arial" w:cs="Arial"/>
          <w:sz w:val="20"/>
          <w:szCs w:val="20"/>
          <w:lang w:val="en-GB"/>
        </w:rPr>
        <w:t xml:space="preserve"> </w:t>
      </w:r>
      <w:r w:rsidRPr="00CD17BC">
        <w:rPr>
          <w:rFonts w:ascii="Arial" w:hAnsi="Arial" w:cs="Arial"/>
          <w:sz w:val="20"/>
          <w:szCs w:val="20"/>
          <w:lang w:val="en-GB"/>
        </w:rPr>
        <w:t>The original WC expression from Khong 2017</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A5wTHhth","properties":{"formattedCitation":"(31)","plainCitation":"(31)","noteIndex":0},"citationItems":[{"id":"7QlDGlPw/FbnlmiAa","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was used to simulate SG samples.</w:t>
      </w:r>
    </w:p>
    <w:p w14:paraId="2C66E5AE" w14:textId="2E6B4270" w:rsidR="0013309A" w:rsidRPr="001B750D" w:rsidRDefault="7FEF16FB" w:rsidP="004C6CE0">
      <w:pPr>
        <w:jc w:val="both"/>
        <w:rPr>
          <w:rFonts w:ascii="Times New Roman" w:eastAsia="Times New Roman" w:hAnsi="Times New Roman" w:cs="Times New Roman"/>
          <w:color w:val="000000"/>
          <w:kern w:val="0"/>
          <w:sz w:val="24"/>
          <w:szCs w:val="24"/>
          <w:lang w:val="en-GB" w:eastAsia="en-GB"/>
          <w14:ligatures w14:val="none"/>
        </w:rPr>
      </w:pPr>
      <w:r w:rsidRPr="001B750D">
        <w:rPr>
          <w:rFonts w:ascii="Arial" w:hAnsi="Arial" w:cs="Arial"/>
          <w:sz w:val="24"/>
          <w:szCs w:val="24"/>
          <w:lang w:val="en-GB"/>
        </w:rPr>
        <w:t>If the SG signal is confounded by natural RNA condensation,</w:t>
      </w:r>
      <w:r w:rsidR="00DE3785" w:rsidRPr="001B750D">
        <w:rPr>
          <w:rFonts w:ascii="Arial" w:hAnsi="Arial" w:cs="Arial"/>
          <w:sz w:val="24"/>
          <w:szCs w:val="24"/>
          <w:lang w:val="en-GB"/>
        </w:rPr>
        <w:t xml:space="preserve"> a more appropriate control for DC-purified SGs </w:t>
      </w:r>
      <w:r w:rsidR="77FF42D5" w:rsidRPr="001B750D">
        <w:rPr>
          <w:rFonts w:ascii="Arial" w:hAnsi="Arial" w:cs="Arial"/>
          <w:sz w:val="24"/>
          <w:szCs w:val="24"/>
          <w:lang w:val="en-GB"/>
        </w:rPr>
        <w:t>requires</w:t>
      </w:r>
      <w:r w:rsidRPr="001B750D">
        <w:rPr>
          <w:rFonts w:ascii="Arial" w:hAnsi="Arial" w:cs="Arial"/>
          <w:sz w:val="24"/>
          <w:szCs w:val="24"/>
          <w:lang w:val="en-GB"/>
        </w:rPr>
        <w:t xml:space="preserve"> </w:t>
      </w:r>
      <w:r w:rsidR="00D15C26" w:rsidRPr="001B750D">
        <w:rPr>
          <w:rFonts w:ascii="Arial" w:hAnsi="Arial" w:cs="Arial"/>
          <w:sz w:val="24"/>
          <w:szCs w:val="24"/>
          <w:lang w:val="en-GB"/>
        </w:rPr>
        <w:t xml:space="preserve">identically processed </w:t>
      </w:r>
      <w:r w:rsidRPr="001B750D">
        <w:rPr>
          <w:rFonts w:ascii="Arial" w:hAnsi="Arial" w:cs="Arial"/>
          <w:sz w:val="24"/>
          <w:szCs w:val="24"/>
          <w:lang w:val="en-GB"/>
        </w:rPr>
        <w:t>samples lacking SGs</w:t>
      </w:r>
      <w:r w:rsidR="302E883D" w:rsidRPr="001B750D">
        <w:rPr>
          <w:rFonts w:ascii="Arial" w:hAnsi="Arial" w:cs="Arial"/>
          <w:sz w:val="24"/>
          <w:szCs w:val="24"/>
          <w:lang w:val="en-GB"/>
        </w:rPr>
        <w:t xml:space="preserve">. </w:t>
      </w:r>
      <w:r w:rsidR="27EFCBB8" w:rsidRPr="001B750D">
        <w:rPr>
          <w:rFonts w:ascii="Arial" w:hAnsi="Arial" w:cs="Arial"/>
          <w:sz w:val="24"/>
          <w:szCs w:val="24"/>
          <w:lang w:val="en-GB"/>
        </w:rPr>
        <w:t>In t</w:t>
      </w:r>
      <w:r w:rsidR="302E883D" w:rsidRPr="001B750D">
        <w:rPr>
          <w:rFonts w:ascii="Arial" w:hAnsi="Arial" w:cs="Arial"/>
          <w:sz w:val="24"/>
          <w:szCs w:val="24"/>
          <w:lang w:val="en-GB"/>
        </w:rPr>
        <w:t>he Matheny 2019 dataset</w:t>
      </w:r>
      <w:r w:rsidR="00A0508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9PD3f54","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A05084" w:rsidRPr="001B750D">
        <w:rPr>
          <w:rFonts w:ascii="Arial" w:hAnsi="Arial" w:cs="Arial"/>
          <w:sz w:val="24"/>
          <w:szCs w:val="24"/>
          <w:lang w:val="en-GB"/>
        </w:rPr>
        <w:fldChar w:fldCharType="separate"/>
      </w:r>
      <w:r w:rsidR="0097304F" w:rsidRPr="0097304F">
        <w:rPr>
          <w:rFonts w:ascii="Aptos" w:hAnsi="Aptos"/>
          <w:sz w:val="24"/>
          <w:lang w:val="en-GB"/>
        </w:rPr>
        <w:t>(41)</w:t>
      </w:r>
      <w:r w:rsidR="00A05084" w:rsidRPr="001B750D">
        <w:rPr>
          <w:rFonts w:ascii="Arial" w:hAnsi="Arial" w:cs="Arial"/>
          <w:sz w:val="24"/>
          <w:szCs w:val="24"/>
          <w:lang w:val="en-GB"/>
        </w:rPr>
        <w:fldChar w:fldCharType="end"/>
      </w:r>
      <w:r w:rsidR="27EFCBB8" w:rsidRPr="001B750D">
        <w:rPr>
          <w:rFonts w:ascii="Arial" w:hAnsi="Arial" w:cs="Arial"/>
          <w:sz w:val="24"/>
          <w:szCs w:val="24"/>
          <w:lang w:val="en-GB"/>
        </w:rPr>
        <w:t>,</w:t>
      </w:r>
      <w:r w:rsidR="302E883D" w:rsidRPr="001B750D">
        <w:rPr>
          <w:rFonts w:ascii="Arial" w:hAnsi="Arial" w:cs="Arial"/>
          <w:sz w:val="24"/>
          <w:szCs w:val="24"/>
          <w:lang w:val="en-GB"/>
        </w:rPr>
        <w:t xml:space="preserve"> WC and ribonucleoprotein (RNP) granule </w:t>
      </w:r>
      <w:r w:rsidR="27EFCBB8" w:rsidRPr="001B750D">
        <w:rPr>
          <w:rFonts w:ascii="Arial" w:hAnsi="Arial" w:cs="Arial"/>
          <w:sz w:val="24"/>
          <w:szCs w:val="24"/>
          <w:lang w:val="en-GB"/>
        </w:rPr>
        <w:t xml:space="preserve">fractions were collected </w:t>
      </w:r>
      <w:r w:rsidR="302E883D" w:rsidRPr="001B750D">
        <w:rPr>
          <w:rFonts w:ascii="Arial" w:hAnsi="Arial" w:cs="Arial"/>
          <w:sz w:val="24"/>
          <w:szCs w:val="24"/>
          <w:lang w:val="en-GB"/>
        </w:rPr>
        <w:t>under stressed and unstressed conditions</w:t>
      </w:r>
      <w:r w:rsidR="24AC95FA" w:rsidRPr="001B750D">
        <w:rPr>
          <w:rFonts w:ascii="Arial" w:hAnsi="Arial" w:cs="Arial"/>
          <w:sz w:val="24"/>
          <w:szCs w:val="24"/>
          <w:lang w:val="en-GB"/>
        </w:rPr>
        <w:t xml:space="preserve">, using DC </w:t>
      </w:r>
      <w:r w:rsidR="10E30FD2" w:rsidRPr="001B750D">
        <w:rPr>
          <w:rFonts w:ascii="Arial" w:hAnsi="Arial" w:cs="Arial"/>
          <w:sz w:val="24"/>
          <w:szCs w:val="24"/>
          <w:lang w:val="en-GB"/>
        </w:rPr>
        <w:t xml:space="preserve">but </w:t>
      </w:r>
      <w:r w:rsidR="6A89883C" w:rsidRPr="001B750D">
        <w:rPr>
          <w:rFonts w:ascii="Arial" w:hAnsi="Arial" w:cs="Arial"/>
          <w:sz w:val="24"/>
          <w:szCs w:val="24"/>
          <w:lang w:val="en-GB"/>
        </w:rPr>
        <w:t xml:space="preserve">without </w:t>
      </w:r>
      <w:r w:rsidR="714EF813" w:rsidRPr="001B750D">
        <w:rPr>
          <w:rFonts w:ascii="Arial" w:hAnsi="Arial" w:cs="Arial"/>
          <w:sz w:val="24"/>
          <w:szCs w:val="24"/>
          <w:lang w:val="en-GB"/>
        </w:rPr>
        <w:t>immunopurification</w:t>
      </w:r>
      <w:r w:rsidR="00DD3DFB"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Q1nRYjG","properties":{"formattedCitation":"(41)","plainCitation":"(41)","noteIndex":0},"citationItems":[{"id":"7QlDGlPw/8f8ZloUy","uris":["http://zotero.org/users/local/1p9EH8ax/items/ARLW3CQN"],"itemData":{"id":"Kup8CDUO/ufJCBLv0","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D3DFB" w:rsidRPr="001B750D">
        <w:rPr>
          <w:rFonts w:ascii="Arial" w:hAnsi="Arial" w:cs="Arial"/>
          <w:sz w:val="24"/>
          <w:szCs w:val="24"/>
          <w:lang w:val="en-GB"/>
        </w:rPr>
        <w:fldChar w:fldCharType="separate"/>
      </w:r>
      <w:r w:rsidR="0097304F" w:rsidRPr="0097304F">
        <w:rPr>
          <w:rFonts w:ascii="Aptos" w:hAnsi="Aptos"/>
          <w:sz w:val="24"/>
          <w:lang w:val="en-GB"/>
        </w:rPr>
        <w:t>(41)</w:t>
      </w:r>
      <w:r w:rsidR="00DD3DFB" w:rsidRPr="001B750D">
        <w:rPr>
          <w:rFonts w:ascii="Arial" w:hAnsi="Arial" w:cs="Arial"/>
          <w:sz w:val="24"/>
          <w:szCs w:val="24"/>
          <w:lang w:val="en-GB"/>
        </w:rPr>
        <w:fldChar w:fldCharType="end"/>
      </w:r>
      <w:r w:rsidR="6A89883C" w:rsidRPr="001B750D">
        <w:rPr>
          <w:rFonts w:ascii="Arial" w:hAnsi="Arial" w:cs="Arial"/>
          <w:sz w:val="24"/>
          <w:szCs w:val="24"/>
          <w:lang w:val="en-GB"/>
        </w:rPr>
        <w:t>.</w:t>
      </w:r>
      <w:r w:rsidR="302E883D" w:rsidRPr="001B750D">
        <w:rPr>
          <w:rFonts w:ascii="Arial" w:hAnsi="Arial" w:cs="Arial"/>
          <w:sz w:val="24"/>
          <w:szCs w:val="24"/>
          <w:lang w:val="en-GB"/>
        </w:rPr>
        <w:t xml:space="preserve"> </w:t>
      </w:r>
      <w:r w:rsidR="7357D47A" w:rsidRPr="001B750D">
        <w:rPr>
          <w:rFonts w:ascii="Arial" w:hAnsi="Arial" w:cs="Arial"/>
          <w:sz w:val="24"/>
          <w:szCs w:val="24"/>
          <w:lang w:val="en-GB"/>
        </w:rPr>
        <w:t>S</w:t>
      </w:r>
      <w:r w:rsidR="302E883D" w:rsidRPr="001B750D">
        <w:rPr>
          <w:rFonts w:ascii="Arial" w:hAnsi="Arial" w:cs="Arial"/>
          <w:sz w:val="24"/>
          <w:szCs w:val="24"/>
          <w:lang w:val="en-GB"/>
        </w:rPr>
        <w:t xml:space="preserve">tressed RNPs </w:t>
      </w:r>
      <w:r w:rsidR="4AA67D4A" w:rsidRPr="001B750D">
        <w:rPr>
          <w:rFonts w:ascii="Arial" w:hAnsi="Arial" w:cs="Arial"/>
          <w:sz w:val="24"/>
          <w:szCs w:val="24"/>
          <w:lang w:val="en-GB"/>
        </w:rPr>
        <w:t xml:space="preserve">fractions </w:t>
      </w:r>
      <w:r w:rsidR="302E883D" w:rsidRPr="001B750D">
        <w:rPr>
          <w:rFonts w:ascii="Arial" w:hAnsi="Arial" w:cs="Arial"/>
          <w:sz w:val="24"/>
          <w:szCs w:val="24"/>
          <w:lang w:val="en-GB"/>
        </w:rPr>
        <w:t xml:space="preserve">contain SGs </w:t>
      </w:r>
      <w:r w:rsidR="4AA67D4A" w:rsidRPr="001B750D">
        <w:rPr>
          <w:rFonts w:ascii="Arial" w:hAnsi="Arial" w:cs="Arial"/>
          <w:sz w:val="24"/>
          <w:szCs w:val="24"/>
          <w:lang w:val="en-GB"/>
        </w:rPr>
        <w:t>together</w:t>
      </w:r>
      <w:r w:rsidR="302E883D" w:rsidRPr="001B750D">
        <w:rPr>
          <w:rFonts w:ascii="Arial" w:hAnsi="Arial" w:cs="Arial"/>
          <w:sz w:val="24"/>
          <w:szCs w:val="24"/>
          <w:lang w:val="en-GB"/>
        </w:rPr>
        <w:t xml:space="preserve"> with other </w:t>
      </w:r>
      <w:r w:rsidR="1C06F1D2" w:rsidRPr="001B750D">
        <w:rPr>
          <w:rFonts w:ascii="Arial" w:hAnsi="Arial" w:cs="Arial"/>
          <w:sz w:val="24"/>
          <w:szCs w:val="24"/>
          <w:lang w:val="en-GB"/>
        </w:rPr>
        <w:t>granules</w:t>
      </w:r>
      <w:r w:rsidR="302E883D" w:rsidRPr="001B750D">
        <w:rPr>
          <w:rFonts w:ascii="Arial" w:hAnsi="Arial" w:cs="Arial"/>
          <w:sz w:val="24"/>
          <w:szCs w:val="24"/>
          <w:lang w:val="en-GB"/>
        </w:rPr>
        <w:t>, such as processing bodies (PBs),</w:t>
      </w:r>
      <w:r w:rsidR="1196E93B" w:rsidRPr="001B750D">
        <w:rPr>
          <w:rFonts w:ascii="Arial" w:hAnsi="Arial" w:cs="Arial"/>
          <w:sz w:val="24"/>
          <w:szCs w:val="24"/>
          <w:lang w:val="en-GB"/>
        </w:rPr>
        <w:t xml:space="preserve"> </w:t>
      </w:r>
      <w:r w:rsidR="25DFF99E" w:rsidRPr="001B750D">
        <w:rPr>
          <w:rFonts w:ascii="Arial" w:hAnsi="Arial" w:cs="Arial"/>
          <w:sz w:val="24"/>
          <w:szCs w:val="24"/>
          <w:lang w:val="en-GB"/>
        </w:rPr>
        <w:t>a</w:t>
      </w:r>
      <w:r w:rsidR="1196E93B" w:rsidRPr="001B750D">
        <w:rPr>
          <w:rFonts w:ascii="Arial" w:hAnsi="Arial" w:cs="Arial"/>
          <w:sz w:val="24"/>
          <w:szCs w:val="24"/>
          <w:lang w:val="en-GB"/>
        </w:rPr>
        <w:t xml:space="preserve"> type of cytoplasmic granules</w:t>
      </w:r>
      <w:r w:rsidR="25DFF99E" w:rsidRPr="001B750D">
        <w:rPr>
          <w:rFonts w:ascii="Arial" w:hAnsi="Arial" w:cs="Arial"/>
          <w:sz w:val="24"/>
          <w:szCs w:val="24"/>
          <w:lang w:val="en-GB"/>
        </w:rPr>
        <w:t xml:space="preserve"> </w:t>
      </w:r>
      <w:r w:rsidR="1C06F1D2" w:rsidRPr="001B750D">
        <w:rPr>
          <w:rFonts w:ascii="Arial" w:hAnsi="Arial" w:cs="Arial"/>
          <w:sz w:val="24"/>
          <w:szCs w:val="24"/>
          <w:lang w:val="en-GB"/>
        </w:rPr>
        <w:t xml:space="preserve">also </w:t>
      </w:r>
      <w:r w:rsidR="25DFF99E" w:rsidRPr="001B750D">
        <w:rPr>
          <w:rFonts w:ascii="Arial" w:hAnsi="Arial" w:cs="Arial"/>
          <w:sz w:val="24"/>
          <w:szCs w:val="24"/>
          <w:lang w:val="en-GB"/>
        </w:rPr>
        <w:t>present in unstressed cells</w:t>
      </w:r>
      <w:r w:rsidR="131809E9" w:rsidRPr="001B750D">
        <w:rPr>
          <w:rFonts w:ascii="Arial" w:hAnsi="Arial" w:cs="Arial"/>
          <w:sz w:val="24"/>
          <w:szCs w:val="24"/>
          <w:lang w:val="en-GB"/>
        </w:rPr>
        <w:t xml:space="preserve"> and</w:t>
      </w:r>
      <w:r w:rsidR="25DFF99E" w:rsidRPr="001B750D">
        <w:rPr>
          <w:rFonts w:ascii="Arial" w:hAnsi="Arial" w:cs="Arial"/>
          <w:sz w:val="24"/>
          <w:szCs w:val="24"/>
          <w:lang w:val="en-GB"/>
        </w:rPr>
        <w:t xml:space="preserve"> linked with RNA degradation, </w:t>
      </w:r>
      <w:r w:rsidR="131809E9" w:rsidRPr="001B750D">
        <w:rPr>
          <w:rFonts w:ascii="Arial" w:hAnsi="Arial" w:cs="Arial"/>
          <w:sz w:val="24"/>
          <w:szCs w:val="24"/>
          <w:lang w:val="en-GB"/>
        </w:rPr>
        <w:t xml:space="preserve">whereas </w:t>
      </w:r>
      <w:r w:rsidR="302E883D" w:rsidRPr="001B750D">
        <w:rPr>
          <w:rFonts w:ascii="Arial" w:hAnsi="Arial" w:cs="Arial"/>
          <w:sz w:val="24"/>
          <w:szCs w:val="24"/>
          <w:lang w:val="en-GB"/>
        </w:rPr>
        <w:t xml:space="preserve">unstressed </w:t>
      </w:r>
      <w:r w:rsidR="131809E9" w:rsidRPr="001B750D">
        <w:rPr>
          <w:rFonts w:ascii="Arial" w:hAnsi="Arial" w:cs="Arial"/>
          <w:sz w:val="24"/>
          <w:szCs w:val="24"/>
          <w:lang w:val="en-GB"/>
        </w:rPr>
        <w:t xml:space="preserve">RNPs </w:t>
      </w:r>
      <w:r w:rsidR="302E883D" w:rsidRPr="001B750D">
        <w:rPr>
          <w:rFonts w:ascii="Arial" w:hAnsi="Arial" w:cs="Arial"/>
          <w:sz w:val="24"/>
          <w:szCs w:val="24"/>
          <w:lang w:val="en-GB"/>
        </w:rPr>
        <w:t>lack SGs</w:t>
      </w:r>
      <w:r w:rsidR="00183352"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8uDkoac6","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83352" w:rsidRPr="001B750D">
        <w:rPr>
          <w:rFonts w:ascii="Arial" w:hAnsi="Arial" w:cs="Arial"/>
          <w:sz w:val="24"/>
          <w:szCs w:val="24"/>
          <w:lang w:val="en-GB"/>
        </w:rPr>
        <w:fldChar w:fldCharType="separate"/>
      </w:r>
      <w:r w:rsidR="0097304F" w:rsidRPr="0097304F">
        <w:rPr>
          <w:rFonts w:ascii="Aptos" w:hAnsi="Aptos"/>
          <w:sz w:val="24"/>
          <w:lang w:val="en-GB"/>
        </w:rPr>
        <w:t>(41)</w:t>
      </w:r>
      <w:r w:rsidR="00183352" w:rsidRPr="001B750D">
        <w:rPr>
          <w:rFonts w:ascii="Arial" w:hAnsi="Arial" w:cs="Arial"/>
          <w:sz w:val="24"/>
          <w:szCs w:val="24"/>
          <w:lang w:val="en-GB"/>
        </w:rPr>
        <w:fldChar w:fldCharType="end"/>
      </w:r>
      <w:r w:rsidR="302E883D" w:rsidRPr="001B750D">
        <w:rPr>
          <w:rFonts w:ascii="Arial" w:hAnsi="Arial" w:cs="Arial"/>
          <w:sz w:val="24"/>
          <w:szCs w:val="24"/>
          <w:lang w:val="en-GB"/>
        </w:rPr>
        <w:t xml:space="preserve">. </w:t>
      </w:r>
      <w:r w:rsidR="1F55C672" w:rsidRPr="001B750D">
        <w:rPr>
          <w:rFonts w:ascii="Arial" w:hAnsi="Arial" w:cs="Arial"/>
          <w:sz w:val="24"/>
          <w:szCs w:val="24"/>
          <w:lang w:val="en-GB"/>
        </w:rPr>
        <w:t xml:space="preserve">If SG-specific RNA sequestration occurs beyond effects of stress and centrifugation, stressed versus unstressed RNP transcriptome </w:t>
      </w:r>
      <w:r w:rsidR="004D62E5" w:rsidRPr="001B750D">
        <w:rPr>
          <w:rFonts w:ascii="Arial" w:hAnsi="Arial" w:cs="Arial"/>
          <w:sz w:val="24"/>
          <w:szCs w:val="24"/>
          <w:lang w:val="en-GB"/>
        </w:rPr>
        <w:t xml:space="preserve">differences </w:t>
      </w:r>
      <w:r w:rsidR="1F55C672" w:rsidRPr="001B750D">
        <w:rPr>
          <w:rFonts w:ascii="Arial" w:hAnsi="Arial" w:cs="Arial"/>
          <w:sz w:val="24"/>
          <w:szCs w:val="24"/>
          <w:lang w:val="en-GB"/>
        </w:rPr>
        <w:t xml:space="preserve">would </w:t>
      </w:r>
      <w:r w:rsidR="0069747B" w:rsidRPr="001B750D">
        <w:rPr>
          <w:rFonts w:ascii="Arial" w:hAnsi="Arial" w:cs="Arial"/>
          <w:sz w:val="24"/>
          <w:szCs w:val="24"/>
          <w:lang w:val="en-GB"/>
        </w:rPr>
        <w:t xml:space="preserve">noticeably </w:t>
      </w:r>
      <w:r w:rsidR="1F55C672" w:rsidRPr="001B750D">
        <w:rPr>
          <w:rFonts w:ascii="Arial" w:hAnsi="Arial" w:cs="Arial"/>
          <w:sz w:val="24"/>
          <w:szCs w:val="24"/>
          <w:lang w:val="en-GB"/>
        </w:rPr>
        <w:t xml:space="preserve">deviate from those observed in </w:t>
      </w:r>
      <w:r w:rsidR="0069747B" w:rsidRPr="001B750D">
        <w:rPr>
          <w:rFonts w:ascii="Arial" w:hAnsi="Arial" w:cs="Arial"/>
          <w:sz w:val="24"/>
          <w:szCs w:val="24"/>
          <w:lang w:val="en-GB"/>
        </w:rPr>
        <w:t xml:space="preserve">homologous </w:t>
      </w:r>
      <w:r w:rsidR="1F55C672" w:rsidRPr="001B750D">
        <w:rPr>
          <w:rFonts w:ascii="Arial" w:hAnsi="Arial" w:cs="Arial"/>
          <w:sz w:val="24"/>
          <w:szCs w:val="24"/>
          <w:lang w:val="en-GB"/>
        </w:rPr>
        <w:t>WC comparisons</w:t>
      </w:r>
      <w:r w:rsidR="302E883D" w:rsidRPr="001B750D">
        <w:rPr>
          <w:rFonts w:ascii="Arial" w:hAnsi="Arial" w:cs="Arial"/>
          <w:sz w:val="24"/>
          <w:szCs w:val="24"/>
          <w:lang w:val="en-GB"/>
        </w:rPr>
        <w:t xml:space="preserve">. </w:t>
      </w:r>
      <w:r w:rsidR="0069747B" w:rsidRPr="001B750D">
        <w:rPr>
          <w:rFonts w:ascii="Arial" w:hAnsi="Arial" w:cs="Arial"/>
          <w:sz w:val="24"/>
          <w:szCs w:val="24"/>
          <w:lang w:val="en-GB"/>
        </w:rPr>
        <w:t>T</w:t>
      </w:r>
      <w:r w:rsidR="19A0AC6B" w:rsidRPr="001B750D">
        <w:rPr>
          <w:rFonts w:ascii="Arial" w:hAnsi="Arial" w:cs="Arial"/>
          <w:sz w:val="24"/>
          <w:szCs w:val="24"/>
          <w:lang w:val="en-GB"/>
        </w:rPr>
        <w:t>he two comparisons are strongly</w:t>
      </w:r>
      <w:r w:rsidR="302E883D" w:rsidRPr="001B750D">
        <w:rPr>
          <w:rFonts w:ascii="Arial" w:hAnsi="Arial" w:cs="Arial"/>
          <w:sz w:val="24"/>
          <w:szCs w:val="24"/>
          <w:lang w:val="en-GB"/>
        </w:rPr>
        <w:t xml:space="preserve"> correla</w:t>
      </w:r>
      <w:r w:rsidR="19A0AC6B" w:rsidRPr="001B750D">
        <w:rPr>
          <w:rFonts w:ascii="Arial" w:hAnsi="Arial" w:cs="Arial"/>
          <w:sz w:val="24"/>
          <w:szCs w:val="24"/>
          <w:lang w:val="en-GB"/>
        </w:rPr>
        <w:t>ted</w:t>
      </w:r>
      <w:r w:rsidR="6548210E" w:rsidRPr="001B750D">
        <w:rPr>
          <w:rFonts w:ascii="Arial" w:hAnsi="Arial" w:cs="Arial"/>
          <w:sz w:val="24"/>
          <w:szCs w:val="24"/>
          <w:lang w:val="en-GB"/>
        </w:rPr>
        <w:t xml:space="preserve"> (</w:t>
      </w:r>
      <w:r w:rsidR="6548210E" w:rsidRPr="001B750D">
        <w:rPr>
          <w:rFonts w:ascii="Symbol" w:eastAsia="Symbol" w:hAnsi="Symbol" w:cs="Symbol"/>
          <w:sz w:val="24"/>
          <w:szCs w:val="24"/>
          <w:lang w:val="en-GB"/>
        </w:rPr>
        <w:t>r</w:t>
      </w:r>
      <w:r w:rsidR="6548210E" w:rsidRPr="001B750D">
        <w:rPr>
          <w:rFonts w:ascii="Arial" w:hAnsi="Arial" w:cs="Arial"/>
          <w:sz w:val="24"/>
          <w:szCs w:val="24"/>
          <w:lang w:val="en-GB"/>
        </w:rPr>
        <w:t xml:space="preserve"> = 0.71</w:t>
      </w:r>
      <w:r w:rsidR="12EE47AF" w:rsidRPr="001B750D">
        <w:rPr>
          <w:rFonts w:ascii="Arial" w:hAnsi="Arial" w:cs="Arial"/>
          <w:sz w:val="24"/>
          <w:szCs w:val="24"/>
          <w:lang w:val="en-GB"/>
        </w:rPr>
        <w:t xml:space="preserve">; Figure </w:t>
      </w:r>
      <w:r w:rsidR="00777298" w:rsidRPr="001B750D">
        <w:rPr>
          <w:rFonts w:ascii="Arial" w:hAnsi="Arial" w:cs="Arial"/>
          <w:sz w:val="24"/>
          <w:szCs w:val="24"/>
          <w:lang w:val="en-GB"/>
        </w:rPr>
        <w:t>2</w:t>
      </w:r>
      <w:r w:rsidR="12EE47AF" w:rsidRPr="001B750D">
        <w:rPr>
          <w:rFonts w:ascii="Arial" w:hAnsi="Arial" w:cs="Arial"/>
          <w:sz w:val="24"/>
          <w:szCs w:val="24"/>
          <w:lang w:val="en-GB"/>
        </w:rPr>
        <w:t>F</w:t>
      </w:r>
      <w:r w:rsidR="6548210E" w:rsidRPr="001B750D">
        <w:rPr>
          <w:rFonts w:ascii="Arial" w:hAnsi="Arial" w:cs="Arial"/>
          <w:sz w:val="24"/>
          <w:szCs w:val="24"/>
          <w:lang w:val="en-GB"/>
        </w:rPr>
        <w:t>)</w:t>
      </w:r>
      <w:r w:rsidR="12EE47AF" w:rsidRPr="001B750D">
        <w:rPr>
          <w:rFonts w:ascii="Arial" w:hAnsi="Arial" w:cs="Arial"/>
          <w:sz w:val="24"/>
          <w:szCs w:val="24"/>
          <w:lang w:val="en-GB"/>
        </w:rPr>
        <w:t>,</w:t>
      </w:r>
      <w:r w:rsidR="302E883D" w:rsidRPr="001B750D">
        <w:rPr>
          <w:rFonts w:ascii="Arial" w:hAnsi="Arial" w:cs="Arial"/>
          <w:sz w:val="24"/>
          <w:szCs w:val="24"/>
          <w:lang w:val="en-GB"/>
        </w:rPr>
        <w:t xml:space="preserve"> indicating that the SG transcriptome predominantly mirrors the cellular transcriptome,</w:t>
      </w:r>
      <w:r w:rsidR="00DE3785" w:rsidRPr="001B750D">
        <w:rPr>
          <w:rFonts w:ascii="Arial" w:hAnsi="Arial" w:cs="Arial"/>
          <w:sz w:val="24"/>
          <w:szCs w:val="24"/>
          <w:lang w:val="en-GB"/>
        </w:rPr>
        <w:t xml:space="preserve"> be it stressed or unstressed,</w:t>
      </w:r>
      <w:r w:rsidR="302E883D" w:rsidRPr="001B750D">
        <w:rPr>
          <w:rFonts w:ascii="Arial" w:hAnsi="Arial" w:cs="Arial"/>
          <w:sz w:val="24"/>
          <w:szCs w:val="24"/>
          <w:lang w:val="en-GB"/>
        </w:rPr>
        <w:t xml:space="preserve"> with minimal transcript-specific sequestration. </w:t>
      </w:r>
      <w:r w:rsidR="3ED07017" w:rsidRPr="001B750D">
        <w:rPr>
          <w:rFonts w:ascii="Arial" w:hAnsi="Arial" w:cs="Arial"/>
          <w:sz w:val="24"/>
          <w:szCs w:val="24"/>
          <w:lang w:val="en-GB"/>
        </w:rPr>
        <w:t>V</w:t>
      </w:r>
      <w:r w:rsidR="302E883D" w:rsidRPr="001B750D">
        <w:rPr>
          <w:rFonts w:ascii="Arial" w:hAnsi="Arial" w:cs="Arial"/>
          <w:sz w:val="24"/>
          <w:szCs w:val="24"/>
          <w:lang w:val="en-GB"/>
        </w:rPr>
        <w:t>ariance analysis</w:t>
      </w:r>
      <w:r w:rsidR="3ED07017" w:rsidRPr="001B750D">
        <w:rPr>
          <w:rFonts w:ascii="Arial" w:hAnsi="Arial" w:cs="Arial"/>
          <w:sz w:val="24"/>
          <w:szCs w:val="24"/>
          <w:lang w:val="en-GB"/>
        </w:rPr>
        <w:t xml:space="preserve"> further shows that </w:t>
      </w:r>
      <w:r w:rsidR="302E883D" w:rsidRPr="001B750D">
        <w:rPr>
          <w:rFonts w:ascii="Arial" w:hAnsi="Arial" w:cs="Arial"/>
          <w:sz w:val="24"/>
          <w:szCs w:val="24"/>
          <w:lang w:val="en-GB"/>
        </w:rPr>
        <w:t>SG</w:t>
      </w:r>
      <w:r w:rsidR="3ED07017" w:rsidRPr="001B750D">
        <w:rPr>
          <w:rFonts w:ascii="Arial" w:hAnsi="Arial" w:cs="Arial"/>
          <w:sz w:val="24"/>
          <w:szCs w:val="24"/>
          <w:lang w:val="en-GB"/>
        </w:rPr>
        <w:t>-specific effects</w:t>
      </w:r>
      <w:r w:rsidR="302E883D" w:rsidRPr="001B750D">
        <w:rPr>
          <w:rFonts w:ascii="Arial" w:hAnsi="Arial" w:cs="Arial"/>
          <w:sz w:val="24"/>
          <w:szCs w:val="24"/>
          <w:lang w:val="en-GB"/>
        </w:rPr>
        <w:t xml:space="preserve"> are </w:t>
      </w:r>
      <w:r w:rsidR="3ED07017" w:rsidRPr="001B750D">
        <w:rPr>
          <w:rFonts w:ascii="Arial" w:hAnsi="Arial" w:cs="Arial"/>
          <w:sz w:val="24"/>
          <w:szCs w:val="24"/>
          <w:lang w:val="en-GB"/>
        </w:rPr>
        <w:t xml:space="preserve">smaller </w:t>
      </w:r>
      <w:r w:rsidR="302E883D" w:rsidRPr="001B750D">
        <w:rPr>
          <w:rFonts w:ascii="Arial" w:hAnsi="Arial" w:cs="Arial"/>
          <w:sz w:val="24"/>
          <w:szCs w:val="24"/>
          <w:lang w:val="en-GB"/>
        </w:rPr>
        <w:t>than those attributable to stress and centrifugation (</w:t>
      </w:r>
      <w:r w:rsidR="25DFF99E" w:rsidRPr="001B750D">
        <w:rPr>
          <w:rFonts w:ascii="Arial" w:hAnsi="Arial" w:cs="Arial"/>
          <w:sz w:val="24"/>
          <w:szCs w:val="24"/>
          <w:lang w:val="en-GB"/>
        </w:rPr>
        <w:t xml:space="preserve">Supplementary Figure </w:t>
      </w:r>
      <w:r w:rsidR="000E5291" w:rsidRPr="001B750D">
        <w:rPr>
          <w:rFonts w:ascii="Arial" w:hAnsi="Arial" w:cs="Arial"/>
          <w:sz w:val="24"/>
          <w:szCs w:val="24"/>
          <w:lang w:val="en-GB"/>
        </w:rPr>
        <w:t>4</w:t>
      </w:r>
      <w:r w:rsidR="302E883D" w:rsidRPr="001B750D">
        <w:rPr>
          <w:rFonts w:ascii="Arial" w:hAnsi="Arial" w:cs="Arial"/>
          <w:sz w:val="24"/>
          <w:szCs w:val="24"/>
          <w:lang w:val="en-GB"/>
        </w:rPr>
        <w:t>).</w:t>
      </w:r>
      <w:r w:rsidR="057F1EE2" w:rsidRPr="001B750D">
        <w:rPr>
          <w:rFonts w:ascii="Arial" w:hAnsi="Arial" w:cs="Arial"/>
          <w:sz w:val="24"/>
          <w:szCs w:val="24"/>
          <w:lang w:val="en-GB"/>
        </w:rPr>
        <w:t xml:space="preserve"> Notably, </w:t>
      </w:r>
      <w:r w:rsidR="0098059C" w:rsidRPr="001B750D">
        <w:rPr>
          <w:rFonts w:ascii="Arial" w:hAnsi="Arial" w:cs="Arial"/>
          <w:sz w:val="24"/>
          <w:szCs w:val="24"/>
          <w:lang w:val="en-GB"/>
        </w:rPr>
        <w:t>this study</w:t>
      </w:r>
      <w:r w:rsidR="057F1EE2" w:rsidRPr="001B750D">
        <w:rPr>
          <w:rFonts w:ascii="Arial" w:hAnsi="Arial" w:cs="Arial"/>
          <w:sz w:val="24"/>
          <w:szCs w:val="24"/>
          <w:lang w:val="en-GB"/>
        </w:rPr>
        <w:t xml:space="preserve"> did not perform immunopurification for a core SG protein</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0f6xRqSt","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057F1EE2" w:rsidRPr="001B750D">
        <w:rPr>
          <w:rFonts w:ascii="Arial" w:hAnsi="Arial" w:cs="Arial"/>
          <w:sz w:val="24"/>
          <w:szCs w:val="24"/>
          <w:lang w:val="en-GB"/>
        </w:rPr>
        <w:t xml:space="preserve">, </w:t>
      </w:r>
      <w:r w:rsidR="00A05084" w:rsidRPr="001B750D">
        <w:rPr>
          <w:rFonts w:ascii="Arial" w:hAnsi="Arial" w:cs="Arial"/>
          <w:sz w:val="24"/>
          <w:szCs w:val="24"/>
          <w:lang w:val="en-GB"/>
        </w:rPr>
        <w:t>thus potentially</w:t>
      </w:r>
      <w:r w:rsidR="057F1EE2" w:rsidRPr="001B750D">
        <w:rPr>
          <w:rFonts w:ascii="Arial" w:hAnsi="Arial" w:cs="Arial"/>
          <w:sz w:val="24"/>
          <w:szCs w:val="24"/>
          <w:lang w:val="en-GB"/>
        </w:rPr>
        <w:t xml:space="preserve"> diluting the SG-specific signal among other RNA condensates and explaining their lack of clear detection. Also, one fewer centrifugation step was performed compared to other DC protocols, which may explain the weaker RNA length </w:t>
      </w:r>
      <w:r w:rsidR="0069747B" w:rsidRPr="001B750D">
        <w:rPr>
          <w:rFonts w:ascii="Arial" w:hAnsi="Arial" w:cs="Arial"/>
          <w:sz w:val="24"/>
          <w:szCs w:val="24"/>
          <w:lang w:val="en-GB"/>
        </w:rPr>
        <w:t xml:space="preserve">bias </w:t>
      </w:r>
      <w:r w:rsidR="057F1EE2" w:rsidRPr="001B750D">
        <w:rPr>
          <w:rFonts w:ascii="Arial" w:hAnsi="Arial" w:cs="Arial"/>
          <w:sz w:val="24"/>
          <w:szCs w:val="24"/>
          <w:lang w:val="en-GB"/>
        </w:rPr>
        <w:t xml:space="preserve">observed in this dataset, even relative to other DC studies using the same cell types and stress conditions (Figure </w:t>
      </w:r>
      <w:r w:rsidR="006147BC" w:rsidRPr="001B750D">
        <w:rPr>
          <w:rFonts w:ascii="Arial" w:hAnsi="Arial" w:cs="Arial"/>
          <w:sz w:val="24"/>
          <w:szCs w:val="24"/>
          <w:lang w:val="en-GB"/>
        </w:rPr>
        <w:t>1B</w:t>
      </w:r>
      <w:r w:rsidR="057F1EE2" w:rsidRPr="001B750D">
        <w:rPr>
          <w:rFonts w:ascii="Arial" w:hAnsi="Arial" w:cs="Arial"/>
          <w:sz w:val="24"/>
          <w:szCs w:val="24"/>
          <w:lang w:val="en-GB"/>
        </w:rPr>
        <w:t>).</w:t>
      </w:r>
    </w:p>
    <w:p w14:paraId="73081FD4" w14:textId="4E1DE107" w:rsidR="00443306" w:rsidRPr="001B750D" w:rsidRDefault="009A0BAE" w:rsidP="00D676A0">
      <w:pPr>
        <w:jc w:val="both"/>
        <w:rPr>
          <w:rFonts w:ascii="Arial" w:hAnsi="Arial" w:cs="Arial"/>
          <w:sz w:val="24"/>
          <w:szCs w:val="24"/>
          <w:lang w:val="en-GB"/>
        </w:rPr>
      </w:pPr>
      <w:r w:rsidRPr="001B750D">
        <w:rPr>
          <w:rFonts w:ascii="Arial" w:hAnsi="Arial" w:cs="Arial"/>
          <w:sz w:val="24"/>
          <w:szCs w:val="24"/>
          <w:lang w:val="en-GB"/>
        </w:rPr>
        <w:t xml:space="preserve">Beyond RNA length and translation </w:t>
      </w:r>
      <w:r w:rsidR="00C552AF" w:rsidRPr="001B750D">
        <w:rPr>
          <w:rFonts w:ascii="Arial" w:hAnsi="Arial" w:cs="Arial"/>
          <w:sz w:val="24"/>
          <w:szCs w:val="24"/>
          <w:lang w:val="en-GB"/>
        </w:rPr>
        <w:t>efficiency</w:t>
      </w:r>
      <w:r w:rsidR="00C552AF"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oWpAJIK","properties":{"formattedCitation":"(32)","plainCitation":"(32)","noteIndex":0},"citationItems":[{"id":"7QlDGlPw/5Illk25b","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C552AF" w:rsidRPr="001B750D">
        <w:rPr>
          <w:rFonts w:ascii="Arial" w:hAnsi="Arial" w:cs="Arial"/>
          <w:sz w:val="24"/>
          <w:szCs w:val="24"/>
          <w:lang w:val="en-GB"/>
        </w:rPr>
        <w:fldChar w:fldCharType="separate"/>
      </w:r>
      <w:r w:rsidR="0097304F" w:rsidRPr="0097304F">
        <w:rPr>
          <w:rFonts w:ascii="Aptos" w:hAnsi="Aptos"/>
          <w:sz w:val="24"/>
          <w:lang w:val="en-GB"/>
        </w:rPr>
        <w:t>(32)</w:t>
      </w:r>
      <w:r w:rsidR="00C552AF" w:rsidRPr="001B750D">
        <w:rPr>
          <w:rFonts w:ascii="Arial" w:hAnsi="Arial" w:cs="Arial"/>
          <w:sz w:val="24"/>
          <w:szCs w:val="24"/>
          <w:lang w:val="en-GB"/>
        </w:rPr>
        <w:fldChar w:fldCharType="end"/>
      </w:r>
      <w:r w:rsidR="00C552AF" w:rsidRPr="001B750D">
        <w:rPr>
          <w:rFonts w:ascii="Arial" w:hAnsi="Arial" w:cs="Arial"/>
          <w:sz w:val="24"/>
          <w:szCs w:val="24"/>
          <w:lang w:val="en-GB"/>
        </w:rPr>
        <w:t>, RNA modifications</w:t>
      </w:r>
      <w:r w:rsidR="00FB7D5F" w:rsidRPr="001B750D">
        <w:rPr>
          <w:rFonts w:ascii="Arial" w:hAnsi="Arial" w:cs="Arial"/>
          <w:sz w:val="24"/>
          <w:szCs w:val="24"/>
          <w:lang w:val="en-GB"/>
        </w:rPr>
        <w:t xml:space="preserve"> such</w:t>
      </w:r>
      <w:r w:rsidR="000A32A5" w:rsidRPr="001B750D">
        <w:rPr>
          <w:rFonts w:ascii="Arial" w:hAnsi="Arial" w:cs="Arial"/>
          <w:sz w:val="24"/>
          <w:szCs w:val="24"/>
          <w:lang w:val="en-GB"/>
        </w:rPr>
        <w:t xml:space="preserve"> as</w:t>
      </w:r>
      <w:r w:rsidR="00FB7D5F" w:rsidRPr="001B750D">
        <w:rPr>
          <w:rFonts w:ascii="Arial" w:hAnsi="Arial" w:cs="Arial"/>
          <w:sz w:val="24"/>
          <w:szCs w:val="24"/>
          <w:lang w:val="en-GB"/>
        </w:rPr>
        <w:t xml:space="preserve"> </w:t>
      </w:r>
      <w:r w:rsidRPr="001B750D">
        <w:rPr>
          <w:rFonts w:ascii="Arial" w:hAnsi="Arial" w:cs="Arial"/>
          <w:sz w:val="24"/>
          <w:szCs w:val="24"/>
          <w:lang w:val="en-GB"/>
        </w:rPr>
        <w:t>m</w:t>
      </w:r>
      <w:r w:rsidRPr="001B750D">
        <w:rPr>
          <w:rFonts w:ascii="Arial" w:hAnsi="Arial" w:cs="Arial"/>
          <w:sz w:val="24"/>
          <w:szCs w:val="24"/>
          <w:vertAlign w:val="superscript"/>
          <w:lang w:val="en-GB"/>
        </w:rPr>
        <w:t>6</w:t>
      </w:r>
      <w:r w:rsidRPr="001B750D">
        <w:rPr>
          <w:rFonts w:ascii="Arial" w:hAnsi="Arial" w:cs="Arial"/>
          <w:sz w:val="24"/>
          <w:szCs w:val="24"/>
          <w:lang w:val="en-GB"/>
        </w:rPr>
        <w:t>A and ac</w:t>
      </w:r>
      <w:r w:rsidRPr="001B750D">
        <w:rPr>
          <w:rFonts w:ascii="Arial" w:hAnsi="Arial" w:cs="Arial"/>
          <w:sz w:val="24"/>
          <w:szCs w:val="24"/>
          <w:vertAlign w:val="superscript"/>
          <w:lang w:val="en-GB"/>
        </w:rPr>
        <w:t>4</w:t>
      </w:r>
      <w:r w:rsidRPr="001B750D">
        <w:rPr>
          <w:rFonts w:ascii="Arial" w:hAnsi="Arial" w:cs="Arial"/>
          <w:sz w:val="24"/>
          <w:szCs w:val="24"/>
          <w:lang w:val="en-GB"/>
        </w:rPr>
        <w:t>C</w:t>
      </w:r>
      <w:r w:rsidR="00C552AF" w:rsidRPr="001B750D">
        <w:rPr>
          <w:rFonts w:ascii="Arial" w:hAnsi="Arial" w:cs="Arial"/>
          <w:sz w:val="24"/>
          <w:szCs w:val="24"/>
          <w:lang w:val="en-GB"/>
        </w:rPr>
        <w:t xml:space="preserve"> have been </w:t>
      </w:r>
      <w:r w:rsidR="00A13140" w:rsidRPr="001B750D">
        <w:rPr>
          <w:rFonts w:ascii="Arial" w:hAnsi="Arial" w:cs="Arial"/>
          <w:sz w:val="24"/>
          <w:szCs w:val="24"/>
          <w:lang w:val="en-GB"/>
        </w:rPr>
        <w:t xml:space="preserve">associated </w:t>
      </w:r>
      <w:r w:rsidRPr="001B750D">
        <w:rPr>
          <w:rFonts w:ascii="Arial" w:hAnsi="Arial" w:cs="Arial"/>
          <w:sz w:val="24"/>
          <w:szCs w:val="24"/>
          <w:lang w:val="en-GB"/>
        </w:rPr>
        <w:t>with</w:t>
      </w:r>
      <w:r w:rsidR="00C552AF" w:rsidRPr="001B750D">
        <w:rPr>
          <w:rFonts w:ascii="Arial" w:hAnsi="Arial" w:cs="Arial"/>
          <w:sz w:val="24"/>
          <w:szCs w:val="24"/>
          <w:lang w:val="en-GB"/>
        </w:rPr>
        <w:t xml:space="preserve"> SG enrichment </w:t>
      </w:r>
      <w:r w:rsidR="00CF5A5C" w:rsidRPr="001B750D">
        <w:rPr>
          <w:rFonts w:ascii="Arial" w:hAnsi="Arial" w:cs="Arial"/>
          <w:sz w:val="24"/>
          <w:szCs w:val="24"/>
          <w:lang w:val="en-GB"/>
        </w:rPr>
        <w:t>obtained through</w:t>
      </w:r>
      <w:r w:rsidR="00A13140" w:rsidRPr="001B750D">
        <w:rPr>
          <w:rFonts w:ascii="Arial" w:hAnsi="Arial" w:cs="Arial"/>
          <w:sz w:val="24"/>
          <w:szCs w:val="24"/>
          <w:lang w:val="en-GB"/>
        </w:rPr>
        <w:t xml:space="preserve"> </w:t>
      </w:r>
      <w:r w:rsidR="00C552AF" w:rsidRPr="001B750D">
        <w:rPr>
          <w:rFonts w:ascii="Arial" w:hAnsi="Arial" w:cs="Arial"/>
          <w:sz w:val="24"/>
          <w:szCs w:val="24"/>
          <w:lang w:val="en-GB"/>
        </w:rPr>
        <w:t>DC</w:t>
      </w:r>
      <w:r w:rsidR="00246FA6"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{"citationID":"9E1rPFsD","properties":{"formattedCitation":"(51, 52, 87, 88)","plainCitation":"(51, 52, 87, 88)","noteIndex":0},"citationItems":[{"id":"7QlDGlPw/FSif2qXI","uris":["http://zotero.org/users/local/1p9EH8ax/items/TA9JATSL"],"itemData":{"id":84,"type":"article-journal","container-title":"Nature Chemical Biology","DOI":"10.1038/s41589-020-0524-y","ISSN":"1552-4450, 1552-4469","issue":"9","journalAbbreviation":"Nat Chem Biol","language":"en","page":"955-963","source":"DOI.org (Crossref)","title":"m6A-binding YTHDF proteins promote stress granule formation","volume":"16","author":[{"family":"Fu","given":"Ye"},{"family":"Zhuang","given":"Xiaowei"}],"issued":{"date-parts":[["2020",9]]}}},{"id":"7QlDGlPw/aibD1Yil","uris":["http://zotero.org/users/local/1p9EH8ax/items/INLP3EJG"],"itemData":{"id":86,"type":"article-journal","container-title":"Nature Structural &amp; Molecular Biology","DOI":"10.1038/s41594-023-01089-2","ISSN":"1545-9993, 1545-9985","issue":"10","journalAbbreviation":"Nat Struct Mol Biol","language":"en","page":"1525-1535","source":"DOI.org (Crossref)","title":"m6A governs length-dependent enrichment of mRNAs in stress granules","volume":"30","author":[{"family":"Ries","given":"Ryan J."},{"family":"Pickering","given":"Brian F."},{"family":"Poh","given":"Hui Xian"},{"family":"Namkoong","given":"Sim"},{"family":"Jaffrey","given":"Samie R."}],"issued":{"date-parts":[["2023",10]]}}},{"id":"7QlDGlPw/Tlt1UJmL","uris":["http://zotero.org/users/local/1p9EH8ax/items/ZR7U6BKW"],"itemData":{"id":88,"type":"article-journal","abstract":"Abstract\n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id":"7QlDGlPw/UZaa8tcf","uris":["http://zotero.org/users/local/1p9EH8ax/items/38B6FF2B"],"itemData":{"id":82,"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246FA6" w:rsidRPr="001B750D">
        <w:rPr>
          <w:rFonts w:ascii="Arial" w:hAnsi="Arial" w:cs="Arial"/>
          <w:sz w:val="24"/>
          <w:szCs w:val="24"/>
          <w:lang w:val="en-GB"/>
        </w:rPr>
        <w:fldChar w:fldCharType="separate"/>
      </w:r>
      <w:r w:rsidR="0097304F" w:rsidRPr="0097304F">
        <w:rPr>
          <w:rFonts w:ascii="Aptos" w:hAnsi="Aptos"/>
          <w:sz w:val="24"/>
          <w:lang w:val="en-GB"/>
        </w:rPr>
        <w:t>(51, 52, 87, 88)</w:t>
      </w:r>
      <w:r w:rsidR="00246FA6" w:rsidRPr="001B750D">
        <w:rPr>
          <w:rFonts w:ascii="Arial" w:hAnsi="Arial" w:cs="Arial"/>
          <w:sz w:val="24"/>
          <w:szCs w:val="24"/>
          <w:lang w:val="en-GB"/>
        </w:rPr>
        <w:fldChar w:fldCharType="end"/>
      </w:r>
      <w:r w:rsidR="00C552AF" w:rsidRPr="001B750D">
        <w:rPr>
          <w:rFonts w:ascii="Arial" w:hAnsi="Arial" w:cs="Arial"/>
          <w:sz w:val="24"/>
          <w:szCs w:val="24"/>
          <w:lang w:val="en-GB"/>
        </w:rPr>
        <w:t xml:space="preserve">. </w:t>
      </w:r>
      <w:r w:rsidR="00815DEC" w:rsidRPr="001B750D">
        <w:rPr>
          <w:rFonts w:ascii="Arial" w:hAnsi="Arial" w:cs="Arial"/>
          <w:sz w:val="24"/>
          <w:szCs w:val="24"/>
          <w:lang w:val="en-GB"/>
        </w:rPr>
        <w:t xml:space="preserve">To evaluate whether </w:t>
      </w:r>
      <w:r w:rsidR="004D28AF" w:rsidRPr="001B750D">
        <w:rPr>
          <w:rFonts w:ascii="Arial" w:hAnsi="Arial" w:cs="Arial"/>
          <w:sz w:val="24"/>
          <w:szCs w:val="24"/>
          <w:lang w:val="en-GB"/>
        </w:rPr>
        <w:t>this association is</w:t>
      </w:r>
      <w:r w:rsidR="00815DEC" w:rsidRPr="001B750D">
        <w:rPr>
          <w:rFonts w:ascii="Arial" w:hAnsi="Arial" w:cs="Arial"/>
          <w:sz w:val="24"/>
          <w:szCs w:val="24"/>
          <w:lang w:val="en-GB"/>
        </w:rPr>
        <w:t xml:space="preserve"> genuine, we compared differential SG versus WC expression in modification-knockout cells relative to wild-type counterparts, using interaction model residuals to isolate modification-dependent effects on SG sequestration (</w:t>
      </w:r>
      <w:r w:rsidR="00F0355E" w:rsidRPr="001B750D">
        <w:rPr>
          <w:rFonts w:ascii="Arial" w:hAnsi="Arial" w:cs="Arial"/>
          <w:sz w:val="24"/>
          <w:szCs w:val="24"/>
          <w:lang w:val="en-GB"/>
        </w:rPr>
        <w:t xml:space="preserve">Supplementary </w:t>
      </w:r>
      <w:r w:rsidR="00CA4F03" w:rsidRPr="001B750D">
        <w:rPr>
          <w:rFonts w:ascii="Arial" w:hAnsi="Arial" w:cs="Arial"/>
          <w:sz w:val="24"/>
          <w:szCs w:val="24"/>
          <w:lang w:val="en-GB"/>
        </w:rPr>
        <w:t>Figure 5A</w:t>
      </w:r>
      <w:r w:rsidR="00815DEC" w:rsidRPr="001B750D">
        <w:rPr>
          <w:rFonts w:ascii="Arial" w:hAnsi="Arial" w:cs="Arial"/>
          <w:sz w:val="24"/>
          <w:szCs w:val="24"/>
          <w:lang w:val="en-GB"/>
        </w:rPr>
        <w:t>). While m</w:t>
      </w:r>
      <w:r w:rsidR="001C7219" w:rsidRPr="001B750D">
        <w:rPr>
          <w:rFonts w:ascii="Arial" w:hAnsi="Arial" w:cs="Arial"/>
          <w:sz w:val="24"/>
          <w:szCs w:val="24"/>
          <w:vertAlign w:val="superscript"/>
          <w:lang w:val="en-GB"/>
        </w:rPr>
        <w:t>6</w:t>
      </w:r>
      <w:r w:rsidR="00815DEC" w:rsidRPr="001B750D">
        <w:rPr>
          <w:rFonts w:ascii="Arial" w:hAnsi="Arial" w:cs="Arial"/>
          <w:sz w:val="24"/>
          <w:szCs w:val="24"/>
          <w:lang w:val="en-GB"/>
        </w:rPr>
        <w:t>A knockout produced no discernible shift in SG enrichment, ac</w:t>
      </w:r>
      <w:r w:rsidR="001C7219" w:rsidRPr="001B750D">
        <w:rPr>
          <w:rFonts w:ascii="Arial" w:hAnsi="Arial" w:cs="Arial"/>
          <w:sz w:val="24"/>
          <w:szCs w:val="24"/>
          <w:vertAlign w:val="superscript"/>
          <w:lang w:val="en-GB"/>
        </w:rPr>
        <w:t>4</w:t>
      </w:r>
      <w:r w:rsidR="00815DEC" w:rsidRPr="001B750D">
        <w:rPr>
          <w:rFonts w:ascii="Arial" w:hAnsi="Arial" w:cs="Arial"/>
          <w:sz w:val="24"/>
          <w:szCs w:val="24"/>
          <w:lang w:val="en-GB"/>
        </w:rPr>
        <w:t>C knockout was associated with a modest but detectable effect (</w:t>
      </w:r>
      <w:r w:rsidR="00F0355E" w:rsidRPr="001B750D">
        <w:rPr>
          <w:rFonts w:ascii="Arial" w:hAnsi="Arial" w:cs="Arial"/>
          <w:sz w:val="24"/>
          <w:szCs w:val="24"/>
          <w:lang w:val="en-GB"/>
        </w:rPr>
        <w:t>Supplementary F</w:t>
      </w:r>
      <w:r w:rsidR="00CA4F03" w:rsidRPr="001B750D">
        <w:rPr>
          <w:rFonts w:ascii="Arial" w:hAnsi="Arial" w:cs="Arial"/>
          <w:sz w:val="24"/>
          <w:szCs w:val="24"/>
          <w:lang w:val="en-GB"/>
        </w:rPr>
        <w:t>igure 5B</w:t>
      </w:r>
      <w:r w:rsidR="00815DEC" w:rsidRPr="001B750D">
        <w:rPr>
          <w:rFonts w:ascii="Arial" w:hAnsi="Arial" w:cs="Arial"/>
          <w:sz w:val="24"/>
          <w:szCs w:val="24"/>
          <w:lang w:val="en-GB"/>
        </w:rPr>
        <w:t>). However, the magnitude of this shift correlated only weakly with the per-transcript number of ac⁴C modifications (</w:t>
      </w:r>
      <w:r w:rsidR="00F0355E" w:rsidRPr="001B750D">
        <w:rPr>
          <w:rFonts w:ascii="Arial" w:hAnsi="Arial" w:cs="Arial"/>
          <w:sz w:val="24"/>
          <w:szCs w:val="24"/>
          <w:lang w:val="en-GB"/>
        </w:rPr>
        <w:t>Supplementary F</w:t>
      </w:r>
      <w:r w:rsidR="00CA4F03" w:rsidRPr="001B750D">
        <w:rPr>
          <w:rFonts w:ascii="Arial" w:hAnsi="Arial" w:cs="Arial"/>
          <w:sz w:val="24"/>
          <w:szCs w:val="24"/>
          <w:lang w:val="en-GB"/>
        </w:rPr>
        <w:t>igure 5C</w:t>
      </w:r>
      <w:r w:rsidR="00815DEC" w:rsidRPr="001B750D">
        <w:rPr>
          <w:rFonts w:ascii="Arial" w:hAnsi="Arial" w:cs="Arial"/>
          <w:sz w:val="24"/>
          <w:szCs w:val="24"/>
          <w:lang w:val="en-GB"/>
        </w:rPr>
        <w:t xml:space="preserve">), arguing </w:t>
      </w:r>
      <w:r w:rsidR="00815DEC" w:rsidRPr="001B750D">
        <w:rPr>
          <w:rFonts w:ascii="Arial" w:hAnsi="Arial" w:cs="Arial"/>
          <w:sz w:val="24"/>
          <w:szCs w:val="24"/>
          <w:lang w:val="en-GB"/>
        </w:rPr>
        <w:lastRenderedPageBreak/>
        <w:t>against a direct causal role for the modification itself</w:t>
      </w:r>
      <w:r w:rsidR="00E238F5" w:rsidRPr="001B750D">
        <w:rPr>
          <w:rFonts w:ascii="Arial" w:hAnsi="Arial" w:cs="Arial"/>
          <w:sz w:val="24"/>
          <w:szCs w:val="24"/>
          <w:lang w:val="en-GB"/>
        </w:rPr>
        <w:t xml:space="preserve">. </w:t>
      </w:r>
      <w:r w:rsidR="00E238F5" w:rsidRPr="001B750D">
        <w:rPr>
          <w:rFonts w:ascii="Arial" w:hAnsi="Arial" w:cs="Arial"/>
          <w:i/>
          <w:iCs/>
          <w:sz w:val="24"/>
          <w:szCs w:val="24"/>
          <w:lang w:val="en-GB"/>
        </w:rPr>
        <w:t>In silico</w:t>
      </w:r>
      <w:r w:rsidR="00E238F5" w:rsidRPr="001B750D">
        <w:rPr>
          <w:rFonts w:ascii="Arial" w:hAnsi="Arial" w:cs="Arial"/>
          <w:sz w:val="24"/>
          <w:szCs w:val="24"/>
          <w:lang w:val="en-GB"/>
        </w:rPr>
        <w:t xml:space="preserve"> simulations taking into account the additional weight from these modifications showed only limited correlation with enrichment.</w:t>
      </w:r>
      <w:r w:rsidR="00815DEC" w:rsidRPr="001B750D">
        <w:rPr>
          <w:rFonts w:ascii="Arial" w:hAnsi="Arial" w:cs="Arial"/>
          <w:sz w:val="24"/>
          <w:szCs w:val="24"/>
          <w:lang w:val="en-GB"/>
        </w:rPr>
        <w:t xml:space="preserve"> Instead, RNA length substantially accounted for the observed differences (</w:t>
      </w:r>
      <w:r w:rsidR="00F0355E" w:rsidRPr="001B750D">
        <w:rPr>
          <w:rFonts w:ascii="Arial" w:hAnsi="Arial" w:cs="Arial"/>
          <w:sz w:val="24"/>
          <w:szCs w:val="24"/>
          <w:lang w:val="en-GB"/>
        </w:rPr>
        <w:t>Supplementary F</w:t>
      </w:r>
      <w:r w:rsidR="00CA4F03" w:rsidRPr="001B750D">
        <w:rPr>
          <w:rFonts w:ascii="Arial" w:hAnsi="Arial" w:cs="Arial"/>
          <w:sz w:val="24"/>
          <w:szCs w:val="24"/>
          <w:lang w:val="en-GB"/>
        </w:rPr>
        <w:t>igure 5D</w:t>
      </w:r>
      <w:r w:rsidR="00815DEC" w:rsidRPr="001B750D">
        <w:rPr>
          <w:rFonts w:ascii="Arial" w:hAnsi="Arial" w:cs="Arial"/>
          <w:sz w:val="24"/>
          <w:szCs w:val="24"/>
          <w:lang w:val="en-GB"/>
        </w:rPr>
        <w:t>), suggesting that the ac⁴C-associated signal reflects a length-dependent bias rather than a direct effect of the modification on SG transcript sequestration.</w:t>
      </w:r>
    </w:p>
    <w:p w14:paraId="76C656CF" w14:textId="43E5743E" w:rsidR="00030CF8" w:rsidRPr="001B750D" w:rsidRDefault="00117464" w:rsidP="00595C2C">
      <w:pPr>
        <w:pStyle w:val="Heading2"/>
        <w:rPr>
          <w:lang w:val="en-GB"/>
        </w:rPr>
      </w:pPr>
      <w:r w:rsidRPr="001B750D">
        <w:rPr>
          <w:lang w:val="en-GB"/>
        </w:rPr>
        <w:t xml:space="preserve">Differential </w:t>
      </w:r>
      <w:r w:rsidR="008F7A29" w:rsidRPr="001B750D">
        <w:rPr>
          <w:lang w:val="en-GB"/>
        </w:rPr>
        <w:t>c</w:t>
      </w:r>
      <w:r w:rsidRPr="001B750D">
        <w:rPr>
          <w:lang w:val="en-GB"/>
        </w:rPr>
        <w:t xml:space="preserve">entrifugation </w:t>
      </w:r>
      <w:r w:rsidR="008F7A29" w:rsidRPr="001B750D">
        <w:rPr>
          <w:lang w:val="en-GB"/>
        </w:rPr>
        <w:t>y</w:t>
      </w:r>
      <w:r w:rsidRPr="001B750D">
        <w:rPr>
          <w:lang w:val="en-GB"/>
        </w:rPr>
        <w:t xml:space="preserve">ields </w:t>
      </w:r>
      <w:r w:rsidR="008F7A29" w:rsidRPr="001B750D">
        <w:rPr>
          <w:lang w:val="en-GB"/>
        </w:rPr>
        <w:t>s</w:t>
      </w:r>
      <w:r w:rsidRPr="001B750D">
        <w:rPr>
          <w:lang w:val="en-GB"/>
        </w:rPr>
        <w:t xml:space="preserve">imilar </w:t>
      </w:r>
      <w:r w:rsidR="008F7A29" w:rsidRPr="001B750D">
        <w:rPr>
          <w:lang w:val="en-GB"/>
        </w:rPr>
        <w:t>t</w:t>
      </w:r>
      <w:r w:rsidRPr="001B750D">
        <w:rPr>
          <w:lang w:val="en-GB"/>
        </w:rPr>
        <w:t xml:space="preserve">ranscriptomes for </w:t>
      </w:r>
      <w:r w:rsidR="00354BAE">
        <w:rPr>
          <w:lang w:val="en-GB"/>
        </w:rPr>
        <w:t xml:space="preserve">SGs </w:t>
      </w:r>
      <w:r w:rsidRPr="001B750D">
        <w:rPr>
          <w:lang w:val="en-GB"/>
        </w:rPr>
        <w:t xml:space="preserve">and </w:t>
      </w:r>
      <w:r w:rsidR="00973DDA" w:rsidRPr="001B750D">
        <w:rPr>
          <w:lang w:val="en-GB"/>
        </w:rPr>
        <w:t>other</w:t>
      </w:r>
      <w:r w:rsidRPr="001B750D">
        <w:rPr>
          <w:lang w:val="en-GB"/>
        </w:rPr>
        <w:t xml:space="preserve"> RNP </w:t>
      </w:r>
      <w:r w:rsidR="008F7A29" w:rsidRPr="001B750D">
        <w:rPr>
          <w:lang w:val="en-GB"/>
        </w:rPr>
        <w:t>g</w:t>
      </w:r>
      <w:r w:rsidRPr="001B750D">
        <w:rPr>
          <w:lang w:val="en-GB"/>
        </w:rPr>
        <w:t>ranules</w:t>
      </w:r>
    </w:p>
    <w:p w14:paraId="39AFE1EA" w14:textId="7172DB00" w:rsidR="00FD63A0" w:rsidRPr="001B750D" w:rsidRDefault="007D2B4E" w:rsidP="00002659">
      <w:pPr>
        <w:jc w:val="both"/>
        <w:rPr>
          <w:rFonts w:ascii="Arial" w:hAnsi="Arial" w:cs="Arial"/>
          <w:sz w:val="24"/>
          <w:szCs w:val="24"/>
          <w:lang w:val="en-GB"/>
        </w:rPr>
      </w:pPr>
      <w:r w:rsidRPr="001B750D">
        <w:rPr>
          <w:rFonts w:ascii="Arial" w:hAnsi="Arial" w:cs="Arial"/>
          <w:sz w:val="24"/>
          <w:szCs w:val="24"/>
          <w:lang w:val="en-GB"/>
        </w:rPr>
        <w:t xml:space="preserve">Based on the </w:t>
      </w:r>
      <w:r w:rsidR="00791159" w:rsidRPr="001B750D">
        <w:rPr>
          <w:rFonts w:ascii="Arial" w:hAnsi="Arial" w:cs="Arial"/>
          <w:sz w:val="24"/>
          <w:szCs w:val="24"/>
          <w:lang w:val="en-GB"/>
        </w:rPr>
        <w:t>observations above</w:t>
      </w:r>
      <w:r w:rsidR="06D3BB7D" w:rsidRPr="001B750D">
        <w:rPr>
          <w:rFonts w:ascii="Arial" w:hAnsi="Arial" w:cs="Arial"/>
          <w:sz w:val="24"/>
          <w:szCs w:val="24"/>
          <w:lang w:val="en-GB"/>
        </w:rPr>
        <w:t>, w</w:t>
      </w:r>
      <w:r w:rsidR="00717150" w:rsidRPr="001B750D">
        <w:rPr>
          <w:rFonts w:ascii="Arial" w:hAnsi="Arial" w:cs="Arial"/>
          <w:sz w:val="24"/>
          <w:szCs w:val="24"/>
          <w:lang w:val="en-GB"/>
        </w:rPr>
        <w:t>e hypothesi</w:t>
      </w:r>
      <w:r w:rsidR="007A3D3F">
        <w:rPr>
          <w:rFonts w:ascii="Arial" w:hAnsi="Arial" w:cs="Arial"/>
          <w:sz w:val="24"/>
          <w:szCs w:val="24"/>
          <w:lang w:val="en-GB"/>
        </w:rPr>
        <w:t>s</w:t>
      </w:r>
      <w:r w:rsidR="00717150" w:rsidRPr="001B750D">
        <w:rPr>
          <w:rFonts w:ascii="Arial" w:hAnsi="Arial" w:cs="Arial"/>
          <w:sz w:val="24"/>
          <w:szCs w:val="24"/>
          <w:lang w:val="en-GB"/>
        </w:rPr>
        <w:t xml:space="preserve">e that the SG transcriptome isolated by DC is substantially confounded by the centrifugation process itself rather than representing exclusive biological sequestration. Consequently, </w:t>
      </w:r>
      <w:r w:rsidR="004E5C33" w:rsidRPr="001B750D">
        <w:rPr>
          <w:rFonts w:ascii="Arial" w:hAnsi="Arial" w:cs="Arial"/>
          <w:sz w:val="24"/>
          <w:szCs w:val="24"/>
          <w:lang w:val="en-GB"/>
        </w:rPr>
        <w:t xml:space="preserve">other </w:t>
      </w:r>
      <w:r w:rsidR="00717150" w:rsidRPr="001B750D">
        <w:rPr>
          <w:rFonts w:ascii="Arial" w:hAnsi="Arial" w:cs="Arial"/>
          <w:sz w:val="24"/>
          <w:szCs w:val="24"/>
          <w:lang w:val="en-GB"/>
        </w:rPr>
        <w:t>samples</w:t>
      </w:r>
      <w:r w:rsidR="00FD63A0" w:rsidRPr="001B750D">
        <w:rPr>
          <w:rFonts w:ascii="Arial" w:hAnsi="Arial" w:cs="Arial"/>
          <w:sz w:val="24"/>
          <w:szCs w:val="24"/>
          <w:lang w:val="en-GB"/>
        </w:rPr>
        <w:t xml:space="preserve"> isolated by similar</w:t>
      </w:r>
      <w:r w:rsidR="00717150" w:rsidRPr="001B750D">
        <w:rPr>
          <w:rFonts w:ascii="Arial" w:hAnsi="Arial" w:cs="Arial"/>
          <w:sz w:val="24"/>
          <w:szCs w:val="24"/>
          <w:lang w:val="en-GB"/>
        </w:rPr>
        <w:t xml:space="preserve"> DC protocols</w:t>
      </w:r>
      <w:r w:rsidR="00C80525" w:rsidRPr="001B750D">
        <w:rPr>
          <w:rFonts w:ascii="Arial" w:hAnsi="Arial" w:cs="Arial"/>
          <w:sz w:val="24"/>
          <w:szCs w:val="24"/>
          <w:lang w:val="en-GB"/>
        </w:rPr>
        <w:t>,</w:t>
      </w:r>
      <w:r w:rsidR="00FD63A0" w:rsidRPr="001B750D">
        <w:rPr>
          <w:rFonts w:ascii="Arial" w:hAnsi="Arial" w:cs="Arial"/>
          <w:sz w:val="24"/>
          <w:szCs w:val="24"/>
          <w:lang w:val="en-GB"/>
        </w:rPr>
        <w:t xml:space="preserve"> regardless of their identity,</w:t>
      </w:r>
      <w:r w:rsidR="00717150" w:rsidRPr="001B750D">
        <w:rPr>
          <w:rFonts w:ascii="Arial" w:hAnsi="Arial" w:cs="Arial"/>
          <w:sz w:val="24"/>
          <w:szCs w:val="24"/>
          <w:lang w:val="en-GB"/>
        </w:rPr>
        <w:t xml:space="preserve"> </w:t>
      </w:r>
      <w:r w:rsidR="00183352" w:rsidRPr="001B750D">
        <w:rPr>
          <w:rFonts w:ascii="Arial" w:hAnsi="Arial" w:cs="Arial"/>
          <w:sz w:val="24"/>
          <w:szCs w:val="24"/>
          <w:lang w:val="en-GB"/>
        </w:rPr>
        <w:t xml:space="preserve">should yield </w:t>
      </w:r>
      <w:r w:rsidR="004C4BD0" w:rsidRPr="001B750D">
        <w:rPr>
          <w:rFonts w:ascii="Arial" w:hAnsi="Arial" w:cs="Arial"/>
          <w:sz w:val="24"/>
          <w:szCs w:val="24"/>
          <w:lang w:val="en-GB"/>
        </w:rPr>
        <w:t>comparable profiles</w:t>
      </w:r>
      <w:r w:rsidR="00973DDA" w:rsidRPr="001B750D">
        <w:rPr>
          <w:rFonts w:ascii="Arial" w:hAnsi="Arial" w:cs="Arial"/>
          <w:sz w:val="24"/>
          <w:szCs w:val="24"/>
          <w:lang w:val="en-GB"/>
        </w:rPr>
        <w:t xml:space="preserve">, with </w:t>
      </w:r>
      <w:r w:rsidR="00F83DE6" w:rsidRPr="001B750D">
        <w:rPr>
          <w:rFonts w:ascii="Arial" w:hAnsi="Arial" w:cs="Arial"/>
          <w:sz w:val="24"/>
          <w:szCs w:val="24"/>
          <w:lang w:val="en-GB"/>
        </w:rPr>
        <w:t>enrichment for longe</w:t>
      </w:r>
      <w:r w:rsidR="00FD63A0" w:rsidRPr="001B750D">
        <w:rPr>
          <w:rFonts w:ascii="Arial" w:hAnsi="Arial" w:cs="Arial"/>
          <w:sz w:val="24"/>
          <w:szCs w:val="24"/>
          <w:lang w:val="en-GB"/>
        </w:rPr>
        <w:t>r RNAs</w:t>
      </w:r>
      <w:r w:rsidR="00AB09E6" w:rsidRPr="001B750D">
        <w:rPr>
          <w:rFonts w:ascii="Arial" w:hAnsi="Arial" w:cs="Arial"/>
          <w:sz w:val="24"/>
          <w:szCs w:val="24"/>
          <w:lang w:val="en-GB"/>
        </w:rPr>
        <w:t>.</w:t>
      </w:r>
    </w:p>
    <w:p w14:paraId="6D2FB342" w14:textId="5B46A407" w:rsidR="00002659" w:rsidRPr="001B750D" w:rsidRDefault="00AB09E6" w:rsidP="00002659">
      <w:pPr>
        <w:jc w:val="both"/>
        <w:rPr>
          <w:rFonts w:ascii="Arial" w:hAnsi="Arial" w:cs="Arial"/>
          <w:sz w:val="24"/>
          <w:szCs w:val="24"/>
          <w:lang w:val="en-GB"/>
        </w:rPr>
      </w:pPr>
      <w:r w:rsidRPr="001B750D">
        <w:rPr>
          <w:rFonts w:ascii="Arial" w:hAnsi="Arial" w:cs="Arial"/>
          <w:sz w:val="24"/>
          <w:szCs w:val="24"/>
          <w:lang w:val="en-GB"/>
        </w:rPr>
        <w:t>In the Matheny 2019 dataset</w:t>
      </w:r>
      <w:r w:rsidR="00973DDA"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E33tNLO","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973DDA" w:rsidRPr="001B750D">
        <w:rPr>
          <w:rFonts w:ascii="Arial" w:hAnsi="Arial" w:cs="Arial"/>
          <w:sz w:val="24"/>
          <w:szCs w:val="24"/>
          <w:lang w:val="en-GB"/>
        </w:rPr>
        <w:fldChar w:fldCharType="separate"/>
      </w:r>
      <w:r w:rsidR="0097304F" w:rsidRPr="0097304F">
        <w:rPr>
          <w:rFonts w:ascii="Aptos" w:hAnsi="Aptos"/>
          <w:sz w:val="24"/>
          <w:lang w:val="en-GB"/>
        </w:rPr>
        <w:t>(41)</w:t>
      </w:r>
      <w:r w:rsidR="00973DDA" w:rsidRPr="001B750D">
        <w:rPr>
          <w:rFonts w:ascii="Arial" w:hAnsi="Arial" w:cs="Arial"/>
          <w:sz w:val="24"/>
          <w:szCs w:val="24"/>
          <w:lang w:val="en-GB"/>
        </w:rPr>
        <w:fldChar w:fldCharType="end"/>
      </w:r>
      <w:r w:rsidRPr="001B750D">
        <w:rPr>
          <w:rFonts w:ascii="Arial" w:hAnsi="Arial" w:cs="Arial"/>
          <w:sz w:val="24"/>
          <w:szCs w:val="24"/>
          <w:lang w:val="en-GB"/>
        </w:rPr>
        <w:t xml:space="preserve">, </w:t>
      </w:r>
      <w:r w:rsidR="00FD63A0" w:rsidRPr="001B750D">
        <w:rPr>
          <w:rFonts w:ascii="Arial" w:hAnsi="Arial" w:cs="Arial"/>
          <w:sz w:val="24"/>
          <w:szCs w:val="24"/>
          <w:lang w:val="en-GB"/>
        </w:rPr>
        <w:t>stressed PBs and bulk RNP granules were purified by DC, with PBs distinguished by an additional immunoprecipitation step using EDC3</w:t>
      </w:r>
      <w:r w:rsidR="00D74E73"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lRraYCUi","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74E73" w:rsidRPr="001B750D">
        <w:rPr>
          <w:rFonts w:ascii="Arial" w:hAnsi="Arial" w:cs="Arial"/>
          <w:sz w:val="24"/>
          <w:szCs w:val="24"/>
          <w:lang w:val="en-GB"/>
        </w:rPr>
        <w:fldChar w:fldCharType="separate"/>
      </w:r>
      <w:r w:rsidR="0097304F" w:rsidRPr="0097304F">
        <w:rPr>
          <w:rFonts w:ascii="Aptos" w:hAnsi="Aptos"/>
          <w:sz w:val="24"/>
          <w:lang w:val="en-GB"/>
        </w:rPr>
        <w:t>(41)</w:t>
      </w:r>
      <w:r w:rsidR="00D74E73" w:rsidRPr="001B750D">
        <w:rPr>
          <w:rFonts w:ascii="Arial" w:hAnsi="Arial" w:cs="Arial"/>
          <w:sz w:val="24"/>
          <w:szCs w:val="24"/>
          <w:lang w:val="en-GB"/>
        </w:rPr>
        <w:fldChar w:fldCharType="end"/>
      </w:r>
      <w:r w:rsidR="00D74E73" w:rsidRPr="001B750D">
        <w:rPr>
          <w:rFonts w:ascii="Arial" w:hAnsi="Arial" w:cs="Arial"/>
          <w:sz w:val="24"/>
          <w:szCs w:val="24"/>
          <w:lang w:val="en-GB"/>
        </w:rPr>
        <w:t xml:space="preserve">. </w:t>
      </w:r>
      <w:r w:rsidR="00FD63A0" w:rsidRPr="001B750D">
        <w:rPr>
          <w:rFonts w:ascii="Arial" w:hAnsi="Arial" w:cs="Arial"/>
          <w:sz w:val="24"/>
          <w:szCs w:val="24"/>
          <w:lang w:val="en-GB"/>
        </w:rPr>
        <w:t>The original Khong 2017 dataset</w:t>
      </w:r>
      <w:r w:rsidR="00FD63A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DlzzHtY4","properties":{"formattedCitation":"(31)","plainCitation":"(31)","noteIndex":0},"citationItems":[{"id":"7QlDGlPw/FbnlmiAa","uris":["http://zotero.org/users/local/1p9EH8ax/items/WPA4SC2G"],"itemData":{"id":"AJeLyTDP/lu7Y58wT","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FD63A0" w:rsidRPr="001B750D">
        <w:rPr>
          <w:rFonts w:ascii="Arial" w:hAnsi="Arial" w:cs="Arial"/>
          <w:sz w:val="24"/>
          <w:szCs w:val="24"/>
          <w:lang w:val="en-GB"/>
        </w:rPr>
        <w:fldChar w:fldCharType="separate"/>
      </w:r>
      <w:r w:rsidR="0097304F" w:rsidRPr="0097304F">
        <w:rPr>
          <w:rFonts w:ascii="Aptos" w:hAnsi="Aptos"/>
          <w:sz w:val="24"/>
          <w:lang w:val="en-GB"/>
        </w:rPr>
        <w:t>(31)</w:t>
      </w:r>
      <w:r w:rsidR="00FD63A0" w:rsidRPr="001B750D">
        <w:rPr>
          <w:rFonts w:ascii="Arial" w:hAnsi="Arial" w:cs="Arial"/>
          <w:sz w:val="24"/>
          <w:szCs w:val="24"/>
          <w:lang w:val="en-GB"/>
        </w:rPr>
        <w:fldChar w:fldCharType="end"/>
      </w:r>
      <w:r w:rsidR="00FD63A0" w:rsidRPr="001B750D">
        <w:rPr>
          <w:rFonts w:ascii="Arial" w:hAnsi="Arial" w:cs="Arial"/>
          <w:sz w:val="24"/>
          <w:szCs w:val="24"/>
          <w:lang w:val="en-GB"/>
        </w:rPr>
        <w:t xml:space="preserve"> used a similar three-round DC protocol to isolate SGs (using G3BP for immunoprecipitation).</w:t>
      </w:r>
    </w:p>
    <w:p w14:paraId="165B8EA1" w14:textId="1F3EEF4C" w:rsidR="003B39B1" w:rsidRPr="001B750D" w:rsidRDefault="00FD63A0" w:rsidP="000B561C">
      <w:pPr>
        <w:jc w:val="both"/>
        <w:rPr>
          <w:rFonts w:ascii="Arial" w:hAnsi="Arial" w:cs="Arial"/>
          <w:sz w:val="24"/>
          <w:szCs w:val="24"/>
          <w:lang w:val="en-GB"/>
        </w:rPr>
      </w:pPr>
      <w:r w:rsidRPr="001B750D">
        <w:rPr>
          <w:rFonts w:ascii="Arial" w:hAnsi="Arial" w:cs="Arial"/>
          <w:sz w:val="24"/>
          <w:szCs w:val="24"/>
          <w:lang w:val="en-GB"/>
        </w:rPr>
        <w:t>Despite representing distinct cytoplasmic granules, DC-purified SGs and PBs displayed similar transcriptomes (</w:t>
      </w:r>
      <w:r w:rsidR="00D50179" w:rsidRPr="001B750D">
        <w:rPr>
          <w:rFonts w:ascii="Arial" w:hAnsi="Arial" w:cs="Arial"/>
          <w:sz w:val="24"/>
          <w:szCs w:val="24"/>
          <w:lang w:val="en-GB"/>
        </w:rPr>
        <w:t xml:space="preserve">Supplementary </w:t>
      </w:r>
      <w:r w:rsidRPr="001B750D">
        <w:rPr>
          <w:rFonts w:ascii="Arial" w:hAnsi="Arial" w:cs="Arial"/>
          <w:sz w:val="24"/>
          <w:szCs w:val="24"/>
          <w:lang w:val="en-GB"/>
        </w:rPr>
        <w:t>Fig</w:t>
      </w:r>
      <w:r w:rsidR="00D50179" w:rsidRPr="001B750D">
        <w:rPr>
          <w:rFonts w:ascii="Arial" w:hAnsi="Arial" w:cs="Arial"/>
          <w:sz w:val="24"/>
          <w:szCs w:val="24"/>
          <w:lang w:val="en-GB"/>
        </w:rPr>
        <w:t>ure</w:t>
      </w:r>
      <w:r w:rsidRPr="001B750D">
        <w:rPr>
          <w:rFonts w:ascii="Arial" w:hAnsi="Arial" w:cs="Arial"/>
          <w:sz w:val="24"/>
          <w:szCs w:val="24"/>
          <w:lang w:val="en-GB"/>
        </w:rPr>
        <w:t xml:space="preserve"> </w:t>
      </w:r>
      <w:r w:rsidR="00D50179" w:rsidRPr="001B750D">
        <w:rPr>
          <w:rFonts w:ascii="Arial" w:hAnsi="Arial" w:cs="Arial"/>
          <w:sz w:val="24"/>
          <w:szCs w:val="24"/>
          <w:lang w:val="en-GB"/>
        </w:rPr>
        <w:t>6</w:t>
      </w:r>
      <w:r w:rsidRPr="001B750D">
        <w:rPr>
          <w:rFonts w:ascii="Arial" w:hAnsi="Arial" w:cs="Arial"/>
          <w:sz w:val="24"/>
          <w:szCs w:val="24"/>
          <w:lang w:val="en-GB"/>
        </w:rPr>
        <w:t>A), as noted by the authors</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Zv9rQU5","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Pr="001B750D">
        <w:rPr>
          <w:rFonts w:ascii="Arial" w:hAnsi="Arial" w:cs="Arial"/>
          <w:sz w:val="24"/>
          <w:szCs w:val="24"/>
          <w:lang w:val="en-GB"/>
        </w:rPr>
        <w:t>. Moreover, both SGs and PBs were more similar to each other than to bulk RNP granules purified by two rounds of centrifugation (</w:t>
      </w:r>
      <w:r w:rsidR="00D50179" w:rsidRPr="001B750D">
        <w:rPr>
          <w:rFonts w:ascii="Arial" w:hAnsi="Arial" w:cs="Arial"/>
          <w:sz w:val="24"/>
          <w:szCs w:val="24"/>
          <w:lang w:val="en-GB"/>
        </w:rPr>
        <w:t xml:space="preserve">Supplementary </w:t>
      </w:r>
      <w:r w:rsidRPr="001B750D">
        <w:rPr>
          <w:rFonts w:ascii="Arial" w:hAnsi="Arial" w:cs="Arial"/>
          <w:sz w:val="24"/>
          <w:szCs w:val="24"/>
          <w:lang w:val="en-GB"/>
        </w:rPr>
        <w:t>Fig</w:t>
      </w:r>
      <w:r w:rsidR="00D50179" w:rsidRPr="001B750D">
        <w:rPr>
          <w:rFonts w:ascii="Arial" w:hAnsi="Arial" w:cs="Arial"/>
          <w:sz w:val="24"/>
          <w:szCs w:val="24"/>
          <w:lang w:val="en-GB"/>
        </w:rPr>
        <w:t>ure</w:t>
      </w:r>
      <w:r w:rsidRPr="001B750D">
        <w:rPr>
          <w:rFonts w:ascii="Arial" w:hAnsi="Arial" w:cs="Arial"/>
          <w:sz w:val="24"/>
          <w:szCs w:val="24"/>
          <w:lang w:val="en-GB"/>
        </w:rPr>
        <w:t xml:space="preserve"> </w:t>
      </w:r>
      <w:r w:rsidR="00D50179" w:rsidRPr="001B750D">
        <w:rPr>
          <w:rFonts w:ascii="Arial" w:hAnsi="Arial" w:cs="Arial"/>
          <w:sz w:val="24"/>
          <w:szCs w:val="24"/>
          <w:lang w:val="en-GB"/>
        </w:rPr>
        <w:t>6</w:t>
      </w:r>
      <w:r w:rsidR="006B16AB" w:rsidRPr="001B750D">
        <w:rPr>
          <w:rFonts w:ascii="Arial" w:hAnsi="Arial" w:cs="Arial"/>
          <w:sz w:val="24"/>
          <w:szCs w:val="24"/>
          <w:lang w:val="en-GB"/>
        </w:rPr>
        <w:t>B</w:t>
      </w:r>
      <w:r w:rsidR="00791159" w:rsidRPr="001B750D">
        <w:rPr>
          <w:rFonts w:ascii="Arial" w:hAnsi="Arial" w:cs="Arial"/>
          <w:sz w:val="24"/>
          <w:szCs w:val="24"/>
          <w:lang w:val="en-GB"/>
        </w:rPr>
        <w:t>-</w:t>
      </w:r>
      <w:r w:rsidR="006B16AB" w:rsidRPr="001B750D">
        <w:rPr>
          <w:rFonts w:ascii="Arial" w:hAnsi="Arial" w:cs="Arial"/>
          <w:sz w:val="24"/>
          <w:szCs w:val="24"/>
          <w:lang w:val="en-GB"/>
        </w:rPr>
        <w:t>C</w:t>
      </w:r>
      <w:r w:rsidRPr="001B750D">
        <w:rPr>
          <w:rFonts w:ascii="Arial" w:hAnsi="Arial" w:cs="Arial"/>
          <w:sz w:val="24"/>
          <w:szCs w:val="24"/>
          <w:lang w:val="en-GB"/>
        </w:rPr>
        <w:t xml:space="preserve">). It is unclear if this pattern reflects </w:t>
      </w:r>
      <w:r w:rsidR="006B16AB" w:rsidRPr="001B750D">
        <w:rPr>
          <w:rFonts w:ascii="Arial" w:hAnsi="Arial" w:cs="Arial"/>
          <w:sz w:val="24"/>
          <w:szCs w:val="24"/>
          <w:lang w:val="en-GB"/>
        </w:rPr>
        <w:t xml:space="preserve">the contribution of multiple other condensate types in the </w:t>
      </w:r>
      <w:r w:rsidRPr="001B750D">
        <w:rPr>
          <w:rFonts w:ascii="Arial" w:hAnsi="Arial" w:cs="Arial"/>
          <w:sz w:val="24"/>
          <w:szCs w:val="24"/>
          <w:lang w:val="en-GB"/>
        </w:rPr>
        <w:t>bulk RNP granule preparations or, more simply, the additional centrifugation step applied to both SGs and PBs.</w:t>
      </w:r>
    </w:p>
    <w:p w14:paraId="2E7C7EF5" w14:textId="2CC2B505" w:rsidR="002C7673" w:rsidRPr="001B750D" w:rsidRDefault="006B16AB" w:rsidP="000B561C">
      <w:pPr>
        <w:jc w:val="both"/>
        <w:rPr>
          <w:rFonts w:ascii="Arial" w:hAnsi="Arial" w:cs="Arial"/>
          <w:sz w:val="24"/>
          <w:szCs w:val="24"/>
          <w:lang w:val="en-GB"/>
        </w:rPr>
      </w:pPr>
      <w:r w:rsidRPr="001B750D">
        <w:rPr>
          <w:rFonts w:ascii="Arial" w:hAnsi="Arial" w:cs="Arial"/>
          <w:sz w:val="24"/>
          <w:szCs w:val="24"/>
          <w:lang w:val="en-GB"/>
        </w:rPr>
        <w:t>Additionally, i</w:t>
      </w:r>
      <w:r w:rsidR="00A9634E" w:rsidRPr="001B750D">
        <w:rPr>
          <w:rFonts w:ascii="Arial" w:hAnsi="Arial" w:cs="Arial"/>
          <w:sz w:val="24"/>
          <w:szCs w:val="24"/>
          <w:lang w:val="en-GB"/>
        </w:rPr>
        <w:t>n</w:t>
      </w:r>
      <w:r w:rsidRPr="001B750D">
        <w:rPr>
          <w:rFonts w:ascii="Arial" w:hAnsi="Arial" w:cs="Arial"/>
          <w:sz w:val="24"/>
          <w:szCs w:val="24"/>
          <w:lang w:val="en-GB"/>
        </w:rPr>
        <w:t xml:space="preserve"> </w:t>
      </w:r>
      <w:r w:rsidR="00FD63A0" w:rsidRPr="001B750D">
        <w:rPr>
          <w:rFonts w:ascii="Arial" w:hAnsi="Arial" w:cs="Arial"/>
          <w:sz w:val="24"/>
          <w:szCs w:val="24"/>
          <w:lang w:val="en-GB"/>
        </w:rPr>
        <w:t>Matheny 2019</w:t>
      </w:r>
      <w:r w:rsidR="00FD63A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HaQ7esA","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FD63A0" w:rsidRPr="001B750D">
        <w:rPr>
          <w:rFonts w:ascii="Arial" w:hAnsi="Arial" w:cs="Arial"/>
          <w:sz w:val="24"/>
          <w:szCs w:val="24"/>
          <w:lang w:val="en-GB"/>
        </w:rPr>
        <w:fldChar w:fldCharType="separate"/>
      </w:r>
      <w:r w:rsidR="0097304F" w:rsidRPr="0097304F">
        <w:rPr>
          <w:rFonts w:ascii="Aptos" w:hAnsi="Aptos"/>
          <w:sz w:val="24"/>
          <w:lang w:val="en-GB"/>
        </w:rPr>
        <w:t>(41)</w:t>
      </w:r>
      <w:r w:rsidR="00FD63A0" w:rsidRPr="001B750D">
        <w:rPr>
          <w:rFonts w:ascii="Arial" w:hAnsi="Arial" w:cs="Arial"/>
          <w:sz w:val="24"/>
          <w:szCs w:val="24"/>
          <w:lang w:val="en-GB"/>
        </w:rPr>
        <w:fldChar w:fldCharType="end"/>
      </w:r>
      <w:r w:rsidR="00A9634E" w:rsidRPr="001B750D">
        <w:rPr>
          <w:rFonts w:ascii="Arial" w:hAnsi="Arial" w:cs="Arial"/>
          <w:sz w:val="24"/>
          <w:szCs w:val="24"/>
          <w:lang w:val="en-GB"/>
        </w:rPr>
        <w:t>,</w:t>
      </w:r>
      <w:r w:rsidR="00F62682" w:rsidRPr="001B750D">
        <w:rPr>
          <w:rFonts w:ascii="Arial" w:hAnsi="Arial" w:cs="Arial"/>
          <w:sz w:val="24"/>
          <w:szCs w:val="24"/>
          <w:lang w:val="en-GB"/>
        </w:rPr>
        <w:t xml:space="preserve"> </w:t>
      </w:r>
      <w:r w:rsidR="007D2B4E" w:rsidRPr="001B750D">
        <w:rPr>
          <w:rFonts w:ascii="Arial" w:hAnsi="Arial" w:cs="Arial"/>
          <w:sz w:val="24"/>
          <w:szCs w:val="24"/>
          <w:lang w:val="en-GB"/>
        </w:rPr>
        <w:t>these</w:t>
      </w:r>
      <w:r w:rsidR="00605666" w:rsidRPr="001B750D">
        <w:rPr>
          <w:rFonts w:ascii="Arial" w:hAnsi="Arial" w:cs="Arial"/>
          <w:sz w:val="24"/>
          <w:szCs w:val="24"/>
          <w:lang w:val="en-GB"/>
        </w:rPr>
        <w:t xml:space="preserve"> DC-</w:t>
      </w:r>
      <w:r w:rsidR="00F62682" w:rsidRPr="001B750D">
        <w:rPr>
          <w:rFonts w:ascii="Arial" w:hAnsi="Arial" w:cs="Arial"/>
          <w:sz w:val="24"/>
          <w:szCs w:val="24"/>
          <w:lang w:val="en-GB"/>
        </w:rPr>
        <w:t xml:space="preserve">isolated stressed PBs </w:t>
      </w:r>
      <w:r w:rsidR="00FD63A0" w:rsidRPr="001B750D">
        <w:rPr>
          <w:rFonts w:ascii="Arial" w:hAnsi="Arial" w:cs="Arial"/>
          <w:sz w:val="24"/>
          <w:szCs w:val="24"/>
          <w:lang w:val="en-GB"/>
        </w:rPr>
        <w:t xml:space="preserve">showed </w:t>
      </w:r>
      <w:r w:rsidR="003F0778" w:rsidRPr="001B750D">
        <w:rPr>
          <w:rFonts w:ascii="Arial" w:hAnsi="Arial" w:cs="Arial"/>
          <w:sz w:val="24"/>
          <w:szCs w:val="24"/>
          <w:lang w:val="en-GB"/>
        </w:rPr>
        <w:t>lower</w:t>
      </w:r>
      <w:r w:rsidR="00FD63A0" w:rsidRPr="001B750D">
        <w:rPr>
          <w:rFonts w:ascii="Arial" w:hAnsi="Arial" w:cs="Arial"/>
          <w:sz w:val="24"/>
          <w:szCs w:val="24"/>
          <w:lang w:val="en-GB"/>
        </w:rPr>
        <w:t xml:space="preserve"> similarity to unstressed PBs isolated by </w:t>
      </w:r>
      <w:r w:rsidR="00EA4861" w:rsidRPr="001B750D">
        <w:rPr>
          <w:rFonts w:ascii="Arial" w:hAnsi="Arial" w:cs="Arial"/>
          <w:sz w:val="24"/>
          <w:szCs w:val="24"/>
          <w:lang w:val="en-GB"/>
        </w:rPr>
        <w:t>fluorescence</w:t>
      </w:r>
      <w:ins w:id="143" w:author="Diana Vieira" w:date="2026-08-27T09:56:00Z" w16du:dateUtc="2026-08-27T08:56:00Z">
        <w:r w:rsidR="00C87AD1">
          <w:rPr>
            <w:rFonts w:ascii="Arial" w:hAnsi="Arial" w:cs="Arial"/>
            <w:sz w:val="24"/>
            <w:szCs w:val="24"/>
            <w:lang w:val="en-GB"/>
          </w:rPr>
          <w:t>-</w:t>
        </w:r>
      </w:ins>
      <w:del w:id="144" w:author="Diana Vieira" w:date="2026-08-27T09:55:00Z" w16du:dateUtc="2026-08-27T08:55:00Z">
        <w:r w:rsidR="00EA4861" w:rsidRPr="001B750D" w:rsidDel="00C87AD1">
          <w:rPr>
            <w:rFonts w:ascii="Arial" w:hAnsi="Arial" w:cs="Arial"/>
            <w:sz w:val="24"/>
            <w:szCs w:val="24"/>
            <w:lang w:val="en-GB"/>
          </w:rPr>
          <w:delText xml:space="preserve"> </w:delText>
        </w:r>
      </w:del>
      <w:r w:rsidR="00EA4861" w:rsidRPr="001B750D">
        <w:rPr>
          <w:rFonts w:ascii="Arial" w:hAnsi="Arial" w:cs="Arial"/>
          <w:sz w:val="24"/>
          <w:szCs w:val="24"/>
          <w:lang w:val="en-GB"/>
        </w:rPr>
        <w:t>activated particle sorting (</w:t>
      </w:r>
      <w:r w:rsidR="00FD63A0" w:rsidRPr="001B750D">
        <w:rPr>
          <w:rFonts w:ascii="Arial" w:hAnsi="Arial" w:cs="Arial"/>
          <w:sz w:val="24"/>
          <w:szCs w:val="24"/>
          <w:lang w:val="en-GB"/>
        </w:rPr>
        <w:t>FAPS</w:t>
      </w:r>
      <w:r w:rsidR="00EA4861" w:rsidRPr="001B750D">
        <w:rPr>
          <w:rFonts w:ascii="Arial" w:hAnsi="Arial" w:cs="Arial"/>
          <w:sz w:val="24"/>
          <w:szCs w:val="24"/>
          <w:lang w:val="en-GB"/>
        </w:rPr>
        <w:t>)</w:t>
      </w:r>
      <w:r w:rsidR="00FD63A0" w:rsidRPr="001B750D">
        <w:rPr>
          <w:rFonts w:ascii="Arial" w:hAnsi="Arial" w:cs="Arial"/>
          <w:sz w:val="24"/>
          <w:szCs w:val="24"/>
          <w:lang w:val="en-GB"/>
        </w:rPr>
        <w:t xml:space="preserve"> </w:t>
      </w:r>
      <w:r w:rsidR="00EA4861" w:rsidRPr="001B750D">
        <w:rPr>
          <w:rFonts w:ascii="Arial" w:hAnsi="Arial" w:cs="Arial"/>
          <w:sz w:val="24"/>
          <w:szCs w:val="24"/>
          <w:lang w:val="en-GB"/>
        </w:rPr>
        <w:t>from</w:t>
      </w:r>
      <w:r w:rsidR="00FD63A0" w:rsidRPr="001B750D">
        <w:rPr>
          <w:rFonts w:ascii="Arial" w:hAnsi="Arial" w:cs="Arial"/>
          <w:sz w:val="24"/>
          <w:szCs w:val="24"/>
          <w:lang w:val="en-GB"/>
        </w:rPr>
        <w:t xml:space="preserve"> Hubstenberger  2017</w:t>
      </w:r>
      <w:r w:rsidR="00EA4861"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{"citationID":"e7IQbIZw","properties":{"formattedCitation":"(89)","plainCitation":"(89)","noteIndex":0},"citationItems":[{"id":121,"uris":["http://zotero.org/users/local/q86rvdj2/items/SZJHB8LF"],"itemData":{"id":121,"type":"article-journal","abstract":"Within cells, soluble RNPs can switch states to coassemble and condense into liquid or solid bodies. Although these phase transitions have been reconstituted in vitro, for endogenous bodies the diversity of the components, the specificity of the interaction networks, and the function of the coassemblies remain to be characterized. Here, by developing a fluorescence-activated particle sorting (FAPS) method to purify cytosolic processing bodies (P-bodies) from human epithelial cells, we identified hundreds of proteins and thousands of mRNAs that structure a dense network of interactions, separating P-body from non-P-body RNPs. mRNAs segregating into P-bodies are translationally repressed, but not decayed, and this repression explains part of the poor genome-wide correlation between RNA and protein abundance. P-bodies condense thousands of mRNAs that strikingly encode regulatory processes. Thus, we uncovered how P-bodies, by condensing and segregating repressed mRNAs, provide a physical substrate for the coordinated regulation of posttranscriptional mRNA regulons.","container-title":"Molecular Cell","DOI":"10.1016/j.molcel.2017.09.003","ISSN":"1097-4164","issue":"1","journalAbbreviation":"Mol Cell","language":"eng","page":"144-157.e5","PMID":"28965817","source":"PubMed","title":"P-Body Purification Reveals the Condensation of Repressed mRNA Regulons","volume":"68","author":[{"family":"Hubstenberger","given":"Arnaud"},{"family":"Courel","given":"Maïté"},{"family":"Bénard","given":"Marianne"},{"family":"Souquere","given":"Sylvie"},{"family":"Ernoult-Lange","given":"Michèle"},{"family":"Chouaib","given":"Racha"},{"family":"Yi","given":"Zhou"},{"family":"Morlot","given":"Jean-Baptiste"},{"family":"Munier","given":"Annie"},{"family":"Fradet","given":"Magali"},{"family":"Daunesse","given":"Maëlle"},{"family":"Bertrand","given":"Edouard"},{"family":"Pierron","given":"Gérard"},{"family":"Mozziconacci","given":"Julien"},{"family":"Kress","given":"Michel"},{"family":"Weil","given":"Dominique"}],"issued":{"date-parts":[["2017",10,5]]}}}],"schema":"https://github.com/citation-style-language/schema/raw/master/csl-citation.json"} </w:instrText>
      </w:r>
      <w:r w:rsidR="00EA4861" w:rsidRPr="001B750D">
        <w:rPr>
          <w:rFonts w:ascii="Arial" w:hAnsi="Arial" w:cs="Arial"/>
          <w:sz w:val="24"/>
          <w:szCs w:val="24"/>
          <w:lang w:val="en-GB"/>
        </w:rPr>
        <w:fldChar w:fldCharType="separate"/>
      </w:r>
      <w:r w:rsidR="0097304F" w:rsidRPr="0097304F">
        <w:rPr>
          <w:rFonts w:ascii="Aptos" w:hAnsi="Aptos"/>
          <w:sz w:val="24"/>
          <w:lang w:val="en-GB"/>
        </w:rPr>
        <w:t>(89)</w:t>
      </w:r>
      <w:r w:rsidR="00EA4861" w:rsidRPr="001B750D">
        <w:rPr>
          <w:rFonts w:ascii="Arial" w:hAnsi="Arial" w:cs="Arial"/>
          <w:sz w:val="24"/>
          <w:szCs w:val="24"/>
          <w:lang w:val="en-GB"/>
        </w:rPr>
        <w:fldChar w:fldCharType="end"/>
      </w:r>
      <w:r w:rsidR="003F0778" w:rsidRPr="001B750D">
        <w:rPr>
          <w:rFonts w:ascii="Arial" w:hAnsi="Arial" w:cs="Arial"/>
          <w:sz w:val="24"/>
          <w:szCs w:val="24"/>
          <w:lang w:val="en-GB"/>
        </w:rPr>
        <w:t>, than to</w:t>
      </w:r>
      <w:del w:id="145" w:author="Diana Vieira" w:date="2026-08-27T09:55:00Z" w16du:dateUtc="2026-08-27T08:55:00Z">
        <w:r w:rsidR="003F0778" w:rsidRPr="001B750D" w:rsidDel="00B4255A">
          <w:rPr>
            <w:rFonts w:ascii="Arial" w:hAnsi="Arial" w:cs="Arial"/>
            <w:sz w:val="24"/>
            <w:szCs w:val="24"/>
            <w:lang w:val="en-GB"/>
          </w:rPr>
          <w:delText xml:space="preserve"> to</w:delText>
        </w:r>
      </w:del>
      <w:r w:rsidR="003F0778" w:rsidRPr="001B750D">
        <w:rPr>
          <w:rFonts w:ascii="Arial" w:hAnsi="Arial" w:cs="Arial"/>
          <w:sz w:val="24"/>
          <w:szCs w:val="24"/>
          <w:lang w:val="en-GB"/>
        </w:rPr>
        <w:t xml:space="preserve"> SG</w:t>
      </w:r>
      <w:ins w:id="146" w:author="Diana Vieira" w:date="2026-08-27T09:55:00Z" w16du:dateUtc="2026-08-27T08:55:00Z">
        <w:r w:rsidR="00B4255A">
          <w:rPr>
            <w:rFonts w:ascii="Arial" w:hAnsi="Arial" w:cs="Arial"/>
            <w:sz w:val="24"/>
            <w:szCs w:val="24"/>
            <w:lang w:val="en-GB"/>
          </w:rPr>
          <w:t>s</w:t>
        </w:r>
      </w:ins>
      <w:r w:rsidR="00F62682" w:rsidRPr="001B750D">
        <w:rPr>
          <w:rFonts w:ascii="Arial" w:hAnsi="Arial" w:cs="Arial"/>
          <w:sz w:val="24"/>
          <w:szCs w:val="24"/>
          <w:lang w:val="en-GB"/>
        </w:rPr>
        <w:t xml:space="preserve">. </w:t>
      </w:r>
      <w:r w:rsidR="00EA4861" w:rsidRPr="001B750D">
        <w:rPr>
          <w:rFonts w:ascii="Arial" w:hAnsi="Arial" w:cs="Arial"/>
          <w:sz w:val="24"/>
          <w:szCs w:val="24"/>
          <w:lang w:val="en-GB"/>
        </w:rPr>
        <w:t>We confirmed this observation using another independent FAPS dataset,</w:t>
      </w:r>
      <w:r w:rsidR="004F76C7" w:rsidRPr="001B750D">
        <w:rPr>
          <w:rFonts w:ascii="Arial" w:hAnsi="Arial" w:cs="Arial"/>
          <w:sz w:val="24"/>
          <w:szCs w:val="24"/>
          <w:lang w:val="en-GB"/>
        </w:rPr>
        <w:t xml:space="preserve"> </w:t>
      </w:r>
      <w:r w:rsidR="00EA4861" w:rsidRPr="001B750D">
        <w:rPr>
          <w:rFonts w:ascii="Arial" w:hAnsi="Arial" w:cs="Arial"/>
          <w:sz w:val="24"/>
          <w:szCs w:val="24"/>
          <w:lang w:val="en-GB"/>
        </w:rPr>
        <w:t>Kodali 2024</w:t>
      </w:r>
      <w:r w:rsidR="00EA4861"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Tb0TH2LO","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EA4861" w:rsidRPr="001B750D">
        <w:rPr>
          <w:rFonts w:ascii="Arial" w:hAnsi="Arial" w:cs="Arial"/>
          <w:sz w:val="24"/>
          <w:szCs w:val="24"/>
          <w:lang w:val="en-GB"/>
        </w:rPr>
        <w:fldChar w:fldCharType="separate"/>
      </w:r>
      <w:r w:rsidR="0097304F" w:rsidRPr="0097304F">
        <w:rPr>
          <w:rFonts w:ascii="Aptos" w:hAnsi="Aptos"/>
          <w:sz w:val="24"/>
          <w:lang w:val="en-GB"/>
        </w:rPr>
        <w:t>(54)</w:t>
      </w:r>
      <w:r w:rsidR="00EA4861" w:rsidRPr="001B750D">
        <w:rPr>
          <w:rFonts w:ascii="Arial" w:hAnsi="Arial" w:cs="Arial"/>
          <w:sz w:val="24"/>
          <w:szCs w:val="24"/>
          <w:lang w:val="en-GB"/>
        </w:rPr>
        <w:fldChar w:fldCharType="end"/>
      </w:r>
      <w:r w:rsidR="003F0778" w:rsidRPr="001B750D">
        <w:rPr>
          <w:rFonts w:ascii="Arial" w:hAnsi="Arial" w:cs="Arial"/>
          <w:sz w:val="24"/>
          <w:szCs w:val="24"/>
          <w:lang w:val="en-GB"/>
        </w:rPr>
        <w:t>, where, albeit correlated, stressed DC-isolated PBs still exhibited higher similarity to either DC-isolated SGs or RNPs</w:t>
      </w:r>
      <w:r w:rsidR="00EA4861" w:rsidRPr="001B750D">
        <w:rPr>
          <w:rFonts w:ascii="Arial" w:hAnsi="Arial" w:cs="Arial"/>
          <w:sz w:val="24"/>
          <w:szCs w:val="24"/>
          <w:lang w:val="en-GB"/>
        </w:rPr>
        <w:t xml:space="preserve"> (</w:t>
      </w:r>
      <w:r w:rsidR="00D50179" w:rsidRPr="001B750D">
        <w:rPr>
          <w:rFonts w:ascii="Arial" w:hAnsi="Arial" w:cs="Arial"/>
          <w:sz w:val="24"/>
          <w:szCs w:val="24"/>
          <w:lang w:val="en-GB"/>
        </w:rPr>
        <w:t xml:space="preserve">Supplementary </w:t>
      </w:r>
      <w:r w:rsidRPr="001B750D">
        <w:rPr>
          <w:rFonts w:ascii="Arial" w:hAnsi="Arial" w:cs="Arial"/>
          <w:sz w:val="24"/>
          <w:szCs w:val="24"/>
          <w:lang w:val="en-GB"/>
        </w:rPr>
        <w:t xml:space="preserve">Figure </w:t>
      </w:r>
      <w:r w:rsidR="00D50179" w:rsidRPr="001B750D">
        <w:rPr>
          <w:rFonts w:ascii="Arial" w:hAnsi="Arial" w:cs="Arial"/>
          <w:sz w:val="24"/>
          <w:szCs w:val="24"/>
          <w:lang w:val="en-GB"/>
        </w:rPr>
        <w:t>6</w:t>
      </w:r>
      <w:r w:rsidR="003F0778" w:rsidRPr="001B750D">
        <w:rPr>
          <w:rFonts w:ascii="Arial" w:hAnsi="Arial" w:cs="Arial"/>
          <w:sz w:val="24"/>
          <w:szCs w:val="24"/>
          <w:lang w:val="en-GB"/>
        </w:rPr>
        <w:t>A-</w:t>
      </w:r>
      <w:r w:rsidRPr="001B750D">
        <w:rPr>
          <w:rFonts w:ascii="Arial" w:hAnsi="Arial" w:cs="Arial"/>
          <w:sz w:val="24"/>
          <w:szCs w:val="24"/>
          <w:lang w:val="en-GB"/>
        </w:rPr>
        <w:t>D</w:t>
      </w:r>
      <w:r w:rsidR="00EA4861" w:rsidRPr="001B750D">
        <w:rPr>
          <w:rFonts w:ascii="Arial" w:hAnsi="Arial" w:cs="Arial"/>
          <w:sz w:val="24"/>
          <w:szCs w:val="24"/>
          <w:lang w:val="en-GB"/>
        </w:rPr>
        <w:t>).</w:t>
      </w:r>
    </w:p>
    <w:p w14:paraId="1DC17BEE" w14:textId="70195BC6" w:rsidR="00163897" w:rsidRPr="001B750D" w:rsidRDefault="00163897" w:rsidP="004F76C7">
      <w:pPr>
        <w:jc w:val="both"/>
        <w:rPr>
          <w:rFonts w:ascii="Arial" w:hAnsi="Arial" w:cs="Arial"/>
          <w:sz w:val="24"/>
          <w:szCs w:val="24"/>
          <w:lang w:val="en-GB"/>
        </w:rPr>
      </w:pPr>
      <w:r w:rsidRPr="001B750D">
        <w:rPr>
          <w:rFonts w:ascii="Arial" w:hAnsi="Arial" w:cs="Arial"/>
          <w:sz w:val="24"/>
          <w:szCs w:val="24"/>
          <w:lang w:val="en-GB"/>
        </w:rPr>
        <w:t>In Zhou 2024</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ke0kIRIr","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(50)</w:t>
      </w:r>
      <w:r w:rsidRPr="001B750D">
        <w:rPr>
          <w:rFonts w:ascii="Arial" w:hAnsi="Arial" w:cs="Arial"/>
          <w:sz w:val="24"/>
          <w:szCs w:val="24"/>
          <w:lang w:val="en-GB"/>
        </w:rPr>
        <w:fldChar w:fldCharType="end"/>
      </w:r>
      <w:r w:rsidRPr="001B750D">
        <w:rPr>
          <w:rFonts w:ascii="Arial" w:hAnsi="Arial" w:cs="Arial"/>
          <w:sz w:val="24"/>
          <w:szCs w:val="24"/>
          <w:lang w:val="en-GB"/>
        </w:rPr>
        <w:t>, stress granules were isolated using fluorescence-activated non-membrane condensates isolation (FANCI), a flow cytometry–based approach similar to FAPS. Notably, even after batch correction for cell type and stress</w:t>
      </w:r>
      <w:r w:rsidR="001C1174"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1C1174" w:rsidRPr="001B750D">
        <w:rPr>
          <w:rFonts w:ascii="Arial" w:hAnsi="Arial" w:cs="Arial"/>
          <w:sz w:val="24"/>
          <w:szCs w:val="24"/>
          <w:lang w:val="en-GB"/>
        </w:rPr>
        <w:t xml:space="preserve"> Methods)</w:t>
      </w:r>
      <w:r w:rsidRPr="001B750D">
        <w:rPr>
          <w:rFonts w:ascii="Arial" w:hAnsi="Arial" w:cs="Arial"/>
          <w:sz w:val="24"/>
          <w:szCs w:val="24"/>
          <w:lang w:val="en-GB"/>
        </w:rPr>
        <w:t>, FANCI/FAPS-isolated SGs remained less similar to DC-isolated SGs than the latter are to PB-isolated SGs, despite SGs and PBs being distinct structures (</w:t>
      </w:r>
      <w:r w:rsidR="00D50179" w:rsidRPr="001B750D">
        <w:rPr>
          <w:rFonts w:ascii="Arial" w:hAnsi="Arial" w:cs="Arial"/>
          <w:sz w:val="24"/>
          <w:szCs w:val="24"/>
          <w:lang w:val="en-GB"/>
        </w:rPr>
        <w:t xml:space="preserve">Supplementary </w:t>
      </w:r>
      <w:r w:rsidRPr="001B750D">
        <w:rPr>
          <w:rFonts w:ascii="Arial" w:hAnsi="Arial" w:cs="Arial"/>
          <w:sz w:val="24"/>
          <w:szCs w:val="24"/>
          <w:lang w:val="en-GB"/>
        </w:rPr>
        <w:t xml:space="preserve">Figure </w:t>
      </w:r>
      <w:r w:rsidR="00D50179" w:rsidRPr="001B750D">
        <w:rPr>
          <w:rFonts w:ascii="Arial" w:hAnsi="Arial" w:cs="Arial"/>
          <w:sz w:val="24"/>
          <w:szCs w:val="24"/>
          <w:lang w:val="en-GB"/>
        </w:rPr>
        <w:t>6</w:t>
      </w:r>
      <w:r w:rsidRPr="001B750D">
        <w:rPr>
          <w:rFonts w:ascii="Arial" w:hAnsi="Arial" w:cs="Arial"/>
          <w:sz w:val="24"/>
          <w:szCs w:val="24"/>
          <w:lang w:val="en-GB"/>
        </w:rPr>
        <w:t>E).</w:t>
      </w:r>
    </w:p>
    <w:p w14:paraId="5F8C0794" w14:textId="6D6EBE0B" w:rsidR="00163897" w:rsidRPr="001B750D" w:rsidRDefault="00EA4861" w:rsidP="004F76C7">
      <w:pPr>
        <w:jc w:val="both"/>
        <w:rPr>
          <w:rFonts w:ascii="Arial" w:hAnsi="Arial" w:cs="Arial"/>
          <w:sz w:val="24"/>
          <w:szCs w:val="24"/>
          <w:lang w:val="en-GB"/>
        </w:rPr>
      </w:pPr>
      <w:r w:rsidRPr="001B750D">
        <w:rPr>
          <w:rFonts w:ascii="Arial" w:hAnsi="Arial" w:cs="Arial"/>
          <w:sz w:val="24"/>
          <w:szCs w:val="24"/>
          <w:lang w:val="en-GB"/>
        </w:rPr>
        <w:lastRenderedPageBreak/>
        <w:t xml:space="preserve">While </w:t>
      </w:r>
      <w:r w:rsidR="00007467" w:rsidRPr="001B750D">
        <w:rPr>
          <w:rFonts w:ascii="Arial" w:hAnsi="Arial" w:cs="Arial"/>
          <w:sz w:val="24"/>
          <w:szCs w:val="24"/>
          <w:lang w:val="en-GB"/>
        </w:rPr>
        <w:t>Matheny 2019</w:t>
      </w:r>
      <w:r w:rsidR="001C117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UezQ1Jf","properties":{"formattedCitation":"(41)","plainCitation":"(41)","noteIndex":0},"citationItems":[{"id":"7QlDGlPw/8f8ZloUy","uris":["http://zotero.org/users/local/1p9EH8ax/items/ARLW3CQN"],"itemData":{"id":"HtmS51Tt/2qso4wtg","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C1174" w:rsidRPr="001B750D">
        <w:rPr>
          <w:rFonts w:ascii="Arial" w:hAnsi="Arial" w:cs="Arial"/>
          <w:sz w:val="24"/>
          <w:szCs w:val="24"/>
          <w:lang w:val="en-GB"/>
        </w:rPr>
        <w:fldChar w:fldCharType="separate"/>
      </w:r>
      <w:r w:rsidR="0097304F" w:rsidRPr="0097304F">
        <w:rPr>
          <w:rFonts w:ascii="Aptos" w:hAnsi="Aptos"/>
          <w:sz w:val="24"/>
          <w:lang w:val="en-GB"/>
        </w:rPr>
        <w:t>(41)</w:t>
      </w:r>
      <w:r w:rsidR="001C1174" w:rsidRPr="001B750D">
        <w:rPr>
          <w:rFonts w:ascii="Arial" w:hAnsi="Arial" w:cs="Arial"/>
          <w:sz w:val="24"/>
          <w:szCs w:val="24"/>
          <w:lang w:val="en-GB"/>
        </w:rPr>
        <w:fldChar w:fldCharType="end"/>
      </w:r>
      <w:r w:rsidR="00002659" w:rsidRPr="001B750D">
        <w:rPr>
          <w:rFonts w:ascii="Arial" w:hAnsi="Arial" w:cs="Arial"/>
          <w:sz w:val="24"/>
          <w:szCs w:val="24"/>
          <w:lang w:val="en-GB"/>
        </w:rPr>
        <w:t xml:space="preserve"> posit</w:t>
      </w:r>
      <w:r w:rsidR="00163897" w:rsidRPr="001B750D">
        <w:rPr>
          <w:rFonts w:ascii="Arial" w:hAnsi="Arial" w:cs="Arial"/>
          <w:sz w:val="24"/>
          <w:szCs w:val="24"/>
          <w:lang w:val="en-GB"/>
        </w:rPr>
        <w:t>s</w:t>
      </w:r>
      <w:r w:rsidR="00002659" w:rsidRPr="001B750D">
        <w:rPr>
          <w:rFonts w:ascii="Arial" w:hAnsi="Arial" w:cs="Arial"/>
          <w:sz w:val="24"/>
          <w:szCs w:val="24"/>
          <w:lang w:val="en-GB"/>
        </w:rPr>
        <w:t xml:space="preserve"> that stress causes a shift in the PB transcriptome </w:t>
      </w:r>
      <w:r w:rsidR="00D45343" w:rsidRPr="001B750D">
        <w:rPr>
          <w:rFonts w:ascii="Arial" w:hAnsi="Arial" w:cs="Arial"/>
          <w:sz w:val="24"/>
          <w:szCs w:val="24"/>
          <w:lang w:val="en-GB"/>
        </w:rPr>
        <w:t xml:space="preserve">by increasing the pool </w:t>
      </w:r>
      <w:r w:rsidR="00002659" w:rsidRPr="001B750D">
        <w:rPr>
          <w:rFonts w:ascii="Arial" w:hAnsi="Arial" w:cs="Arial"/>
          <w:sz w:val="24"/>
          <w:szCs w:val="24"/>
          <w:lang w:val="en-GB"/>
        </w:rPr>
        <w:t xml:space="preserve">of </w:t>
      </w:r>
      <w:r w:rsidR="00605666" w:rsidRPr="001B750D">
        <w:rPr>
          <w:rFonts w:ascii="Arial" w:hAnsi="Arial" w:cs="Arial"/>
          <w:sz w:val="24"/>
          <w:szCs w:val="24"/>
          <w:lang w:val="en-GB"/>
        </w:rPr>
        <w:t xml:space="preserve">available </w:t>
      </w:r>
      <w:r w:rsidR="00002659" w:rsidRPr="001B750D">
        <w:rPr>
          <w:rFonts w:ascii="Arial" w:hAnsi="Arial" w:cs="Arial"/>
          <w:sz w:val="24"/>
          <w:szCs w:val="24"/>
          <w:lang w:val="en-GB"/>
        </w:rPr>
        <w:t>nontranslating mRNAs</w:t>
      </w:r>
      <w:r w:rsidR="00876A55" w:rsidRPr="001B750D">
        <w:rPr>
          <w:rFonts w:ascii="Arial" w:hAnsi="Arial" w:cs="Arial"/>
          <w:sz w:val="24"/>
          <w:szCs w:val="24"/>
          <w:lang w:val="en-GB"/>
        </w:rPr>
        <w:t xml:space="preserve"> in the cell</w:t>
      </w:r>
      <w:r w:rsidR="00002659"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atkZUFZB","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002659" w:rsidRPr="001B750D">
        <w:rPr>
          <w:rFonts w:ascii="Arial" w:hAnsi="Arial" w:cs="Arial"/>
          <w:sz w:val="24"/>
          <w:szCs w:val="24"/>
          <w:lang w:val="en-GB"/>
        </w:rPr>
        <w:fldChar w:fldCharType="separate"/>
      </w:r>
      <w:r w:rsidR="0097304F" w:rsidRPr="0097304F">
        <w:rPr>
          <w:rFonts w:ascii="Aptos" w:hAnsi="Aptos"/>
          <w:sz w:val="24"/>
          <w:lang w:val="en-GB"/>
        </w:rPr>
        <w:t>(41)</w:t>
      </w:r>
      <w:r w:rsidR="00002659" w:rsidRPr="001B750D">
        <w:rPr>
          <w:rFonts w:ascii="Arial" w:hAnsi="Arial" w:cs="Arial"/>
          <w:sz w:val="24"/>
          <w:szCs w:val="24"/>
          <w:lang w:val="en-GB"/>
        </w:rPr>
        <w:fldChar w:fldCharType="end"/>
      </w:r>
      <w:r w:rsidRPr="001B750D">
        <w:rPr>
          <w:rFonts w:ascii="Arial" w:hAnsi="Arial" w:cs="Arial"/>
          <w:sz w:val="24"/>
          <w:szCs w:val="24"/>
          <w:lang w:val="en-GB"/>
        </w:rPr>
        <w:t>,</w:t>
      </w:r>
      <w:r w:rsidR="006B16AB" w:rsidRPr="001B750D">
        <w:rPr>
          <w:rFonts w:ascii="Arial" w:hAnsi="Arial" w:cs="Arial"/>
          <w:sz w:val="24"/>
          <w:szCs w:val="24"/>
          <w:lang w:val="en-GB"/>
        </w:rPr>
        <w:t xml:space="preserve"> hence</w:t>
      </w:r>
      <w:r w:rsidRPr="001B750D">
        <w:rPr>
          <w:rFonts w:ascii="Arial" w:hAnsi="Arial" w:cs="Arial"/>
          <w:sz w:val="24"/>
          <w:szCs w:val="24"/>
          <w:lang w:val="en-GB"/>
        </w:rPr>
        <w:t xml:space="preserve"> increasing their similarities to SGs,</w:t>
      </w:r>
      <w:r w:rsidR="004F76C7" w:rsidRPr="001B750D">
        <w:rPr>
          <w:rFonts w:ascii="Arial" w:hAnsi="Arial" w:cs="Arial"/>
          <w:sz w:val="24"/>
          <w:szCs w:val="24"/>
          <w:lang w:val="en-GB"/>
        </w:rPr>
        <w:t xml:space="preserve"> our reanalysis does not support this explanation.</w:t>
      </w:r>
      <w:r w:rsidRPr="001B750D">
        <w:rPr>
          <w:rFonts w:ascii="Arial" w:hAnsi="Arial" w:cs="Arial"/>
          <w:sz w:val="24"/>
          <w:szCs w:val="24"/>
          <w:lang w:val="en-GB"/>
        </w:rPr>
        <w:t xml:space="preserve"> </w:t>
      </w:r>
    </w:p>
    <w:p w14:paraId="620AE7F5" w14:textId="171BD698" w:rsidR="00163897" w:rsidRPr="001B750D" w:rsidRDefault="001D1E1C" w:rsidP="00D676A0">
      <w:pPr>
        <w:jc w:val="both"/>
        <w:rPr>
          <w:rFonts w:ascii="Arial" w:hAnsi="Arial" w:cs="Arial"/>
          <w:sz w:val="24"/>
          <w:szCs w:val="24"/>
          <w:lang w:val="en-GB"/>
        </w:rPr>
      </w:pPr>
      <w:r w:rsidRPr="001B750D">
        <w:rPr>
          <w:rFonts w:ascii="Arial" w:hAnsi="Arial" w:cs="Arial"/>
          <w:sz w:val="24"/>
          <w:szCs w:val="24"/>
          <w:lang w:val="en-GB"/>
        </w:rPr>
        <w:t>W</w:t>
      </w:r>
      <w:r w:rsidR="00163897" w:rsidRPr="001B750D">
        <w:rPr>
          <w:rFonts w:ascii="Arial" w:hAnsi="Arial" w:cs="Arial"/>
          <w:sz w:val="24"/>
          <w:szCs w:val="24"/>
          <w:lang w:val="en-GB"/>
        </w:rPr>
        <w:t>e integrated the Zhou 2024</w:t>
      </w:r>
      <w:r w:rsidR="001C1174"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cDXhXlVq","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1C1174" w:rsidRPr="001B750D">
        <w:rPr>
          <w:rFonts w:ascii="Arial" w:hAnsi="Arial" w:cs="Arial"/>
          <w:sz w:val="24"/>
          <w:szCs w:val="24"/>
          <w:lang w:val="en-GB"/>
        </w:rPr>
        <w:fldChar w:fldCharType="separate"/>
      </w:r>
      <w:r w:rsidR="0097304F" w:rsidRPr="0097304F">
        <w:rPr>
          <w:rFonts w:ascii="Aptos" w:hAnsi="Aptos"/>
          <w:sz w:val="24"/>
          <w:lang w:val="en-GB"/>
        </w:rPr>
        <w:t>(50)</w:t>
      </w:r>
      <w:r w:rsidR="001C1174" w:rsidRPr="001B750D">
        <w:rPr>
          <w:rFonts w:ascii="Arial" w:hAnsi="Arial" w:cs="Arial"/>
          <w:sz w:val="24"/>
          <w:szCs w:val="24"/>
          <w:lang w:val="en-GB"/>
        </w:rPr>
        <w:fldChar w:fldCharType="end"/>
      </w:r>
      <w:r w:rsidR="00163897" w:rsidRPr="001B750D">
        <w:rPr>
          <w:rFonts w:ascii="Arial" w:hAnsi="Arial" w:cs="Arial"/>
          <w:sz w:val="24"/>
          <w:szCs w:val="24"/>
          <w:lang w:val="en-GB"/>
        </w:rPr>
        <w:t xml:space="preserve"> and Kodali 2024</w:t>
      </w:r>
      <w:r w:rsidR="001C117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94FrbZv6","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1C1174" w:rsidRPr="001B750D">
        <w:rPr>
          <w:rFonts w:ascii="Arial" w:hAnsi="Arial" w:cs="Arial"/>
          <w:sz w:val="24"/>
          <w:szCs w:val="24"/>
          <w:lang w:val="en-GB"/>
        </w:rPr>
        <w:fldChar w:fldCharType="separate"/>
      </w:r>
      <w:r w:rsidR="0097304F" w:rsidRPr="0097304F">
        <w:rPr>
          <w:rFonts w:ascii="Aptos" w:hAnsi="Aptos"/>
          <w:sz w:val="24"/>
          <w:lang w:val="en-GB"/>
        </w:rPr>
        <w:t>(54)</w:t>
      </w:r>
      <w:r w:rsidR="001C1174" w:rsidRPr="001B750D">
        <w:rPr>
          <w:rFonts w:ascii="Arial" w:hAnsi="Arial" w:cs="Arial"/>
          <w:sz w:val="24"/>
          <w:szCs w:val="24"/>
          <w:lang w:val="en-GB"/>
        </w:rPr>
        <w:fldChar w:fldCharType="end"/>
      </w:r>
      <w:r w:rsidR="00163897" w:rsidRPr="001B750D">
        <w:rPr>
          <w:rFonts w:ascii="Arial" w:hAnsi="Arial" w:cs="Arial"/>
          <w:sz w:val="24"/>
          <w:szCs w:val="24"/>
          <w:lang w:val="en-GB"/>
        </w:rPr>
        <w:t xml:space="preserve"> datasets, which used these flow cytometry</w:t>
      </w:r>
      <w:r w:rsidR="00D50179" w:rsidRPr="001B750D">
        <w:rPr>
          <w:rFonts w:ascii="Arial" w:hAnsi="Arial" w:cs="Arial"/>
          <w:sz w:val="24"/>
          <w:szCs w:val="24"/>
          <w:lang w:val="en-GB"/>
        </w:rPr>
        <w:t>-</w:t>
      </w:r>
      <w:r w:rsidR="00163897" w:rsidRPr="001B750D">
        <w:rPr>
          <w:rFonts w:ascii="Arial" w:hAnsi="Arial" w:cs="Arial"/>
          <w:sz w:val="24"/>
          <w:szCs w:val="24"/>
          <w:lang w:val="en-GB"/>
        </w:rPr>
        <w:t>based methods in HeLa cells. Both studies included unstressed WC controls, allowing batch correction for stress</w:t>
      </w:r>
      <w:r w:rsidR="001C1174"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1C1174" w:rsidRPr="001B750D">
        <w:rPr>
          <w:rFonts w:ascii="Arial" w:hAnsi="Arial" w:cs="Arial"/>
          <w:sz w:val="24"/>
          <w:szCs w:val="24"/>
          <w:lang w:val="en-GB"/>
        </w:rPr>
        <w:t xml:space="preserve"> Methods)</w:t>
      </w:r>
      <w:r w:rsidR="00163897" w:rsidRPr="001B750D">
        <w:rPr>
          <w:rFonts w:ascii="Arial" w:hAnsi="Arial" w:cs="Arial"/>
          <w:sz w:val="24"/>
          <w:szCs w:val="24"/>
          <w:lang w:val="en-GB"/>
        </w:rPr>
        <w:t>. This adjustment confirmed that similarities between SGs and PBs isolated by FAPS/FANCI persist even after controlling for stress, but they remain far weaker than those observed with DC isolation (</w:t>
      </w:r>
      <w:r w:rsidR="00D50179" w:rsidRPr="001B750D">
        <w:rPr>
          <w:rFonts w:ascii="Arial" w:hAnsi="Arial" w:cs="Arial"/>
          <w:sz w:val="24"/>
          <w:szCs w:val="24"/>
          <w:lang w:val="en-GB"/>
        </w:rPr>
        <w:t xml:space="preserve">Supplementary </w:t>
      </w:r>
      <w:r w:rsidR="00163897" w:rsidRPr="001B750D">
        <w:rPr>
          <w:rFonts w:ascii="Arial" w:hAnsi="Arial" w:cs="Arial"/>
          <w:sz w:val="24"/>
          <w:szCs w:val="24"/>
          <w:lang w:val="en-GB"/>
        </w:rPr>
        <w:t xml:space="preserve">Figure </w:t>
      </w:r>
      <w:r w:rsidR="00D50179" w:rsidRPr="001B750D">
        <w:rPr>
          <w:rFonts w:ascii="Arial" w:hAnsi="Arial" w:cs="Arial"/>
          <w:sz w:val="24"/>
          <w:szCs w:val="24"/>
          <w:lang w:val="en-GB"/>
        </w:rPr>
        <w:t>6</w:t>
      </w:r>
      <w:r w:rsidR="00163897" w:rsidRPr="001B750D">
        <w:rPr>
          <w:rFonts w:ascii="Arial" w:hAnsi="Arial" w:cs="Arial"/>
          <w:sz w:val="24"/>
          <w:szCs w:val="24"/>
          <w:lang w:val="en-GB"/>
        </w:rPr>
        <w:t>F).</w:t>
      </w:r>
    </w:p>
    <w:p w14:paraId="433553A2" w14:textId="0C205963" w:rsidR="00D676A0" w:rsidRPr="00944289" w:rsidRDefault="001F3757" w:rsidP="00D676A0">
      <w:pPr>
        <w:jc w:val="both"/>
        <w:rPr>
          <w:rFonts w:ascii="Arial" w:hAnsi="Arial" w:cs="Arial"/>
          <w:sz w:val="24"/>
          <w:szCs w:val="24"/>
          <w:lang w:val="en-GB"/>
        </w:rPr>
      </w:pPr>
      <w:r w:rsidRPr="001B750D">
        <w:rPr>
          <w:rFonts w:ascii="Arial" w:hAnsi="Arial" w:cs="Arial"/>
          <w:sz w:val="24"/>
          <w:szCs w:val="24"/>
          <w:lang w:val="en-GB"/>
        </w:rPr>
        <w:t xml:space="preserve">It is important to note that this </w:t>
      </w:r>
      <w:r w:rsidR="00163897" w:rsidRPr="001B750D">
        <w:rPr>
          <w:rFonts w:ascii="Arial" w:hAnsi="Arial" w:cs="Arial"/>
          <w:sz w:val="24"/>
          <w:szCs w:val="24"/>
          <w:lang w:val="en-GB"/>
        </w:rPr>
        <w:t xml:space="preserve">batch correction </w:t>
      </w:r>
      <w:r w:rsidRPr="001B750D">
        <w:rPr>
          <w:rFonts w:ascii="Arial" w:hAnsi="Arial" w:cs="Arial"/>
          <w:sz w:val="24"/>
          <w:szCs w:val="24"/>
          <w:lang w:val="en-GB"/>
        </w:rPr>
        <w:t xml:space="preserve">approach relies on the assumption of equivalent stress effects </w:t>
      </w:r>
      <w:r w:rsidR="00007467" w:rsidRPr="001B750D">
        <w:rPr>
          <w:rFonts w:ascii="Arial" w:hAnsi="Arial" w:cs="Arial"/>
          <w:sz w:val="24"/>
          <w:szCs w:val="24"/>
          <w:lang w:val="en-GB"/>
        </w:rPr>
        <w:t>in SG and PBs</w:t>
      </w:r>
      <w:r w:rsidRPr="001B750D">
        <w:rPr>
          <w:rFonts w:ascii="Arial" w:hAnsi="Arial" w:cs="Arial"/>
          <w:sz w:val="24"/>
          <w:szCs w:val="24"/>
          <w:lang w:val="en-GB"/>
        </w:rPr>
        <w:t>, which may not fully capture more complex biological interactions. Nevertheless, in the absence of stressed PB data purified by FAPS, it remains uncertain whether the divergence between DC and FAPS datasets reflects genuine stress-induced remode</w:t>
      </w:r>
      <w:ins w:id="147" w:author="Diana Vieira" w:date="2026-08-27T10:03:00Z" w16du:dateUtc="2026-08-27T09:03:00Z">
        <w:r w:rsidR="003F4929">
          <w:rPr>
            <w:rFonts w:ascii="Arial" w:hAnsi="Arial" w:cs="Arial"/>
            <w:sz w:val="24"/>
            <w:szCs w:val="24"/>
            <w:lang w:val="en-GB"/>
          </w:rPr>
          <w:t>l</w:t>
        </w:r>
      </w:ins>
      <w:r w:rsidRPr="001B750D">
        <w:rPr>
          <w:rFonts w:ascii="Arial" w:hAnsi="Arial" w:cs="Arial"/>
          <w:sz w:val="24"/>
          <w:szCs w:val="24"/>
          <w:lang w:val="en-GB"/>
        </w:rPr>
        <w:t>ling of PBs or, instead, an art</w:t>
      </w:r>
      <w:r w:rsidR="00785D4C">
        <w:rPr>
          <w:rFonts w:ascii="Arial" w:hAnsi="Arial" w:cs="Arial"/>
          <w:sz w:val="24"/>
          <w:szCs w:val="24"/>
          <w:lang w:val="en-GB"/>
        </w:rPr>
        <w:t>e</w:t>
      </w:r>
      <w:r w:rsidRPr="00944289">
        <w:rPr>
          <w:rFonts w:ascii="Arial" w:hAnsi="Arial" w:cs="Arial"/>
          <w:sz w:val="24"/>
          <w:szCs w:val="24"/>
          <w:lang w:val="en-GB"/>
        </w:rPr>
        <w:t>fact introduced by centrifugation, such as length-dependent RNA bias.</w:t>
      </w:r>
    </w:p>
    <w:p w14:paraId="4C5D7F6B" w14:textId="1F5A7956" w:rsidR="005767DB" w:rsidRPr="00944289" w:rsidRDefault="005767DB" w:rsidP="009A3A3C">
      <w:pPr>
        <w:pStyle w:val="Heading2"/>
        <w:rPr>
          <w:lang w:val="en-GB"/>
        </w:rPr>
      </w:pPr>
      <w:r w:rsidRPr="00944289">
        <w:rPr>
          <w:lang w:val="en-GB"/>
        </w:rPr>
        <w:t>Method-</w:t>
      </w:r>
      <w:r w:rsidR="1A12B905" w:rsidRPr="00944289">
        <w:rPr>
          <w:lang w:val="en-GB"/>
        </w:rPr>
        <w:t>s</w:t>
      </w:r>
      <w:r w:rsidRPr="00944289">
        <w:rPr>
          <w:lang w:val="en-GB"/>
        </w:rPr>
        <w:t xml:space="preserve">pecific </w:t>
      </w:r>
      <w:r w:rsidR="50E179E0" w:rsidRPr="00944289">
        <w:rPr>
          <w:lang w:val="en-GB"/>
        </w:rPr>
        <w:t>c</w:t>
      </w:r>
      <w:r w:rsidRPr="00944289">
        <w:rPr>
          <w:lang w:val="en-GB"/>
        </w:rPr>
        <w:t xml:space="preserve">orrections for </w:t>
      </w:r>
      <w:r w:rsidR="076C8892" w:rsidRPr="00944289">
        <w:rPr>
          <w:lang w:val="en-GB"/>
        </w:rPr>
        <w:t>d</w:t>
      </w:r>
      <w:r w:rsidRPr="00944289">
        <w:rPr>
          <w:lang w:val="en-GB"/>
        </w:rPr>
        <w:t xml:space="preserve">istinct </w:t>
      </w:r>
      <w:r w:rsidR="44ACF24C" w:rsidRPr="00944289">
        <w:rPr>
          <w:lang w:val="en-GB"/>
        </w:rPr>
        <w:t>c</w:t>
      </w:r>
      <w:r w:rsidRPr="00944289">
        <w:rPr>
          <w:lang w:val="en-GB"/>
        </w:rPr>
        <w:t>onfounders</w:t>
      </w:r>
      <w:r w:rsidR="00595C2C" w:rsidRPr="00944289">
        <w:rPr>
          <w:lang w:val="en-GB"/>
        </w:rPr>
        <w:t xml:space="preserve"> </w:t>
      </w:r>
      <w:r w:rsidR="6D0F2F31" w:rsidRPr="00944289">
        <w:rPr>
          <w:lang w:val="en-GB"/>
        </w:rPr>
        <w:t>r</w:t>
      </w:r>
      <w:r w:rsidRPr="00944289">
        <w:rPr>
          <w:lang w:val="en-GB"/>
        </w:rPr>
        <w:t>eveal SG</w:t>
      </w:r>
      <w:r w:rsidR="00B07D2B" w:rsidRPr="00944289">
        <w:rPr>
          <w:lang w:val="en-GB"/>
        </w:rPr>
        <w:t>-specific</w:t>
      </w:r>
      <w:r w:rsidRPr="00944289">
        <w:rPr>
          <w:lang w:val="en-GB"/>
        </w:rPr>
        <w:t xml:space="preserve"> RNA </w:t>
      </w:r>
      <w:r w:rsidR="78786F2A" w:rsidRPr="00944289">
        <w:rPr>
          <w:lang w:val="en-GB"/>
        </w:rPr>
        <w:t>s</w:t>
      </w:r>
      <w:r w:rsidRPr="00944289">
        <w:rPr>
          <w:lang w:val="en-GB"/>
        </w:rPr>
        <w:t xml:space="preserve">equestration </w:t>
      </w:r>
    </w:p>
    <w:p w14:paraId="1B7DCA2D" w14:textId="0C7C9AF1" w:rsidR="00487C18" w:rsidRPr="001B750D" w:rsidRDefault="00C80E1F" w:rsidP="001A0035">
      <w:pPr>
        <w:jc w:val="both"/>
        <w:rPr>
          <w:rFonts w:ascii="Arial" w:hAnsi="Arial" w:cs="Arial"/>
          <w:sz w:val="24"/>
          <w:szCs w:val="24"/>
          <w:lang w:val="en-GB"/>
        </w:rPr>
      </w:pPr>
      <w:r w:rsidRPr="00944289">
        <w:rPr>
          <w:rFonts w:ascii="Arial" w:hAnsi="Arial" w:cs="Arial"/>
          <w:sz w:val="24"/>
          <w:szCs w:val="24"/>
          <w:lang w:val="en-GB"/>
        </w:rPr>
        <w:t xml:space="preserve">To </w:t>
      </w:r>
      <w:r w:rsidR="0091257A" w:rsidRPr="00944289">
        <w:rPr>
          <w:rFonts w:ascii="Arial" w:hAnsi="Arial" w:cs="Arial"/>
          <w:sz w:val="24"/>
          <w:szCs w:val="24"/>
          <w:lang w:val="en-GB"/>
        </w:rPr>
        <w:t>assess the generali</w:t>
      </w:r>
      <w:r w:rsidR="00785D4C">
        <w:rPr>
          <w:rFonts w:ascii="Arial" w:hAnsi="Arial" w:cs="Arial"/>
          <w:sz w:val="24"/>
          <w:szCs w:val="24"/>
          <w:lang w:val="en-GB"/>
        </w:rPr>
        <w:t>s</w:t>
      </w:r>
      <w:r w:rsidR="0091257A" w:rsidRPr="00944289">
        <w:rPr>
          <w:rFonts w:ascii="Arial" w:hAnsi="Arial" w:cs="Arial"/>
          <w:sz w:val="24"/>
          <w:szCs w:val="24"/>
          <w:lang w:val="en-GB"/>
        </w:rPr>
        <w:t xml:space="preserve">ability of </w:t>
      </w:r>
      <w:r w:rsidRPr="00944289">
        <w:rPr>
          <w:rFonts w:ascii="Arial" w:hAnsi="Arial" w:cs="Arial"/>
          <w:sz w:val="24"/>
          <w:szCs w:val="24"/>
          <w:lang w:val="en-GB"/>
        </w:rPr>
        <w:t xml:space="preserve">our </w:t>
      </w:r>
      <w:r w:rsidR="00D15A69" w:rsidRPr="00944289">
        <w:rPr>
          <w:rFonts w:ascii="Arial" w:hAnsi="Arial" w:cs="Arial"/>
          <w:sz w:val="24"/>
          <w:szCs w:val="24"/>
          <w:lang w:val="en-GB"/>
        </w:rPr>
        <w:t xml:space="preserve">centrifugation </w:t>
      </w:r>
      <w:r w:rsidRPr="00944289">
        <w:rPr>
          <w:rFonts w:ascii="Arial" w:hAnsi="Arial" w:cs="Arial"/>
          <w:sz w:val="24"/>
          <w:szCs w:val="24"/>
          <w:lang w:val="en-GB"/>
        </w:rPr>
        <w:t>hypothesis, we analy</w:t>
      </w:r>
      <w:r w:rsidR="00785D4C">
        <w:rPr>
          <w:rFonts w:ascii="Arial" w:hAnsi="Arial" w:cs="Arial"/>
          <w:sz w:val="24"/>
          <w:szCs w:val="24"/>
          <w:lang w:val="en-GB"/>
        </w:rPr>
        <w:t>s</w:t>
      </w:r>
      <w:r w:rsidRPr="00944289">
        <w:rPr>
          <w:rFonts w:ascii="Arial" w:hAnsi="Arial" w:cs="Arial"/>
          <w:sz w:val="24"/>
          <w:szCs w:val="24"/>
          <w:lang w:val="en-GB"/>
        </w:rPr>
        <w:t>ed</w:t>
      </w:r>
      <w:r w:rsidR="00095ED0" w:rsidRPr="00944289">
        <w:rPr>
          <w:rFonts w:ascii="Arial" w:hAnsi="Arial" w:cs="Arial"/>
          <w:sz w:val="24"/>
          <w:szCs w:val="24"/>
          <w:lang w:val="en-GB"/>
        </w:rPr>
        <w:t xml:space="preserve"> publicly available Sed-</w:t>
      </w:r>
      <w:r w:rsidR="2C4A6BC7" w:rsidRPr="00944289">
        <w:rPr>
          <w:rFonts w:ascii="Arial" w:hAnsi="Arial" w:cs="Arial"/>
          <w:sz w:val="24"/>
          <w:szCs w:val="24"/>
          <w:lang w:val="en-GB"/>
        </w:rPr>
        <w:t>s</w:t>
      </w:r>
      <w:r w:rsidR="00095ED0" w:rsidRPr="00944289">
        <w:rPr>
          <w:rFonts w:ascii="Arial" w:hAnsi="Arial" w:cs="Arial"/>
          <w:sz w:val="24"/>
          <w:szCs w:val="24"/>
          <w:lang w:val="en-GB"/>
        </w:rPr>
        <w:t>eq data</w:t>
      </w:r>
      <w:r w:rsidR="00095ED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46ff4Uj","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95ED0" w:rsidRPr="001B750D">
        <w:rPr>
          <w:rFonts w:ascii="Arial" w:hAnsi="Arial" w:cs="Arial"/>
          <w:sz w:val="24"/>
          <w:szCs w:val="24"/>
          <w:lang w:val="en-GB"/>
        </w:rPr>
        <w:fldChar w:fldCharType="separate"/>
      </w:r>
      <w:r w:rsidR="0097304F" w:rsidRPr="0097304F">
        <w:rPr>
          <w:rFonts w:ascii="Aptos" w:hAnsi="Aptos"/>
          <w:sz w:val="24"/>
          <w:lang w:val="en-GB"/>
        </w:rPr>
        <w:t>(33)</w:t>
      </w:r>
      <w:r w:rsidR="00095ED0" w:rsidRPr="001B750D">
        <w:rPr>
          <w:rFonts w:ascii="Arial" w:hAnsi="Arial" w:cs="Arial"/>
          <w:sz w:val="24"/>
          <w:szCs w:val="24"/>
          <w:lang w:val="en-GB"/>
        </w:rPr>
        <w:fldChar w:fldCharType="end"/>
      </w:r>
      <w:r w:rsidR="00496E7B" w:rsidRPr="001B750D">
        <w:rPr>
          <w:rFonts w:ascii="Arial" w:hAnsi="Arial" w:cs="Arial"/>
          <w:sz w:val="24"/>
          <w:szCs w:val="24"/>
          <w:lang w:val="en-GB"/>
        </w:rPr>
        <w:t>, which measure</w:t>
      </w:r>
      <w:r w:rsidR="00FF2624" w:rsidRPr="001B750D">
        <w:rPr>
          <w:rFonts w:ascii="Arial" w:hAnsi="Arial" w:cs="Arial"/>
          <w:sz w:val="24"/>
          <w:szCs w:val="24"/>
          <w:lang w:val="en-GB"/>
        </w:rPr>
        <w:t>d</w:t>
      </w:r>
      <w:r w:rsidR="00496E7B" w:rsidRPr="001B750D">
        <w:rPr>
          <w:rFonts w:ascii="Arial" w:hAnsi="Arial" w:cs="Arial"/>
          <w:sz w:val="24"/>
          <w:szCs w:val="24"/>
          <w:lang w:val="en-GB"/>
        </w:rPr>
        <w:t xml:space="preserve"> RNA sedimentation by sequencing pelleted and unpelleted fractions from stressed and unstressed yeast cells</w:t>
      </w:r>
      <w:r w:rsidR="00CA2BC9" w:rsidRPr="001B750D">
        <w:rPr>
          <w:rFonts w:ascii="Arial" w:hAnsi="Arial" w:cs="Arial"/>
          <w:sz w:val="24"/>
          <w:szCs w:val="24"/>
          <w:lang w:val="en-GB"/>
        </w:rPr>
        <w:t xml:space="preserve">. </w:t>
      </w:r>
      <w:r w:rsidR="00AC5F4F" w:rsidRPr="001B750D">
        <w:rPr>
          <w:rFonts w:ascii="Arial" w:hAnsi="Arial" w:cs="Arial"/>
          <w:sz w:val="24"/>
          <w:szCs w:val="24"/>
          <w:lang w:val="en-GB"/>
        </w:rPr>
        <w:t>T</w:t>
      </w:r>
      <w:r w:rsidR="00095ED0" w:rsidRPr="001B750D">
        <w:rPr>
          <w:rFonts w:ascii="Arial" w:hAnsi="Arial" w:cs="Arial"/>
          <w:sz w:val="24"/>
          <w:szCs w:val="24"/>
          <w:lang w:val="en-GB"/>
        </w:rPr>
        <w:t xml:space="preserve">his </w:t>
      </w:r>
      <w:r w:rsidR="00AC5F4F" w:rsidRPr="001B750D">
        <w:rPr>
          <w:rFonts w:ascii="Arial" w:hAnsi="Arial" w:cs="Arial"/>
          <w:sz w:val="24"/>
          <w:szCs w:val="24"/>
          <w:lang w:val="en-GB"/>
        </w:rPr>
        <w:t xml:space="preserve">experimental dataset enabled us </w:t>
      </w:r>
      <w:r w:rsidR="00095ED0" w:rsidRPr="001B750D">
        <w:rPr>
          <w:rFonts w:ascii="Arial" w:hAnsi="Arial" w:cs="Arial"/>
          <w:sz w:val="24"/>
          <w:szCs w:val="24"/>
          <w:lang w:val="en-GB"/>
        </w:rPr>
        <w:t xml:space="preserve">to </w:t>
      </w:r>
      <w:r w:rsidR="00803AB0" w:rsidRPr="001B750D">
        <w:rPr>
          <w:rFonts w:ascii="Arial" w:hAnsi="Arial" w:cs="Arial"/>
          <w:sz w:val="24"/>
          <w:szCs w:val="24"/>
          <w:lang w:val="en-GB"/>
        </w:rPr>
        <w:t xml:space="preserve">derive </w:t>
      </w:r>
      <w:r w:rsidR="00095ED0" w:rsidRPr="001B750D">
        <w:rPr>
          <w:rFonts w:ascii="Arial" w:hAnsi="Arial" w:cs="Arial"/>
          <w:sz w:val="24"/>
          <w:szCs w:val="24"/>
          <w:lang w:val="en-GB"/>
        </w:rPr>
        <w:t>transcript-specific sedimentation coefficients (</w:t>
      </w:r>
      <w:r w:rsidR="00095ED0" w:rsidRPr="001B750D">
        <w:rPr>
          <w:rFonts w:ascii="Arial" w:hAnsi="Arial" w:cs="Arial"/>
          <w:i/>
          <w:iCs/>
          <w:sz w:val="24"/>
          <w:szCs w:val="24"/>
          <w:lang w:val="en-GB"/>
        </w:rPr>
        <w:t>S</w:t>
      </w:r>
      <w:r w:rsidR="00095ED0" w:rsidRPr="001B750D">
        <w:rPr>
          <w:rFonts w:ascii="Arial" w:hAnsi="Arial" w:cs="Arial"/>
          <w:sz w:val="24"/>
          <w:szCs w:val="24"/>
          <w:lang w:val="en-GB"/>
        </w:rPr>
        <w:t>)</w:t>
      </w:r>
      <w:r w:rsidR="00487C18" w:rsidRPr="001B750D">
        <w:rPr>
          <w:rFonts w:ascii="Arial" w:hAnsi="Arial" w:cs="Arial"/>
          <w:sz w:val="24"/>
          <w:szCs w:val="24"/>
          <w:lang w:val="en-GB"/>
        </w:rPr>
        <w:t xml:space="preserve"> (</w:t>
      </w:r>
      <w:r w:rsidR="00FA76AA" w:rsidRPr="001B750D">
        <w:rPr>
          <w:rFonts w:ascii="Arial" w:hAnsi="Arial" w:cs="Arial"/>
          <w:i/>
          <w:iCs/>
          <w:sz w:val="24"/>
          <w:szCs w:val="24"/>
          <w:lang w:val="en-GB"/>
        </w:rPr>
        <w:t>i.e.</w:t>
      </w:r>
      <w:r w:rsidR="00FA76AA" w:rsidRPr="001B750D">
        <w:rPr>
          <w:rFonts w:ascii="Arial" w:hAnsi="Arial" w:cs="Arial"/>
          <w:sz w:val="24"/>
          <w:szCs w:val="24"/>
          <w:lang w:val="en-GB"/>
        </w:rPr>
        <w:t xml:space="preserve">, how much a particle sediments, </w:t>
      </w:r>
      <w:r w:rsidR="008A5691" w:rsidRPr="001B750D">
        <w:rPr>
          <w:rFonts w:ascii="Arial" w:hAnsi="Arial" w:cs="Arial"/>
          <w:sz w:val="24"/>
          <w:szCs w:val="24"/>
          <w:lang w:val="en-GB"/>
        </w:rPr>
        <w:t>see</w:t>
      </w:r>
      <w:r w:rsidR="00487C18" w:rsidRPr="001B750D">
        <w:rPr>
          <w:rFonts w:ascii="Arial" w:hAnsi="Arial" w:cs="Arial"/>
          <w:sz w:val="24"/>
          <w:szCs w:val="24"/>
          <w:lang w:val="en-GB"/>
        </w:rPr>
        <w:t xml:space="preserve"> Methods)</w:t>
      </w:r>
      <w:r w:rsidR="00803AB0" w:rsidRPr="001B750D">
        <w:rPr>
          <w:rFonts w:ascii="Arial" w:hAnsi="Arial" w:cs="Arial"/>
          <w:sz w:val="24"/>
          <w:szCs w:val="24"/>
          <w:lang w:val="en-GB"/>
        </w:rPr>
        <w:t xml:space="preserve">, offering a more precise estimate </w:t>
      </w:r>
      <w:r w:rsidR="001D71BD" w:rsidRPr="001B750D">
        <w:rPr>
          <w:rFonts w:ascii="Arial" w:hAnsi="Arial" w:cs="Arial"/>
          <w:sz w:val="24"/>
          <w:szCs w:val="24"/>
          <w:lang w:val="en-GB"/>
        </w:rPr>
        <w:t xml:space="preserve">of RNA sedimentation </w:t>
      </w:r>
      <w:r w:rsidR="00803AB0" w:rsidRPr="001B750D">
        <w:rPr>
          <w:rFonts w:ascii="Arial" w:hAnsi="Arial" w:cs="Arial"/>
          <w:sz w:val="24"/>
          <w:szCs w:val="24"/>
          <w:lang w:val="en-GB"/>
        </w:rPr>
        <w:t>than our first weight-based</w:t>
      </w:r>
      <w:r w:rsidR="001D71BD" w:rsidRPr="001B750D">
        <w:rPr>
          <w:rFonts w:ascii="Arial" w:hAnsi="Arial" w:cs="Arial"/>
          <w:sz w:val="24"/>
          <w:szCs w:val="24"/>
          <w:lang w:val="en-GB"/>
        </w:rPr>
        <w:t>-only</w:t>
      </w:r>
      <w:r w:rsidR="00803AB0" w:rsidRPr="001B750D">
        <w:rPr>
          <w:rFonts w:ascii="Arial" w:hAnsi="Arial" w:cs="Arial"/>
          <w:sz w:val="24"/>
          <w:szCs w:val="24"/>
          <w:lang w:val="en-GB"/>
        </w:rPr>
        <w:t xml:space="preserve"> approximations</w:t>
      </w:r>
      <w:r w:rsidR="00095ED0" w:rsidRPr="001B750D">
        <w:rPr>
          <w:rFonts w:ascii="Arial" w:hAnsi="Arial" w:cs="Arial"/>
          <w:sz w:val="24"/>
          <w:szCs w:val="24"/>
          <w:lang w:val="en-GB"/>
        </w:rPr>
        <w:t xml:space="preserve">. </w:t>
      </w:r>
    </w:p>
    <w:p w14:paraId="59D5E5EC" w14:textId="33078F4F" w:rsidR="005E503A" w:rsidRPr="001B750D" w:rsidRDefault="001C668A" w:rsidP="00C91318">
      <w:pPr>
        <w:jc w:val="both"/>
        <w:rPr>
          <w:rFonts w:ascii="Arial" w:hAnsi="Arial" w:cs="Arial"/>
          <w:i/>
          <w:iCs/>
          <w:sz w:val="24"/>
          <w:szCs w:val="24"/>
          <w:lang w:val="en-GB"/>
        </w:rPr>
      </w:pPr>
      <w:r w:rsidRPr="001B750D">
        <w:rPr>
          <w:rFonts w:ascii="Arial" w:hAnsi="Arial" w:cs="Arial"/>
          <w:sz w:val="24"/>
          <w:szCs w:val="24"/>
          <w:lang w:val="en-GB"/>
        </w:rPr>
        <w:t xml:space="preserve">Applying these coefficients to simulate </w:t>
      </w:r>
      <w:r w:rsidR="00095ED0" w:rsidRPr="001B750D">
        <w:rPr>
          <w:rFonts w:ascii="Arial" w:hAnsi="Arial" w:cs="Arial"/>
          <w:sz w:val="24"/>
          <w:szCs w:val="24"/>
          <w:lang w:val="en-GB"/>
        </w:rPr>
        <w:t xml:space="preserve">SG </w:t>
      </w:r>
      <w:r w:rsidR="00AF127A" w:rsidRPr="001B750D">
        <w:rPr>
          <w:rFonts w:ascii="Arial" w:hAnsi="Arial" w:cs="Arial"/>
          <w:sz w:val="24"/>
          <w:szCs w:val="24"/>
          <w:lang w:val="en-GB"/>
        </w:rPr>
        <w:t>transcript-sequestration</w:t>
      </w:r>
      <w:r w:rsidR="00095ED0" w:rsidRPr="001B750D">
        <w:rPr>
          <w:rFonts w:ascii="Arial" w:hAnsi="Arial" w:cs="Arial"/>
          <w:sz w:val="24"/>
          <w:szCs w:val="24"/>
          <w:lang w:val="en-GB"/>
        </w:rPr>
        <w:t xml:space="preserve"> </w:t>
      </w:r>
      <w:r w:rsidR="00B613A4" w:rsidRPr="001B750D">
        <w:rPr>
          <w:rFonts w:ascii="Arial" w:hAnsi="Arial" w:cs="Arial"/>
          <w:sz w:val="24"/>
          <w:szCs w:val="24"/>
          <w:lang w:val="en-GB"/>
        </w:rPr>
        <w:t xml:space="preserve">against WC </w:t>
      </w:r>
      <w:r w:rsidRPr="001B750D">
        <w:rPr>
          <w:rFonts w:ascii="Arial" w:hAnsi="Arial" w:cs="Arial"/>
          <w:sz w:val="24"/>
          <w:szCs w:val="24"/>
          <w:lang w:val="en-GB"/>
        </w:rPr>
        <w:t xml:space="preserve">in </w:t>
      </w:r>
      <w:r w:rsidR="00487C18" w:rsidRPr="001B750D">
        <w:rPr>
          <w:rFonts w:ascii="Arial" w:hAnsi="Arial" w:cs="Arial"/>
          <w:sz w:val="24"/>
          <w:szCs w:val="24"/>
          <w:lang w:val="en-GB"/>
        </w:rPr>
        <w:t xml:space="preserve">an </w:t>
      </w:r>
      <w:r w:rsidRPr="001B750D">
        <w:rPr>
          <w:rFonts w:ascii="Arial" w:hAnsi="Arial" w:cs="Arial"/>
          <w:sz w:val="24"/>
          <w:szCs w:val="24"/>
          <w:lang w:val="en-GB"/>
        </w:rPr>
        <w:t xml:space="preserve">independent </w:t>
      </w:r>
      <w:r w:rsidR="00095ED0" w:rsidRPr="001B750D">
        <w:rPr>
          <w:rFonts w:ascii="Arial" w:hAnsi="Arial" w:cs="Arial"/>
          <w:sz w:val="24"/>
          <w:szCs w:val="24"/>
          <w:lang w:val="en-GB"/>
        </w:rPr>
        <w:t xml:space="preserve">yeast </w:t>
      </w:r>
      <w:r w:rsidRPr="001B750D">
        <w:rPr>
          <w:rFonts w:ascii="Arial" w:hAnsi="Arial" w:cs="Arial"/>
          <w:sz w:val="24"/>
          <w:szCs w:val="24"/>
          <w:lang w:val="en-GB"/>
        </w:rPr>
        <w:t>dataset</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38tq5Qdr","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(31)</w:t>
      </w:r>
      <w:r w:rsidRPr="001B750D">
        <w:rPr>
          <w:rFonts w:ascii="Arial" w:hAnsi="Arial" w:cs="Arial"/>
          <w:sz w:val="24"/>
          <w:szCs w:val="24"/>
          <w:lang w:val="en-GB"/>
        </w:rPr>
        <w:fldChar w:fldCharType="end"/>
      </w:r>
      <w:r w:rsidRPr="001B750D">
        <w:rPr>
          <w:rFonts w:ascii="Arial" w:hAnsi="Arial" w:cs="Arial"/>
          <w:sz w:val="24"/>
          <w:szCs w:val="24"/>
          <w:lang w:val="en-GB"/>
        </w:rPr>
        <w:t xml:space="preserve"> yielded a</w:t>
      </w:r>
      <w:r w:rsidR="00095ED0" w:rsidRPr="001B750D">
        <w:rPr>
          <w:rFonts w:ascii="Arial" w:hAnsi="Arial" w:cs="Arial"/>
          <w:sz w:val="24"/>
          <w:szCs w:val="24"/>
          <w:lang w:val="en-GB"/>
        </w:rPr>
        <w:t xml:space="preserve"> strong correlation</w:t>
      </w:r>
      <w:r w:rsidR="001E308D" w:rsidRPr="001B750D">
        <w:rPr>
          <w:rFonts w:ascii="Arial" w:hAnsi="Arial" w:cs="Arial"/>
          <w:sz w:val="24"/>
          <w:szCs w:val="24"/>
          <w:lang w:val="en-GB"/>
        </w:rPr>
        <w:t xml:space="preserve"> </w:t>
      </w:r>
      <w:r w:rsidR="009451D5" w:rsidRPr="001B750D">
        <w:rPr>
          <w:rFonts w:ascii="Arial" w:hAnsi="Arial" w:cs="Arial"/>
          <w:sz w:val="24"/>
          <w:szCs w:val="24"/>
          <w:lang w:val="en-GB"/>
        </w:rPr>
        <w:t>with</w:t>
      </w:r>
      <w:r w:rsidR="001E308D" w:rsidRPr="001B750D">
        <w:rPr>
          <w:rFonts w:ascii="Arial" w:hAnsi="Arial" w:cs="Arial"/>
          <w:sz w:val="24"/>
          <w:szCs w:val="24"/>
          <w:lang w:val="en-GB"/>
        </w:rPr>
        <w:t xml:space="preserve"> </w:t>
      </w:r>
      <w:r w:rsidR="00866132" w:rsidRPr="001B750D">
        <w:rPr>
          <w:rFonts w:ascii="Arial" w:hAnsi="Arial" w:cs="Arial"/>
          <w:sz w:val="24"/>
          <w:szCs w:val="24"/>
          <w:lang w:val="en-GB"/>
        </w:rPr>
        <w:t xml:space="preserve">observed </w:t>
      </w:r>
      <w:r w:rsidR="001E308D" w:rsidRPr="001B750D">
        <w:rPr>
          <w:rFonts w:ascii="Arial" w:hAnsi="Arial" w:cs="Arial"/>
          <w:sz w:val="24"/>
          <w:szCs w:val="24"/>
          <w:lang w:val="en-GB"/>
        </w:rPr>
        <w:t xml:space="preserve">SG </w:t>
      </w:r>
      <w:r w:rsidR="00866132" w:rsidRPr="001B750D">
        <w:rPr>
          <w:rFonts w:ascii="Arial" w:hAnsi="Arial" w:cs="Arial"/>
          <w:sz w:val="24"/>
          <w:szCs w:val="24"/>
          <w:lang w:val="en-GB"/>
        </w:rPr>
        <w:t xml:space="preserve">profiles </w:t>
      </w:r>
      <w:r w:rsidR="00095ED0" w:rsidRPr="001B750D">
        <w:rPr>
          <w:rFonts w:ascii="Arial" w:hAnsi="Arial" w:cs="Arial"/>
          <w:sz w:val="24"/>
          <w:szCs w:val="24"/>
          <w:lang w:val="en-GB"/>
        </w:rPr>
        <w:t xml:space="preserve">(Supplementary Figure </w:t>
      </w:r>
      <w:r w:rsidR="001519A5" w:rsidRPr="001B750D">
        <w:rPr>
          <w:rFonts w:ascii="Arial" w:hAnsi="Arial" w:cs="Arial"/>
          <w:sz w:val="24"/>
          <w:szCs w:val="24"/>
          <w:lang w:val="en-GB"/>
        </w:rPr>
        <w:t>7</w:t>
      </w:r>
      <w:r w:rsidR="00AF127A" w:rsidRPr="001B750D">
        <w:rPr>
          <w:rFonts w:ascii="Arial" w:hAnsi="Arial" w:cs="Arial"/>
          <w:sz w:val="24"/>
          <w:szCs w:val="24"/>
          <w:lang w:val="en-GB"/>
        </w:rPr>
        <w:t>A</w:t>
      </w:r>
      <w:r w:rsidR="00095ED0" w:rsidRPr="001B750D">
        <w:rPr>
          <w:rFonts w:ascii="Arial" w:hAnsi="Arial" w:cs="Arial"/>
          <w:sz w:val="24"/>
          <w:szCs w:val="24"/>
          <w:lang w:val="en-GB"/>
        </w:rPr>
        <w:t>).</w:t>
      </w:r>
      <w:r w:rsidR="00866132" w:rsidRPr="001B750D">
        <w:rPr>
          <w:rFonts w:ascii="Arial" w:hAnsi="Arial" w:cs="Arial"/>
          <w:sz w:val="24"/>
          <w:szCs w:val="24"/>
          <w:lang w:val="en-GB"/>
        </w:rPr>
        <w:t xml:space="preserve"> </w:t>
      </w:r>
      <w:r w:rsidR="007763C0" w:rsidRPr="001B750D">
        <w:rPr>
          <w:rFonts w:ascii="Arial" w:hAnsi="Arial" w:cs="Arial"/>
          <w:sz w:val="24"/>
          <w:szCs w:val="24"/>
          <w:lang w:val="en-GB"/>
        </w:rPr>
        <w:t>These results support our hypothesis in an experimental system</w:t>
      </w:r>
      <w:r w:rsidR="00C67B25" w:rsidRPr="001B750D">
        <w:rPr>
          <w:rFonts w:ascii="Arial" w:hAnsi="Arial" w:cs="Arial"/>
          <w:sz w:val="24"/>
          <w:szCs w:val="24"/>
          <w:lang w:val="en-GB"/>
        </w:rPr>
        <w:t xml:space="preserve">, </w:t>
      </w:r>
      <w:r w:rsidR="00DE2322" w:rsidRPr="001B750D">
        <w:rPr>
          <w:rFonts w:ascii="Arial" w:hAnsi="Arial" w:cs="Arial"/>
          <w:sz w:val="24"/>
          <w:szCs w:val="24"/>
          <w:lang w:val="en-GB"/>
        </w:rPr>
        <w:t xml:space="preserve">albeit </w:t>
      </w:r>
      <w:r w:rsidR="00C67B25" w:rsidRPr="001B750D">
        <w:rPr>
          <w:rFonts w:ascii="Arial" w:hAnsi="Arial" w:cs="Arial"/>
          <w:sz w:val="24"/>
          <w:szCs w:val="24"/>
          <w:lang w:val="en-GB"/>
        </w:rPr>
        <w:t xml:space="preserve">in a different </w:t>
      </w:r>
      <w:r w:rsidR="001D45E7" w:rsidRPr="001B750D">
        <w:rPr>
          <w:rFonts w:ascii="Arial" w:hAnsi="Arial" w:cs="Arial"/>
          <w:sz w:val="24"/>
          <w:szCs w:val="24"/>
          <w:lang w:val="en-GB"/>
        </w:rPr>
        <w:t>organism</w:t>
      </w:r>
      <w:r w:rsidR="007763C0" w:rsidRPr="001B750D">
        <w:rPr>
          <w:rFonts w:ascii="Arial" w:hAnsi="Arial" w:cs="Arial"/>
          <w:sz w:val="24"/>
          <w:szCs w:val="24"/>
          <w:lang w:val="en-GB"/>
        </w:rPr>
        <w:t>.</w:t>
      </w:r>
    </w:p>
    <w:p w14:paraId="73520148" w14:textId="44B1F5CD" w:rsidR="00C80FBA" w:rsidRPr="001B750D" w:rsidRDefault="00BC4A2F" w:rsidP="009A3A3C">
      <w:pPr>
        <w:jc w:val="both"/>
        <w:rPr>
          <w:rFonts w:ascii="Arial" w:hAnsi="Arial" w:cs="Arial"/>
          <w:sz w:val="24"/>
          <w:szCs w:val="24"/>
          <w:lang w:val="en-GB"/>
        </w:rPr>
      </w:pPr>
      <w:r w:rsidRPr="001B750D">
        <w:rPr>
          <w:rFonts w:ascii="Arial" w:hAnsi="Arial" w:cs="Arial"/>
          <w:sz w:val="24"/>
          <w:szCs w:val="24"/>
          <w:lang w:val="en-GB"/>
        </w:rPr>
        <w:t>We</w:t>
      </w:r>
      <w:r w:rsidR="005B5767" w:rsidRPr="001B750D">
        <w:rPr>
          <w:rFonts w:ascii="Arial" w:hAnsi="Arial" w:cs="Arial"/>
          <w:sz w:val="24"/>
          <w:szCs w:val="24"/>
          <w:lang w:val="en-GB"/>
        </w:rPr>
        <w:t xml:space="preserve"> next extended this framework to human cells, by </w:t>
      </w:r>
      <w:r w:rsidRPr="001B750D">
        <w:rPr>
          <w:rFonts w:ascii="Arial" w:hAnsi="Arial" w:cs="Arial"/>
          <w:sz w:val="24"/>
          <w:szCs w:val="24"/>
          <w:lang w:val="en-GB"/>
        </w:rPr>
        <w:t>deriv</w:t>
      </w:r>
      <w:r w:rsidR="005B5767" w:rsidRPr="001B750D">
        <w:rPr>
          <w:rFonts w:ascii="Arial" w:hAnsi="Arial" w:cs="Arial"/>
          <w:sz w:val="24"/>
          <w:szCs w:val="24"/>
          <w:lang w:val="en-GB"/>
        </w:rPr>
        <w:t>ing</w:t>
      </w:r>
      <w:r w:rsidRPr="001B750D">
        <w:rPr>
          <w:rFonts w:ascii="Arial" w:hAnsi="Arial" w:cs="Arial"/>
          <w:sz w:val="24"/>
          <w:szCs w:val="24"/>
          <w:lang w:val="en-GB"/>
        </w:rPr>
        <w:t xml:space="preserve"> formulas linking </w:t>
      </w:r>
      <w:r w:rsidR="000D27B0" w:rsidRPr="001B750D">
        <w:rPr>
          <w:rFonts w:ascii="Arial" w:hAnsi="Arial" w:cs="Arial"/>
          <w:i/>
          <w:iCs/>
          <w:sz w:val="24"/>
          <w:szCs w:val="24"/>
          <w:lang w:val="en-GB"/>
        </w:rPr>
        <w:t>S</w:t>
      </w:r>
      <w:r w:rsidRPr="001B750D">
        <w:rPr>
          <w:rFonts w:ascii="Arial" w:hAnsi="Arial" w:cs="Arial"/>
          <w:sz w:val="24"/>
          <w:szCs w:val="24"/>
          <w:lang w:val="en-GB"/>
        </w:rPr>
        <w:t xml:space="preserve"> to RNA length</w:t>
      </w:r>
      <w:r w:rsidR="00C91318"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C91318" w:rsidRPr="001B750D">
        <w:rPr>
          <w:rFonts w:ascii="Arial" w:hAnsi="Arial" w:cs="Arial"/>
          <w:sz w:val="24"/>
          <w:szCs w:val="24"/>
          <w:lang w:val="en-GB"/>
        </w:rPr>
        <w:t xml:space="preserve"> Methods)</w:t>
      </w:r>
      <w:r w:rsidR="00F17640" w:rsidRPr="001B750D">
        <w:rPr>
          <w:rFonts w:ascii="Arial" w:hAnsi="Arial" w:cs="Arial"/>
          <w:sz w:val="24"/>
          <w:szCs w:val="24"/>
          <w:lang w:val="en-GB"/>
        </w:rPr>
        <w:t xml:space="preserve">. </w:t>
      </w:r>
      <w:r w:rsidR="000D27B0" w:rsidRPr="001B750D">
        <w:rPr>
          <w:rFonts w:ascii="Arial" w:hAnsi="Arial" w:cs="Arial"/>
          <w:sz w:val="24"/>
          <w:szCs w:val="24"/>
          <w:lang w:val="en-GB"/>
        </w:rPr>
        <w:t xml:space="preserve">These enabled us to estimate theoretical </w:t>
      </w:r>
      <w:r w:rsidR="000D27B0" w:rsidRPr="001B750D">
        <w:rPr>
          <w:rFonts w:ascii="Arial" w:hAnsi="Arial" w:cs="Arial"/>
          <w:i/>
          <w:iCs/>
          <w:sz w:val="24"/>
          <w:szCs w:val="24"/>
          <w:lang w:val="en-GB"/>
        </w:rPr>
        <w:t>S</w:t>
      </w:r>
      <w:r w:rsidR="000D27B0" w:rsidRPr="001B750D">
        <w:rPr>
          <w:rFonts w:ascii="Arial" w:hAnsi="Arial" w:cs="Arial"/>
          <w:sz w:val="24"/>
          <w:szCs w:val="24"/>
          <w:lang w:val="en-GB"/>
        </w:rPr>
        <w:t xml:space="preserve"> values for human RNAs and simulate their expected sedimentation in human samples, providing an </w:t>
      </w:r>
      <w:r w:rsidR="000D27B0" w:rsidRPr="001B750D">
        <w:rPr>
          <w:rFonts w:ascii="Arial" w:hAnsi="Arial" w:cs="Arial"/>
          <w:i/>
          <w:iCs/>
          <w:sz w:val="24"/>
          <w:szCs w:val="24"/>
          <w:lang w:val="en-GB"/>
        </w:rPr>
        <w:t>in silico</w:t>
      </w:r>
      <w:r w:rsidR="000D27B0" w:rsidRPr="001B750D">
        <w:rPr>
          <w:rFonts w:ascii="Arial" w:hAnsi="Arial" w:cs="Arial"/>
          <w:sz w:val="24"/>
          <w:szCs w:val="24"/>
          <w:lang w:val="en-GB"/>
        </w:rPr>
        <w:t xml:space="preserve"> model of putative SGs. Simulations based on </w:t>
      </w:r>
      <w:r w:rsidR="000D27B0" w:rsidRPr="001B750D">
        <w:rPr>
          <w:rFonts w:ascii="Arial" w:hAnsi="Arial" w:cs="Arial"/>
          <w:i/>
          <w:iCs/>
          <w:sz w:val="24"/>
          <w:szCs w:val="24"/>
          <w:lang w:val="en-GB"/>
        </w:rPr>
        <w:t>S</w:t>
      </w:r>
      <w:r w:rsidR="000D27B0" w:rsidRPr="001B750D">
        <w:rPr>
          <w:rFonts w:ascii="Arial" w:hAnsi="Arial" w:cs="Arial"/>
          <w:sz w:val="24"/>
          <w:szCs w:val="24"/>
          <w:lang w:val="en-GB"/>
        </w:rPr>
        <w:t xml:space="preserve"> values more closely matched empirical data than our earlier weight-based approach (Figure </w:t>
      </w:r>
      <w:r w:rsidR="00322932" w:rsidRPr="001B750D">
        <w:rPr>
          <w:rFonts w:ascii="Arial" w:hAnsi="Arial" w:cs="Arial"/>
          <w:sz w:val="24"/>
          <w:szCs w:val="24"/>
          <w:lang w:val="en-GB"/>
        </w:rPr>
        <w:t>3</w:t>
      </w:r>
      <w:r w:rsidR="000D27B0" w:rsidRPr="001B750D">
        <w:rPr>
          <w:rFonts w:ascii="Arial" w:hAnsi="Arial" w:cs="Arial"/>
          <w:sz w:val="24"/>
          <w:szCs w:val="24"/>
          <w:lang w:val="en-GB"/>
        </w:rPr>
        <w:t xml:space="preserve">B </w:t>
      </w:r>
      <w:r w:rsidR="000D27B0" w:rsidRPr="001B750D">
        <w:rPr>
          <w:rFonts w:ascii="Arial" w:hAnsi="Arial" w:cs="Arial"/>
          <w:i/>
          <w:iCs/>
          <w:sz w:val="24"/>
          <w:szCs w:val="24"/>
          <w:lang w:val="en-GB"/>
        </w:rPr>
        <w:t>v</w:t>
      </w:r>
      <w:r w:rsidR="00E6760D" w:rsidRPr="001B750D">
        <w:rPr>
          <w:rFonts w:ascii="Arial" w:hAnsi="Arial" w:cs="Arial"/>
          <w:i/>
          <w:iCs/>
          <w:sz w:val="24"/>
          <w:szCs w:val="24"/>
          <w:lang w:val="en-GB"/>
        </w:rPr>
        <w:t>ersus</w:t>
      </w:r>
      <w:r w:rsidR="000D27B0" w:rsidRPr="001B750D">
        <w:rPr>
          <w:rFonts w:ascii="Arial" w:hAnsi="Arial" w:cs="Arial"/>
          <w:sz w:val="24"/>
          <w:szCs w:val="24"/>
          <w:lang w:val="en-GB"/>
        </w:rPr>
        <w:t xml:space="preserve"> Figure </w:t>
      </w:r>
      <w:r w:rsidR="00322932" w:rsidRPr="001B750D">
        <w:rPr>
          <w:rFonts w:ascii="Arial" w:hAnsi="Arial" w:cs="Arial"/>
          <w:sz w:val="24"/>
          <w:szCs w:val="24"/>
          <w:lang w:val="en-GB"/>
        </w:rPr>
        <w:t>2</w:t>
      </w:r>
      <w:r w:rsidR="000D27B0" w:rsidRPr="001B750D">
        <w:rPr>
          <w:rFonts w:ascii="Arial" w:hAnsi="Arial" w:cs="Arial"/>
          <w:sz w:val="24"/>
          <w:szCs w:val="24"/>
          <w:lang w:val="en-GB"/>
        </w:rPr>
        <w:t>D). Comparing observed SG sequestration</w:t>
      </w:r>
      <w:r w:rsidR="000D27B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btyeX2O","properties":{"formattedCitation":"(31)","plainCitation":"(31)","noteIndex":0},"citationItems":[{"id":"7QlDGlPw/FbnlmiAa","uris":["http://zotero.org/users/local/1p9EH8ax/items/WPA4SC2G"],"itemData":{"id":"zVEVYf4k/EZmFarEr","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D27B0" w:rsidRPr="001B750D">
        <w:rPr>
          <w:rFonts w:ascii="Arial" w:hAnsi="Arial" w:cs="Arial"/>
          <w:sz w:val="24"/>
          <w:szCs w:val="24"/>
          <w:lang w:val="en-GB"/>
        </w:rPr>
        <w:fldChar w:fldCharType="separate"/>
      </w:r>
      <w:r w:rsidR="0097304F" w:rsidRPr="0097304F">
        <w:rPr>
          <w:rFonts w:ascii="Aptos" w:hAnsi="Aptos"/>
          <w:sz w:val="24"/>
          <w:lang w:val="en-GB"/>
        </w:rPr>
        <w:t>(31)</w:t>
      </w:r>
      <w:r w:rsidR="000D27B0" w:rsidRPr="001B750D">
        <w:rPr>
          <w:rFonts w:ascii="Arial" w:hAnsi="Arial" w:cs="Arial"/>
          <w:sz w:val="24"/>
          <w:szCs w:val="24"/>
          <w:lang w:val="en-GB"/>
        </w:rPr>
        <w:fldChar w:fldCharType="end"/>
      </w:r>
      <w:r w:rsidR="000D27B0" w:rsidRPr="001B750D">
        <w:rPr>
          <w:rFonts w:ascii="Arial" w:hAnsi="Arial" w:cs="Arial"/>
          <w:sz w:val="24"/>
          <w:szCs w:val="24"/>
          <w:lang w:val="en-GB"/>
        </w:rPr>
        <w:t xml:space="preserve"> with these simulations allowed us to identify transcripts enriched or depleted beyond their predicted </w:t>
      </w:r>
      <w:r w:rsidR="000D27B0" w:rsidRPr="001B750D">
        <w:rPr>
          <w:rFonts w:ascii="Arial" w:hAnsi="Arial" w:cs="Arial"/>
          <w:i/>
          <w:iCs/>
          <w:sz w:val="24"/>
          <w:szCs w:val="24"/>
          <w:lang w:val="en-GB"/>
        </w:rPr>
        <w:t>S</w:t>
      </w:r>
      <w:r w:rsidR="000D27B0" w:rsidRPr="001B750D">
        <w:rPr>
          <w:rFonts w:ascii="Arial" w:hAnsi="Arial" w:cs="Arial"/>
          <w:sz w:val="24"/>
          <w:szCs w:val="24"/>
          <w:lang w:val="en-GB"/>
        </w:rPr>
        <w:t xml:space="preserve"> values, thereby isolating a corrected SG signal that reflects sequestration independent of centrifugation effects. </w:t>
      </w:r>
      <w:r w:rsidRPr="001B750D">
        <w:rPr>
          <w:rFonts w:ascii="Arial" w:hAnsi="Arial" w:cs="Arial"/>
          <w:sz w:val="24"/>
          <w:szCs w:val="24"/>
          <w:lang w:val="en-GB"/>
        </w:rPr>
        <w:t xml:space="preserve">As a proof of concept, this approach </w:t>
      </w:r>
      <w:r w:rsidR="00C92AC4" w:rsidRPr="001B750D">
        <w:rPr>
          <w:rFonts w:ascii="Arial" w:hAnsi="Arial" w:cs="Arial"/>
          <w:sz w:val="24"/>
          <w:szCs w:val="24"/>
          <w:lang w:val="en-GB"/>
        </w:rPr>
        <w:t>recovered</w:t>
      </w:r>
      <w:r w:rsidRPr="001B750D">
        <w:rPr>
          <w:rFonts w:ascii="Arial" w:hAnsi="Arial" w:cs="Arial"/>
          <w:sz w:val="24"/>
          <w:szCs w:val="24"/>
          <w:lang w:val="en-GB"/>
        </w:rPr>
        <w:t xml:space="preserve"> known SG markers</w:t>
      </w:r>
      <w:r w:rsidR="00D40986" w:rsidRPr="001B750D">
        <w:rPr>
          <w:rFonts w:ascii="Arial" w:hAnsi="Arial" w:cs="Arial"/>
          <w:sz w:val="24"/>
          <w:szCs w:val="24"/>
          <w:lang w:val="en-GB"/>
        </w:rPr>
        <w:t>,</w:t>
      </w:r>
      <w:r w:rsidRPr="001B750D">
        <w:rPr>
          <w:rFonts w:ascii="Arial" w:hAnsi="Arial" w:cs="Arial"/>
          <w:sz w:val="24"/>
          <w:szCs w:val="24"/>
          <w:lang w:val="en-GB"/>
        </w:rPr>
        <w:t xml:space="preserve"> </w:t>
      </w:r>
      <w:r w:rsidR="00C92AC4" w:rsidRPr="001B750D">
        <w:rPr>
          <w:rFonts w:ascii="Arial" w:hAnsi="Arial" w:cs="Arial"/>
          <w:sz w:val="24"/>
          <w:szCs w:val="24"/>
          <w:lang w:val="en-GB"/>
        </w:rPr>
        <w:t>such as</w:t>
      </w:r>
      <w:r w:rsidRPr="001B750D">
        <w:rPr>
          <w:rFonts w:ascii="Arial" w:hAnsi="Arial" w:cs="Arial"/>
          <w:sz w:val="24"/>
          <w:szCs w:val="24"/>
          <w:lang w:val="en-GB"/>
        </w:rPr>
        <w:t xml:space="preserve"> </w:t>
      </w:r>
      <w:r w:rsidRPr="001B750D">
        <w:rPr>
          <w:rFonts w:ascii="Arial" w:hAnsi="Arial" w:cs="Arial"/>
          <w:i/>
          <w:iCs/>
          <w:sz w:val="24"/>
          <w:szCs w:val="24"/>
          <w:lang w:val="en-GB"/>
        </w:rPr>
        <w:t>NORAD</w:t>
      </w:r>
      <w:r w:rsidRPr="001B750D">
        <w:rPr>
          <w:rFonts w:ascii="Arial" w:hAnsi="Arial" w:cs="Arial"/>
          <w:sz w:val="24"/>
          <w:szCs w:val="24"/>
          <w:lang w:val="en-GB"/>
        </w:rPr>
        <w:t xml:space="preserve"> as enriched and </w:t>
      </w:r>
      <w:r w:rsidRPr="001B750D">
        <w:rPr>
          <w:rFonts w:ascii="Arial" w:hAnsi="Arial" w:cs="Arial"/>
          <w:i/>
          <w:iCs/>
          <w:sz w:val="24"/>
          <w:szCs w:val="24"/>
          <w:lang w:val="en-GB"/>
        </w:rPr>
        <w:t>GAPDH</w:t>
      </w:r>
      <w:r w:rsidRPr="001B750D">
        <w:rPr>
          <w:rFonts w:ascii="Arial" w:hAnsi="Arial" w:cs="Arial"/>
          <w:sz w:val="24"/>
          <w:szCs w:val="24"/>
          <w:lang w:val="en-GB"/>
        </w:rPr>
        <w:t xml:space="preserve"> as depleted, consistent with previous RNA FISH validation</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MkqgaSL","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(31)</w:t>
      </w:r>
      <w:r w:rsidRPr="001B750D">
        <w:rPr>
          <w:rFonts w:ascii="Arial" w:hAnsi="Arial" w:cs="Arial"/>
          <w:sz w:val="24"/>
          <w:szCs w:val="24"/>
          <w:lang w:val="en-GB"/>
        </w:rPr>
        <w:fldChar w:fldCharType="end"/>
      </w:r>
      <w:r w:rsidRPr="001B750D">
        <w:rPr>
          <w:rFonts w:ascii="Arial" w:hAnsi="Arial" w:cs="Arial"/>
          <w:sz w:val="24"/>
          <w:szCs w:val="24"/>
          <w:lang w:val="en-GB"/>
        </w:rPr>
        <w:t xml:space="preserve"> (Supplementary Figure </w:t>
      </w:r>
      <w:r w:rsidR="001519A5" w:rsidRPr="001B750D">
        <w:rPr>
          <w:rFonts w:ascii="Arial" w:hAnsi="Arial" w:cs="Arial"/>
          <w:sz w:val="24"/>
          <w:szCs w:val="24"/>
          <w:lang w:val="en-GB"/>
        </w:rPr>
        <w:t>7</w:t>
      </w:r>
      <w:r w:rsidR="00AF127A" w:rsidRPr="001B750D">
        <w:rPr>
          <w:rFonts w:ascii="Arial" w:hAnsi="Arial" w:cs="Arial"/>
          <w:sz w:val="24"/>
          <w:szCs w:val="24"/>
          <w:lang w:val="en-GB"/>
        </w:rPr>
        <w:t>B</w:t>
      </w:r>
      <w:r w:rsidRPr="001B750D">
        <w:rPr>
          <w:rFonts w:ascii="Arial" w:hAnsi="Arial" w:cs="Arial"/>
          <w:sz w:val="24"/>
          <w:szCs w:val="24"/>
          <w:lang w:val="en-GB"/>
        </w:rPr>
        <w:t>).</w:t>
      </w:r>
      <w:r w:rsidR="00402595" w:rsidRPr="001B750D">
        <w:rPr>
          <w:rFonts w:ascii="Arial" w:hAnsi="Arial" w:cs="Arial"/>
          <w:sz w:val="24"/>
          <w:szCs w:val="24"/>
          <w:lang w:val="en-GB"/>
        </w:rPr>
        <w:t xml:space="preserve"> </w:t>
      </w:r>
      <w:r w:rsidRPr="001B750D">
        <w:rPr>
          <w:rFonts w:ascii="Arial" w:hAnsi="Arial" w:cs="Arial"/>
          <w:sz w:val="24"/>
          <w:szCs w:val="24"/>
          <w:lang w:val="en-GB"/>
        </w:rPr>
        <w:t xml:space="preserve">The corrected </w:t>
      </w:r>
      <w:r w:rsidR="00AE51E3" w:rsidRPr="001B750D">
        <w:rPr>
          <w:rFonts w:ascii="Arial" w:hAnsi="Arial" w:cs="Arial"/>
          <w:sz w:val="24"/>
          <w:szCs w:val="24"/>
          <w:lang w:val="en-GB"/>
        </w:rPr>
        <w:t xml:space="preserve">SG </w:t>
      </w:r>
      <w:r w:rsidRPr="001B750D">
        <w:rPr>
          <w:rFonts w:ascii="Arial" w:hAnsi="Arial" w:cs="Arial"/>
          <w:sz w:val="24"/>
          <w:szCs w:val="24"/>
          <w:lang w:val="en-GB"/>
        </w:rPr>
        <w:t xml:space="preserve">signal </w:t>
      </w:r>
      <w:r w:rsidR="00322932" w:rsidRPr="001B750D">
        <w:rPr>
          <w:rFonts w:ascii="Arial" w:hAnsi="Arial" w:cs="Arial"/>
          <w:sz w:val="24"/>
          <w:szCs w:val="24"/>
          <w:lang w:val="en-GB"/>
        </w:rPr>
        <w:t xml:space="preserve">exhibited no </w:t>
      </w:r>
      <w:r w:rsidR="005228A0" w:rsidRPr="001B750D">
        <w:rPr>
          <w:rFonts w:ascii="Arial" w:hAnsi="Arial" w:cs="Arial"/>
          <w:sz w:val="24"/>
          <w:szCs w:val="24"/>
          <w:lang w:val="en-GB"/>
        </w:rPr>
        <w:t xml:space="preserve">meaningful </w:t>
      </w:r>
      <w:r w:rsidR="00322932" w:rsidRPr="001B750D">
        <w:rPr>
          <w:rFonts w:ascii="Arial" w:hAnsi="Arial" w:cs="Arial"/>
          <w:sz w:val="24"/>
          <w:szCs w:val="24"/>
          <w:lang w:val="en-GB"/>
        </w:rPr>
        <w:t>correlation</w:t>
      </w:r>
      <w:r w:rsidRPr="001B750D">
        <w:rPr>
          <w:rFonts w:ascii="Arial" w:hAnsi="Arial" w:cs="Arial"/>
          <w:sz w:val="24"/>
          <w:szCs w:val="24"/>
          <w:lang w:val="en-GB"/>
        </w:rPr>
        <w:t xml:space="preserve"> with RNA length (Figure </w:t>
      </w:r>
      <w:r w:rsidR="00322932" w:rsidRPr="001B750D">
        <w:rPr>
          <w:rFonts w:ascii="Arial" w:hAnsi="Arial" w:cs="Arial"/>
          <w:sz w:val="24"/>
          <w:szCs w:val="24"/>
          <w:lang w:val="en-GB"/>
        </w:rPr>
        <w:t>3</w:t>
      </w:r>
      <w:r w:rsidRPr="001B750D">
        <w:rPr>
          <w:rFonts w:ascii="Arial" w:hAnsi="Arial" w:cs="Arial"/>
          <w:sz w:val="24"/>
          <w:szCs w:val="24"/>
          <w:lang w:val="en-GB"/>
        </w:rPr>
        <w:t xml:space="preserve">C), </w:t>
      </w:r>
      <w:r w:rsidR="00322932" w:rsidRPr="001B750D">
        <w:rPr>
          <w:rFonts w:ascii="Arial" w:hAnsi="Arial" w:cs="Arial"/>
          <w:sz w:val="24"/>
          <w:szCs w:val="24"/>
          <w:lang w:val="en-GB"/>
        </w:rPr>
        <w:t xml:space="preserve">differing from the original </w:t>
      </w:r>
      <w:r w:rsidR="00C9143D" w:rsidRPr="001B750D">
        <w:rPr>
          <w:rFonts w:ascii="Helvetica" w:eastAsiaTheme="minorHAnsi" w:hAnsi="Helvetica" w:cs="Helvetica"/>
          <w:kern w:val="0"/>
          <w:sz w:val="24"/>
          <w:szCs w:val="24"/>
          <w:lang w:val="en-GB"/>
        </w:rPr>
        <w:t>study</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fA9BfIj","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(31)</w:t>
      </w:r>
      <w:r w:rsidRPr="001B750D">
        <w:rPr>
          <w:rFonts w:ascii="Arial" w:hAnsi="Arial" w:cs="Arial"/>
          <w:sz w:val="24"/>
          <w:szCs w:val="24"/>
          <w:lang w:val="en-GB"/>
        </w:rPr>
        <w:fldChar w:fldCharType="end"/>
      </w:r>
      <w:r w:rsidRPr="001B750D">
        <w:rPr>
          <w:rFonts w:ascii="Arial" w:hAnsi="Arial" w:cs="Arial"/>
          <w:sz w:val="24"/>
          <w:szCs w:val="24"/>
          <w:lang w:val="en-GB"/>
        </w:rPr>
        <w:t xml:space="preserve">. GSEA </w:t>
      </w:r>
      <w:r w:rsidR="006B0BCC" w:rsidRPr="001B750D">
        <w:rPr>
          <w:rFonts w:ascii="Arial" w:hAnsi="Arial" w:cs="Arial"/>
          <w:sz w:val="24"/>
          <w:szCs w:val="24"/>
          <w:lang w:val="en-GB"/>
        </w:rPr>
        <w:t xml:space="preserve">reveals that </w:t>
      </w:r>
      <w:r w:rsidRPr="001B750D">
        <w:rPr>
          <w:rFonts w:ascii="Arial" w:hAnsi="Arial" w:cs="Arial"/>
          <w:sz w:val="24"/>
          <w:szCs w:val="24"/>
          <w:lang w:val="en-GB"/>
        </w:rPr>
        <w:t>corrected SG</w:t>
      </w:r>
      <w:r w:rsidR="000C6397" w:rsidRPr="001B750D">
        <w:rPr>
          <w:rFonts w:ascii="Arial" w:hAnsi="Arial" w:cs="Arial"/>
          <w:sz w:val="24"/>
          <w:szCs w:val="24"/>
          <w:lang w:val="en-GB"/>
        </w:rPr>
        <w:t xml:space="preserve"> </w:t>
      </w:r>
      <w:r w:rsidR="000C6397" w:rsidRPr="001B750D">
        <w:rPr>
          <w:rFonts w:ascii="Arial" w:hAnsi="Arial" w:cs="Arial"/>
          <w:sz w:val="24"/>
          <w:szCs w:val="24"/>
          <w:lang w:val="en-GB"/>
        </w:rPr>
        <w:lastRenderedPageBreak/>
        <w:t>transcriptomes</w:t>
      </w:r>
      <w:r w:rsidRPr="001B750D">
        <w:rPr>
          <w:rFonts w:ascii="Arial" w:hAnsi="Arial" w:cs="Arial"/>
          <w:sz w:val="24"/>
          <w:szCs w:val="24"/>
          <w:lang w:val="en-GB"/>
        </w:rPr>
        <w:t xml:space="preserve"> </w:t>
      </w:r>
      <w:r w:rsidR="00C7595E" w:rsidRPr="001B750D">
        <w:rPr>
          <w:rFonts w:ascii="Arial" w:hAnsi="Arial" w:cs="Arial"/>
          <w:sz w:val="24"/>
          <w:szCs w:val="24"/>
          <w:lang w:val="en-GB"/>
        </w:rPr>
        <w:t xml:space="preserve">were enriched for </w:t>
      </w:r>
      <w:r w:rsidRPr="001B750D">
        <w:rPr>
          <w:rFonts w:ascii="Arial" w:hAnsi="Arial" w:cs="Arial"/>
          <w:sz w:val="24"/>
          <w:szCs w:val="24"/>
          <w:lang w:val="en-GB"/>
        </w:rPr>
        <w:t>mitotic spindle</w:t>
      </w:r>
      <w:r w:rsidR="00C7595E" w:rsidRPr="001B750D">
        <w:rPr>
          <w:rFonts w:ascii="Arial" w:hAnsi="Arial" w:cs="Arial"/>
          <w:sz w:val="24"/>
          <w:szCs w:val="24"/>
          <w:lang w:val="en-GB"/>
        </w:rPr>
        <w:t>-related transcripts</w:t>
      </w:r>
      <w:r w:rsidRPr="001B750D">
        <w:rPr>
          <w:rFonts w:ascii="Arial" w:hAnsi="Arial" w:cs="Arial"/>
          <w:sz w:val="24"/>
          <w:szCs w:val="24"/>
          <w:lang w:val="en-GB"/>
        </w:rPr>
        <w:t xml:space="preserve"> (Figure </w:t>
      </w:r>
      <w:r w:rsidR="00322932" w:rsidRPr="001B750D">
        <w:rPr>
          <w:rFonts w:ascii="Arial" w:hAnsi="Arial" w:cs="Arial"/>
          <w:sz w:val="24"/>
          <w:szCs w:val="24"/>
          <w:lang w:val="en-GB"/>
        </w:rPr>
        <w:t>3</w:t>
      </w:r>
      <w:r w:rsidRPr="001B750D">
        <w:rPr>
          <w:rFonts w:ascii="Arial" w:hAnsi="Arial" w:cs="Arial"/>
          <w:sz w:val="24"/>
          <w:szCs w:val="24"/>
          <w:lang w:val="en-GB"/>
        </w:rPr>
        <w:t>D)</w:t>
      </w:r>
      <w:r w:rsidR="00CB7C6C" w:rsidRPr="001B750D">
        <w:rPr>
          <w:rFonts w:ascii="Arial" w:hAnsi="Arial" w:cs="Arial"/>
          <w:sz w:val="24"/>
          <w:szCs w:val="24"/>
          <w:lang w:val="en-GB"/>
        </w:rPr>
        <w:t>, consistent with the possibility that</w:t>
      </w:r>
      <w:r w:rsidRPr="001B750D">
        <w:rPr>
          <w:rFonts w:ascii="Arial" w:hAnsi="Arial" w:cs="Arial"/>
          <w:sz w:val="24"/>
          <w:szCs w:val="24"/>
          <w:lang w:val="en-GB"/>
        </w:rPr>
        <w:t xml:space="preserve"> SGs selectively sequester </w:t>
      </w:r>
      <w:r w:rsidR="00CB7C6C" w:rsidRPr="001B750D">
        <w:rPr>
          <w:rFonts w:ascii="Arial" w:hAnsi="Arial" w:cs="Arial"/>
          <w:sz w:val="24"/>
          <w:szCs w:val="24"/>
          <w:lang w:val="en-GB"/>
        </w:rPr>
        <w:t xml:space="preserve">cell-cycle-associated RNAs </w:t>
      </w:r>
      <w:r w:rsidR="00364221" w:rsidRPr="001B750D">
        <w:rPr>
          <w:rFonts w:ascii="Arial" w:hAnsi="Arial" w:cs="Arial"/>
          <w:sz w:val="24"/>
          <w:szCs w:val="24"/>
          <w:lang w:val="en-GB"/>
        </w:rPr>
        <w:t xml:space="preserve">to reduce </w:t>
      </w:r>
      <w:r w:rsidRPr="001B750D">
        <w:rPr>
          <w:rFonts w:ascii="Arial" w:hAnsi="Arial" w:cs="Arial"/>
          <w:sz w:val="24"/>
          <w:szCs w:val="24"/>
          <w:lang w:val="en-GB"/>
        </w:rPr>
        <w:t xml:space="preserve">cell division during stress. However, this </w:t>
      </w:r>
      <w:r w:rsidR="003A1708" w:rsidRPr="001B750D">
        <w:rPr>
          <w:rFonts w:ascii="Arial" w:hAnsi="Arial" w:cs="Arial"/>
          <w:sz w:val="24"/>
          <w:szCs w:val="24"/>
          <w:lang w:val="en-GB"/>
        </w:rPr>
        <w:t>interpretation</w:t>
      </w:r>
      <w:r w:rsidRPr="001B750D">
        <w:rPr>
          <w:rFonts w:ascii="Arial" w:hAnsi="Arial" w:cs="Arial"/>
          <w:sz w:val="24"/>
          <w:szCs w:val="24"/>
          <w:lang w:val="en-GB"/>
        </w:rPr>
        <w:t xml:space="preserve"> is challenged by </w:t>
      </w:r>
      <w:r w:rsidR="007F6224" w:rsidRPr="001B750D">
        <w:rPr>
          <w:rFonts w:ascii="Arial" w:hAnsi="Arial" w:cs="Arial"/>
          <w:sz w:val="24"/>
          <w:szCs w:val="24"/>
          <w:lang w:val="en-GB"/>
        </w:rPr>
        <w:t xml:space="preserve">concurrent signatures </w:t>
      </w:r>
      <w:r w:rsidRPr="001B750D">
        <w:rPr>
          <w:rFonts w:ascii="Arial" w:hAnsi="Arial" w:cs="Arial"/>
          <w:sz w:val="24"/>
          <w:szCs w:val="24"/>
          <w:lang w:val="en-GB"/>
        </w:rPr>
        <w:t>of TNF-α signalling via NF-κB</w:t>
      </w:r>
      <w:r w:rsidR="007F6224" w:rsidRPr="001B750D">
        <w:rPr>
          <w:rFonts w:ascii="Arial" w:hAnsi="Arial" w:cs="Arial"/>
          <w:sz w:val="24"/>
          <w:szCs w:val="24"/>
          <w:lang w:val="en-GB"/>
        </w:rPr>
        <w:t xml:space="preserve"> pathway downregulatio</w:t>
      </w:r>
      <w:r w:rsidR="008D0D0E" w:rsidRPr="001B750D">
        <w:rPr>
          <w:rFonts w:ascii="Arial" w:hAnsi="Arial" w:cs="Arial"/>
          <w:sz w:val="24"/>
          <w:szCs w:val="24"/>
          <w:lang w:val="en-GB"/>
        </w:rPr>
        <w:t>n (</w:t>
      </w:r>
      <w:r w:rsidRPr="001B750D">
        <w:rPr>
          <w:rFonts w:ascii="Arial" w:hAnsi="Arial" w:cs="Arial"/>
          <w:sz w:val="24"/>
          <w:szCs w:val="24"/>
          <w:lang w:val="en-GB"/>
        </w:rPr>
        <w:t>a core stress response pathway</w:t>
      </w:r>
      <w:r w:rsidR="008D0D0E" w:rsidRPr="001B750D">
        <w:rPr>
          <w:rFonts w:ascii="Arial" w:hAnsi="Arial" w:cs="Arial"/>
          <w:sz w:val="24"/>
          <w:szCs w:val="24"/>
          <w:lang w:val="en-GB"/>
        </w:rPr>
        <w:t>)</w:t>
      </w:r>
      <w:r w:rsidRPr="001B750D">
        <w:rPr>
          <w:rFonts w:ascii="Arial" w:hAnsi="Arial" w:cs="Arial"/>
          <w:sz w:val="24"/>
          <w:szCs w:val="24"/>
          <w:lang w:val="en-GB"/>
        </w:rPr>
        <w:t xml:space="preserve"> and upregulation of metabolic pathways</w:t>
      </w:r>
      <w:r w:rsidR="008D0D0E" w:rsidRPr="001B750D">
        <w:rPr>
          <w:rFonts w:ascii="Arial" w:hAnsi="Arial" w:cs="Arial"/>
          <w:sz w:val="24"/>
          <w:szCs w:val="24"/>
          <w:lang w:val="en-GB"/>
        </w:rPr>
        <w:t>, leaving</w:t>
      </w:r>
      <w:r w:rsidRPr="001B750D">
        <w:rPr>
          <w:rFonts w:ascii="Arial" w:hAnsi="Arial" w:cs="Arial"/>
          <w:sz w:val="24"/>
          <w:szCs w:val="24"/>
          <w:lang w:val="en-GB"/>
        </w:rPr>
        <w:t xml:space="preserve"> the functional </w:t>
      </w:r>
      <w:r w:rsidR="008D0D0E" w:rsidRPr="001B750D">
        <w:rPr>
          <w:rFonts w:ascii="Arial" w:hAnsi="Arial" w:cs="Arial"/>
          <w:sz w:val="24"/>
          <w:szCs w:val="24"/>
          <w:lang w:val="en-GB"/>
        </w:rPr>
        <w:t>implications</w:t>
      </w:r>
      <w:r w:rsidRPr="001B750D">
        <w:rPr>
          <w:rFonts w:ascii="Arial" w:hAnsi="Arial" w:cs="Arial"/>
          <w:sz w:val="24"/>
          <w:szCs w:val="24"/>
          <w:lang w:val="en-GB"/>
        </w:rPr>
        <w:t xml:space="preserve"> of S</w:t>
      </w:r>
      <w:r w:rsidR="008D0D0E" w:rsidRPr="001B750D">
        <w:rPr>
          <w:rFonts w:ascii="Arial" w:hAnsi="Arial" w:cs="Arial"/>
          <w:sz w:val="24"/>
          <w:szCs w:val="24"/>
          <w:lang w:val="en-GB"/>
        </w:rPr>
        <w:t>G sequestration</w:t>
      </w:r>
      <w:r w:rsidRPr="001B750D">
        <w:rPr>
          <w:rFonts w:ascii="Arial" w:hAnsi="Arial" w:cs="Arial"/>
          <w:sz w:val="24"/>
          <w:szCs w:val="24"/>
          <w:lang w:val="en-GB"/>
        </w:rPr>
        <w:t xml:space="preserve"> in cellular regulation </w:t>
      </w:r>
      <w:r w:rsidR="008D0D0E" w:rsidRPr="001B750D">
        <w:rPr>
          <w:rFonts w:ascii="Arial" w:hAnsi="Arial" w:cs="Arial"/>
          <w:sz w:val="24"/>
          <w:szCs w:val="24"/>
          <w:lang w:val="en-GB"/>
        </w:rPr>
        <w:t>unresolved</w:t>
      </w:r>
      <w:r w:rsidRPr="001B750D">
        <w:rPr>
          <w:rFonts w:ascii="Arial" w:hAnsi="Arial" w:cs="Arial"/>
          <w:sz w:val="24"/>
          <w:szCs w:val="24"/>
          <w:lang w:val="en-GB"/>
        </w:rPr>
        <w:t>.</w:t>
      </w:r>
    </w:p>
    <w:p w14:paraId="729DCD5B" w14:textId="21C5378B" w:rsidR="00971428" w:rsidRPr="001B750D" w:rsidRDefault="00F138FC" w:rsidP="00833F86">
      <w:pPr>
        <w:jc w:val="both"/>
        <w:rPr>
          <w:rFonts w:ascii="Arial" w:hAnsi="Arial" w:cs="Arial"/>
          <w:i/>
          <w:iCs/>
          <w:sz w:val="20"/>
          <w:szCs w:val="20"/>
          <w:lang w:val="en-GB"/>
        </w:rPr>
      </w:pPr>
      <w:r w:rsidRPr="001B750D">
        <w:rPr>
          <w:rFonts w:ascii="Arial" w:hAnsi="Arial" w:cs="Arial"/>
          <w:color w:val="000000" w:themeColor="text1"/>
          <w:sz w:val="24"/>
          <w:szCs w:val="24"/>
          <w:lang w:val="en-GB"/>
        </w:rPr>
        <w:t>To further refine our understanding of SG composition in human cells, we applied a correction strategy to account for both centrifugation and stress effects using the Matheny 2019 dataset</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mxAsSVzl","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Pr="001B750D">
        <w:rPr>
          <w:rFonts w:ascii="Arial" w:hAnsi="Arial" w:cs="Arial"/>
          <w:color w:val="000000" w:themeColor="text1"/>
          <w:sz w:val="24"/>
          <w:szCs w:val="24"/>
          <w:lang w:val="en-GB"/>
        </w:rPr>
        <w:t xml:space="preserve">. </w:t>
      </w:r>
      <w:r w:rsidR="00813B5D" w:rsidRPr="001B750D">
        <w:rPr>
          <w:rFonts w:ascii="Arial" w:hAnsi="Arial" w:cs="Arial"/>
          <w:color w:val="000000" w:themeColor="text1"/>
          <w:sz w:val="24"/>
          <w:szCs w:val="24"/>
          <w:lang w:val="en-GB"/>
        </w:rPr>
        <w:t>T</w:t>
      </w:r>
      <w:r w:rsidR="001C0FA1" w:rsidRPr="001B750D">
        <w:rPr>
          <w:rFonts w:ascii="Arial" w:hAnsi="Arial" w:cs="Arial"/>
          <w:color w:val="000000" w:themeColor="text1"/>
          <w:sz w:val="24"/>
          <w:szCs w:val="24"/>
          <w:lang w:val="en-GB"/>
        </w:rPr>
        <w:t>h</w:t>
      </w:r>
      <w:r w:rsidR="00B27CF1" w:rsidRPr="001B750D">
        <w:rPr>
          <w:rFonts w:ascii="Arial" w:hAnsi="Arial" w:cs="Arial"/>
          <w:color w:val="000000" w:themeColor="text1"/>
          <w:sz w:val="24"/>
          <w:szCs w:val="24"/>
          <w:lang w:val="en-GB"/>
        </w:rPr>
        <w:t>is</w:t>
      </w:r>
      <w:r w:rsidR="00476D15" w:rsidRPr="001B750D">
        <w:rPr>
          <w:rFonts w:ascii="Arial" w:hAnsi="Arial" w:cs="Arial"/>
          <w:color w:val="000000" w:themeColor="text1"/>
          <w:sz w:val="24"/>
          <w:szCs w:val="24"/>
          <w:lang w:val="en-GB"/>
        </w:rPr>
        <w:t xml:space="preserve"> </w:t>
      </w:r>
      <w:r w:rsidR="00476D15" w:rsidRPr="001B750D">
        <w:rPr>
          <w:rFonts w:ascii="Arial" w:hAnsi="Arial" w:cs="Arial"/>
          <w:sz w:val="24"/>
          <w:szCs w:val="24"/>
          <w:lang w:val="en-GB"/>
        </w:rPr>
        <w:t xml:space="preserve">dataset includes both unstressed and stressed </w:t>
      </w:r>
      <w:r w:rsidR="00AE51E3" w:rsidRPr="001B750D">
        <w:rPr>
          <w:rFonts w:ascii="Arial" w:hAnsi="Arial" w:cs="Arial"/>
          <w:sz w:val="24"/>
          <w:szCs w:val="24"/>
          <w:lang w:val="en-GB"/>
        </w:rPr>
        <w:t>RNP</w:t>
      </w:r>
      <w:r w:rsidR="004A0564" w:rsidRPr="001B750D">
        <w:rPr>
          <w:rFonts w:ascii="Arial" w:hAnsi="Arial" w:cs="Arial"/>
          <w:sz w:val="24"/>
          <w:szCs w:val="24"/>
          <w:lang w:val="en-GB"/>
        </w:rPr>
        <w:t xml:space="preserve"> and WC </w:t>
      </w:r>
      <w:r w:rsidR="00476D15" w:rsidRPr="001B750D">
        <w:rPr>
          <w:rFonts w:ascii="Arial" w:hAnsi="Arial" w:cs="Arial"/>
          <w:sz w:val="24"/>
          <w:szCs w:val="24"/>
          <w:lang w:val="en-GB"/>
        </w:rPr>
        <w:t xml:space="preserve">samples, </w:t>
      </w:r>
      <w:r w:rsidR="001C0FA1" w:rsidRPr="001B750D">
        <w:rPr>
          <w:rFonts w:ascii="Arial" w:hAnsi="Arial" w:cs="Arial"/>
          <w:sz w:val="24"/>
          <w:szCs w:val="24"/>
          <w:lang w:val="en-GB"/>
        </w:rPr>
        <w:t xml:space="preserve">which can </w:t>
      </w:r>
      <w:r w:rsidR="00476D15" w:rsidRPr="001B750D">
        <w:rPr>
          <w:rFonts w:ascii="Arial" w:hAnsi="Arial" w:cs="Arial"/>
          <w:sz w:val="24"/>
          <w:szCs w:val="24"/>
          <w:lang w:val="en-GB"/>
        </w:rPr>
        <w:t>control for centrifugation effects from the DC method. However, direct</w:t>
      </w:r>
      <w:r w:rsidR="003463D0" w:rsidRPr="001B750D">
        <w:rPr>
          <w:rFonts w:ascii="Arial" w:hAnsi="Arial" w:cs="Arial"/>
          <w:sz w:val="24"/>
          <w:szCs w:val="24"/>
          <w:lang w:val="en-GB"/>
        </w:rPr>
        <w:t>ly</w:t>
      </w:r>
      <w:r w:rsidR="00476D15" w:rsidRPr="001B750D">
        <w:rPr>
          <w:rFonts w:ascii="Arial" w:hAnsi="Arial" w:cs="Arial"/>
          <w:sz w:val="24"/>
          <w:szCs w:val="24"/>
          <w:lang w:val="en-GB"/>
        </w:rPr>
        <w:t xml:space="preserve"> compari</w:t>
      </w:r>
      <w:r w:rsidR="003463D0" w:rsidRPr="001B750D">
        <w:rPr>
          <w:rFonts w:ascii="Arial" w:hAnsi="Arial" w:cs="Arial"/>
          <w:sz w:val="24"/>
          <w:szCs w:val="24"/>
          <w:lang w:val="en-GB"/>
        </w:rPr>
        <w:t>ng</w:t>
      </w:r>
      <w:r w:rsidR="00476D15" w:rsidRPr="001B750D">
        <w:rPr>
          <w:rFonts w:ascii="Arial" w:hAnsi="Arial" w:cs="Arial"/>
          <w:sz w:val="24"/>
          <w:szCs w:val="24"/>
          <w:lang w:val="en-GB"/>
        </w:rPr>
        <w:t xml:space="preserve"> </w:t>
      </w:r>
      <w:r w:rsidR="00F068C1" w:rsidRPr="001B750D">
        <w:rPr>
          <w:rFonts w:ascii="Arial" w:hAnsi="Arial" w:cs="Arial"/>
          <w:sz w:val="24"/>
          <w:szCs w:val="24"/>
          <w:lang w:val="en-GB"/>
        </w:rPr>
        <w:t xml:space="preserve">RNPs from </w:t>
      </w:r>
      <w:r w:rsidR="003463D0" w:rsidRPr="001B750D">
        <w:rPr>
          <w:rFonts w:ascii="Arial" w:hAnsi="Arial" w:cs="Arial"/>
          <w:sz w:val="24"/>
          <w:szCs w:val="24"/>
          <w:lang w:val="en-GB"/>
        </w:rPr>
        <w:t>stressed and unstressed cells</w:t>
      </w:r>
      <w:r w:rsidR="005109E6" w:rsidRPr="001B750D">
        <w:rPr>
          <w:rFonts w:ascii="Arial" w:hAnsi="Arial" w:cs="Arial"/>
          <w:sz w:val="24"/>
          <w:szCs w:val="24"/>
          <w:lang w:val="en-GB"/>
        </w:rPr>
        <w:t xml:space="preserve"> (which</w:t>
      </w:r>
      <w:r w:rsidR="008E68F1" w:rsidRPr="001B750D">
        <w:rPr>
          <w:rFonts w:ascii="Arial" w:hAnsi="Arial" w:cs="Arial"/>
          <w:sz w:val="24"/>
          <w:szCs w:val="24"/>
          <w:lang w:val="en-GB"/>
        </w:rPr>
        <w:t>,</w:t>
      </w:r>
      <w:r w:rsidR="005109E6" w:rsidRPr="001B750D">
        <w:rPr>
          <w:rFonts w:ascii="Arial" w:hAnsi="Arial" w:cs="Arial"/>
          <w:sz w:val="24"/>
          <w:szCs w:val="24"/>
          <w:lang w:val="en-GB"/>
        </w:rPr>
        <w:t xml:space="preserve"> as abovementioned</w:t>
      </w:r>
      <w:r w:rsidR="008E68F1" w:rsidRPr="001B750D">
        <w:rPr>
          <w:rFonts w:ascii="Arial" w:hAnsi="Arial" w:cs="Arial"/>
          <w:sz w:val="24"/>
          <w:szCs w:val="24"/>
          <w:lang w:val="en-GB"/>
        </w:rPr>
        <w:t>,</w:t>
      </w:r>
      <w:r w:rsidR="005109E6" w:rsidRPr="001B750D">
        <w:rPr>
          <w:rFonts w:ascii="Arial" w:hAnsi="Arial" w:cs="Arial"/>
          <w:sz w:val="24"/>
          <w:szCs w:val="24"/>
          <w:lang w:val="en-GB"/>
        </w:rPr>
        <w:t xml:space="preserve"> contain SGs in the former)</w:t>
      </w:r>
      <w:r w:rsidR="003463D0" w:rsidRPr="001B750D">
        <w:rPr>
          <w:rFonts w:ascii="Arial" w:hAnsi="Arial" w:cs="Arial"/>
          <w:sz w:val="24"/>
          <w:szCs w:val="24"/>
          <w:lang w:val="en-GB"/>
        </w:rPr>
        <w:t xml:space="preserve"> is likely to primarily reflect</w:t>
      </w:r>
      <w:r w:rsidR="00476D15" w:rsidRPr="001B750D">
        <w:rPr>
          <w:rFonts w:ascii="Arial" w:hAnsi="Arial" w:cs="Arial"/>
          <w:sz w:val="24"/>
          <w:szCs w:val="24"/>
          <w:lang w:val="en-GB"/>
        </w:rPr>
        <w:t xml:space="preserve"> stress</w:t>
      </w:r>
      <w:r w:rsidR="003463D0" w:rsidRPr="001B750D">
        <w:rPr>
          <w:rFonts w:ascii="Arial" w:hAnsi="Arial" w:cs="Arial"/>
          <w:sz w:val="24"/>
          <w:szCs w:val="24"/>
          <w:lang w:val="en-GB"/>
        </w:rPr>
        <w:t>-induced changes rather than SG-specific composition</w:t>
      </w:r>
      <w:r w:rsidR="00476D15" w:rsidRPr="001B750D">
        <w:rPr>
          <w:rFonts w:ascii="Arial" w:hAnsi="Arial" w:cs="Arial"/>
          <w:sz w:val="24"/>
          <w:szCs w:val="24"/>
          <w:lang w:val="en-GB"/>
        </w:rPr>
        <w:t xml:space="preserve">. To </w:t>
      </w:r>
      <w:r w:rsidR="004D05C4" w:rsidRPr="001B750D">
        <w:rPr>
          <w:rFonts w:ascii="Arial" w:hAnsi="Arial" w:cs="Arial"/>
          <w:sz w:val="24"/>
          <w:szCs w:val="24"/>
          <w:lang w:val="en-GB"/>
        </w:rPr>
        <w:t>disentangle</w:t>
      </w:r>
      <w:r w:rsidR="00476D15" w:rsidRPr="001B750D">
        <w:rPr>
          <w:rFonts w:ascii="Arial" w:hAnsi="Arial" w:cs="Arial"/>
          <w:sz w:val="24"/>
          <w:szCs w:val="24"/>
          <w:lang w:val="en-GB"/>
        </w:rPr>
        <w:t xml:space="preserve"> SG</w:t>
      </w:r>
      <w:r w:rsidR="004D05C4" w:rsidRPr="001B750D">
        <w:rPr>
          <w:rFonts w:ascii="Arial" w:hAnsi="Arial" w:cs="Arial"/>
          <w:sz w:val="24"/>
          <w:szCs w:val="24"/>
          <w:lang w:val="en-GB"/>
        </w:rPr>
        <w:t>-specific</w:t>
      </w:r>
      <w:r w:rsidR="00476D15" w:rsidRPr="001B750D">
        <w:rPr>
          <w:rFonts w:ascii="Arial" w:hAnsi="Arial" w:cs="Arial"/>
          <w:sz w:val="24"/>
          <w:szCs w:val="24"/>
          <w:lang w:val="en-GB"/>
        </w:rPr>
        <w:t xml:space="preserve"> signal</w:t>
      </w:r>
      <w:r w:rsidR="004D05C4" w:rsidRPr="001B750D">
        <w:rPr>
          <w:rFonts w:ascii="Arial" w:hAnsi="Arial" w:cs="Arial"/>
          <w:sz w:val="24"/>
          <w:szCs w:val="24"/>
          <w:lang w:val="en-GB"/>
        </w:rPr>
        <w:t xml:space="preserve"> from general stress responses</w:t>
      </w:r>
      <w:r w:rsidR="00476D15" w:rsidRPr="001B750D">
        <w:rPr>
          <w:rFonts w:ascii="Arial" w:hAnsi="Arial" w:cs="Arial"/>
          <w:sz w:val="24"/>
          <w:szCs w:val="24"/>
          <w:lang w:val="en-GB"/>
        </w:rPr>
        <w:t xml:space="preserve">, we applied linear models </w:t>
      </w:r>
      <w:r w:rsidR="00DA5387" w:rsidRPr="001B750D">
        <w:rPr>
          <w:rFonts w:ascii="Arial" w:hAnsi="Arial" w:cs="Arial"/>
          <w:sz w:val="24"/>
          <w:szCs w:val="24"/>
          <w:lang w:val="en-GB"/>
        </w:rPr>
        <w:t xml:space="preserve">that accounted </w:t>
      </w:r>
      <w:r w:rsidR="00476D15" w:rsidRPr="001B750D">
        <w:rPr>
          <w:rFonts w:ascii="Arial" w:hAnsi="Arial" w:cs="Arial"/>
          <w:sz w:val="24"/>
          <w:szCs w:val="24"/>
          <w:lang w:val="en-GB"/>
        </w:rPr>
        <w:t>for both centrifugation and stress</w:t>
      </w:r>
      <w:r w:rsidR="00B67232" w:rsidRPr="001B750D">
        <w:rPr>
          <w:rFonts w:ascii="Arial" w:hAnsi="Arial" w:cs="Arial"/>
          <w:sz w:val="24"/>
          <w:szCs w:val="24"/>
          <w:lang w:val="en-GB"/>
        </w:rPr>
        <w:t xml:space="preserve"> effects</w:t>
      </w:r>
      <w:r w:rsidR="006104FE"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6104FE" w:rsidRPr="001B750D">
        <w:rPr>
          <w:rFonts w:ascii="Arial" w:hAnsi="Arial" w:cs="Arial"/>
          <w:sz w:val="24"/>
          <w:szCs w:val="24"/>
          <w:lang w:val="en-GB"/>
        </w:rPr>
        <w:t xml:space="preserve"> Methods</w:t>
      </w:r>
      <w:r w:rsidR="00500E4F" w:rsidRPr="001B750D">
        <w:rPr>
          <w:rFonts w:ascii="Arial" w:hAnsi="Arial" w:cs="Arial"/>
          <w:sz w:val="24"/>
          <w:szCs w:val="24"/>
          <w:lang w:val="en-GB"/>
        </w:rPr>
        <w:t xml:space="preserve"> and </w:t>
      </w:r>
      <w:r w:rsidR="00333077" w:rsidRPr="001B750D">
        <w:rPr>
          <w:rFonts w:ascii="Arial" w:hAnsi="Arial" w:cs="Arial"/>
          <w:sz w:val="24"/>
          <w:szCs w:val="24"/>
          <w:lang w:val="en-GB"/>
        </w:rPr>
        <w:t xml:space="preserve">Resource </w:t>
      </w:r>
      <w:r w:rsidR="00500E4F" w:rsidRPr="001B750D">
        <w:rPr>
          <w:rFonts w:ascii="Arial" w:hAnsi="Arial" w:cs="Arial"/>
          <w:sz w:val="24"/>
          <w:szCs w:val="24"/>
          <w:lang w:val="en-GB"/>
        </w:rPr>
        <w:t>Availability</w:t>
      </w:r>
      <w:r w:rsidR="006104FE" w:rsidRPr="001B750D">
        <w:rPr>
          <w:rFonts w:ascii="Arial" w:hAnsi="Arial" w:cs="Arial"/>
          <w:sz w:val="24"/>
          <w:szCs w:val="24"/>
          <w:lang w:val="en-GB"/>
        </w:rPr>
        <w:t>)</w:t>
      </w:r>
      <w:r w:rsidR="00B67232" w:rsidRPr="001B750D">
        <w:rPr>
          <w:rFonts w:ascii="Arial" w:hAnsi="Arial" w:cs="Arial"/>
          <w:sz w:val="24"/>
          <w:szCs w:val="24"/>
          <w:lang w:val="en-GB"/>
        </w:rPr>
        <w:t xml:space="preserve">. This </w:t>
      </w:r>
      <w:r w:rsidR="00476D15" w:rsidRPr="001B750D">
        <w:rPr>
          <w:rFonts w:ascii="Arial" w:hAnsi="Arial" w:cs="Arial"/>
          <w:sz w:val="24"/>
          <w:szCs w:val="24"/>
          <w:lang w:val="en-GB"/>
        </w:rPr>
        <w:t>yield</w:t>
      </w:r>
      <w:r w:rsidR="00B67232" w:rsidRPr="001B750D">
        <w:rPr>
          <w:rFonts w:ascii="Arial" w:hAnsi="Arial" w:cs="Arial"/>
          <w:sz w:val="24"/>
          <w:szCs w:val="24"/>
          <w:lang w:val="en-GB"/>
        </w:rPr>
        <w:t>ed</w:t>
      </w:r>
      <w:r w:rsidR="00476D15" w:rsidRPr="001B750D">
        <w:rPr>
          <w:rFonts w:ascii="Arial" w:hAnsi="Arial" w:cs="Arial"/>
          <w:sz w:val="24"/>
          <w:szCs w:val="24"/>
          <w:lang w:val="en-GB"/>
        </w:rPr>
        <w:t xml:space="preserve"> a </w:t>
      </w:r>
      <w:r w:rsidR="00332EBF" w:rsidRPr="001B750D">
        <w:rPr>
          <w:rFonts w:ascii="Arial" w:hAnsi="Arial" w:cs="Arial"/>
          <w:sz w:val="24"/>
          <w:szCs w:val="24"/>
          <w:lang w:val="en-GB"/>
        </w:rPr>
        <w:t>refined</w:t>
      </w:r>
      <w:r w:rsidR="00627DCA" w:rsidRPr="001B750D">
        <w:rPr>
          <w:rFonts w:ascii="Arial" w:hAnsi="Arial" w:cs="Arial"/>
          <w:sz w:val="24"/>
          <w:szCs w:val="24"/>
          <w:lang w:val="en-GB"/>
        </w:rPr>
        <w:t xml:space="preserve"> </w:t>
      </w:r>
      <w:r w:rsidR="00476D15" w:rsidRPr="001B750D">
        <w:rPr>
          <w:rFonts w:ascii="Arial" w:hAnsi="Arial" w:cs="Arial"/>
          <w:sz w:val="24"/>
          <w:szCs w:val="24"/>
          <w:lang w:val="en-GB"/>
        </w:rPr>
        <w:t xml:space="preserve">SG </w:t>
      </w:r>
      <w:r w:rsidR="00627DCA" w:rsidRPr="001B750D">
        <w:rPr>
          <w:rFonts w:ascii="Arial" w:hAnsi="Arial" w:cs="Arial"/>
          <w:sz w:val="24"/>
          <w:szCs w:val="24"/>
          <w:lang w:val="en-GB"/>
        </w:rPr>
        <w:t xml:space="preserve">profile </w:t>
      </w:r>
      <w:r w:rsidR="00476D15" w:rsidRPr="001B750D">
        <w:rPr>
          <w:rFonts w:ascii="Arial" w:hAnsi="Arial" w:cs="Arial"/>
          <w:sz w:val="24"/>
          <w:szCs w:val="24"/>
          <w:lang w:val="en-GB"/>
        </w:rPr>
        <w:t>show</w:t>
      </w:r>
      <w:r w:rsidR="00627DCA" w:rsidRPr="001B750D">
        <w:rPr>
          <w:rFonts w:ascii="Arial" w:hAnsi="Arial" w:cs="Arial"/>
          <w:sz w:val="24"/>
          <w:szCs w:val="24"/>
          <w:lang w:val="en-GB"/>
        </w:rPr>
        <w:t>ing</w:t>
      </w:r>
      <w:r w:rsidR="00476D15" w:rsidRPr="001B750D">
        <w:rPr>
          <w:rFonts w:ascii="Arial" w:hAnsi="Arial" w:cs="Arial"/>
          <w:sz w:val="24"/>
          <w:szCs w:val="24"/>
          <w:lang w:val="en-GB"/>
        </w:rPr>
        <w:t xml:space="preserve"> enrichment </w:t>
      </w:r>
      <w:r w:rsidR="00627DCA" w:rsidRPr="001B750D">
        <w:rPr>
          <w:rFonts w:ascii="Arial" w:hAnsi="Arial" w:cs="Arial"/>
          <w:sz w:val="24"/>
          <w:szCs w:val="24"/>
          <w:lang w:val="en-GB"/>
        </w:rPr>
        <w:t>for</w:t>
      </w:r>
      <w:r w:rsidR="00476D15" w:rsidRPr="001B750D">
        <w:rPr>
          <w:rFonts w:ascii="Arial" w:hAnsi="Arial" w:cs="Arial"/>
          <w:sz w:val="24"/>
          <w:szCs w:val="24"/>
          <w:lang w:val="en-GB"/>
        </w:rPr>
        <w:t xml:space="preserve"> </w:t>
      </w:r>
      <w:r w:rsidR="00476D15" w:rsidRPr="001B750D">
        <w:rPr>
          <w:rFonts w:ascii="Arial" w:hAnsi="Arial" w:cs="Arial"/>
          <w:i/>
          <w:iCs/>
          <w:sz w:val="24"/>
          <w:szCs w:val="24"/>
          <w:lang w:val="en-GB"/>
        </w:rPr>
        <w:t>NORAD</w:t>
      </w:r>
      <w:r w:rsidR="00476D15" w:rsidRPr="001B750D">
        <w:rPr>
          <w:rFonts w:ascii="Arial" w:hAnsi="Arial" w:cs="Arial"/>
          <w:sz w:val="24"/>
          <w:szCs w:val="24"/>
          <w:lang w:val="en-GB"/>
        </w:rPr>
        <w:t xml:space="preserve"> and depletion of </w:t>
      </w:r>
      <w:r w:rsidR="00476D15" w:rsidRPr="001B750D">
        <w:rPr>
          <w:rFonts w:ascii="Arial" w:hAnsi="Arial" w:cs="Arial"/>
          <w:i/>
          <w:iCs/>
          <w:sz w:val="24"/>
          <w:szCs w:val="24"/>
          <w:lang w:val="en-GB"/>
        </w:rPr>
        <w:t>GAPDH</w:t>
      </w:r>
      <w:r w:rsidR="00476D15" w:rsidRPr="001B750D">
        <w:rPr>
          <w:rFonts w:ascii="Arial" w:hAnsi="Arial" w:cs="Arial"/>
          <w:sz w:val="24"/>
          <w:szCs w:val="24"/>
          <w:lang w:val="en-GB"/>
        </w:rPr>
        <w:t xml:space="preserve"> and </w:t>
      </w:r>
      <w:r w:rsidR="00476D15" w:rsidRPr="001B750D">
        <w:rPr>
          <w:rFonts w:ascii="Arial" w:hAnsi="Arial" w:cs="Arial"/>
          <w:i/>
          <w:iCs/>
          <w:sz w:val="24"/>
          <w:szCs w:val="24"/>
          <w:lang w:val="en-GB"/>
        </w:rPr>
        <w:t>ACTB</w:t>
      </w:r>
      <w:r w:rsidR="00476D15" w:rsidRPr="001B750D">
        <w:rPr>
          <w:rFonts w:ascii="Arial" w:hAnsi="Arial" w:cs="Arial"/>
          <w:sz w:val="24"/>
          <w:szCs w:val="24"/>
          <w:lang w:val="en-GB"/>
        </w:rPr>
        <w:t xml:space="preserve"> (Supplementary Figure </w:t>
      </w:r>
      <w:r w:rsidR="00AF127A" w:rsidRPr="001B750D">
        <w:rPr>
          <w:rFonts w:ascii="Arial" w:hAnsi="Arial" w:cs="Arial"/>
          <w:sz w:val="24"/>
          <w:szCs w:val="24"/>
          <w:lang w:val="en-GB"/>
        </w:rPr>
        <w:t>4C</w:t>
      </w:r>
      <w:r w:rsidR="00476D15" w:rsidRPr="001B750D">
        <w:rPr>
          <w:rFonts w:ascii="Arial" w:hAnsi="Arial" w:cs="Arial"/>
          <w:sz w:val="24"/>
          <w:szCs w:val="24"/>
          <w:lang w:val="en-GB"/>
        </w:rPr>
        <w:t xml:space="preserve">), </w:t>
      </w:r>
      <w:r w:rsidR="00627DCA" w:rsidRPr="001B750D">
        <w:rPr>
          <w:rFonts w:ascii="Arial" w:hAnsi="Arial" w:cs="Arial"/>
          <w:sz w:val="24"/>
          <w:szCs w:val="24"/>
          <w:lang w:val="en-GB"/>
        </w:rPr>
        <w:t>as originally validated with</w:t>
      </w:r>
      <w:r w:rsidR="00476D15" w:rsidRPr="001B750D">
        <w:rPr>
          <w:rFonts w:ascii="Arial" w:hAnsi="Arial" w:cs="Arial"/>
          <w:sz w:val="24"/>
          <w:szCs w:val="24"/>
          <w:lang w:val="en-GB"/>
        </w:rPr>
        <w:t xml:space="preserve"> RNA FISH</w:t>
      </w:r>
      <w:r w:rsidR="00476D15"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6dgZmrn","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76D15" w:rsidRPr="001B750D">
        <w:rPr>
          <w:rFonts w:ascii="Arial" w:hAnsi="Arial" w:cs="Arial"/>
          <w:sz w:val="24"/>
          <w:szCs w:val="24"/>
          <w:lang w:val="en-GB"/>
        </w:rPr>
        <w:fldChar w:fldCharType="separate"/>
      </w:r>
      <w:r w:rsidR="0097304F" w:rsidRPr="0097304F">
        <w:rPr>
          <w:rFonts w:ascii="Aptos" w:hAnsi="Aptos"/>
          <w:sz w:val="24"/>
          <w:lang w:val="en-GB"/>
        </w:rPr>
        <w:t>(31)</w:t>
      </w:r>
      <w:r w:rsidR="00476D15" w:rsidRPr="001B750D">
        <w:rPr>
          <w:rFonts w:ascii="Arial" w:hAnsi="Arial" w:cs="Arial"/>
          <w:sz w:val="24"/>
          <w:szCs w:val="24"/>
          <w:lang w:val="en-GB"/>
        </w:rPr>
        <w:fldChar w:fldCharType="end"/>
      </w:r>
      <w:r w:rsidR="00476D15" w:rsidRPr="001B750D">
        <w:rPr>
          <w:rFonts w:ascii="Arial" w:hAnsi="Arial" w:cs="Arial"/>
          <w:sz w:val="24"/>
          <w:szCs w:val="24"/>
          <w:lang w:val="en-GB"/>
        </w:rPr>
        <w:t xml:space="preserve">. </w:t>
      </w:r>
      <w:r w:rsidR="00D41AFF" w:rsidRPr="001B750D">
        <w:rPr>
          <w:rFonts w:ascii="Arial" w:hAnsi="Arial" w:cs="Arial"/>
          <w:sz w:val="24"/>
          <w:szCs w:val="24"/>
          <w:lang w:val="en-GB"/>
        </w:rPr>
        <w:t>Th</w:t>
      </w:r>
      <w:r w:rsidR="005109E6" w:rsidRPr="001B750D">
        <w:rPr>
          <w:rFonts w:ascii="Arial" w:hAnsi="Arial" w:cs="Arial"/>
          <w:sz w:val="24"/>
          <w:szCs w:val="24"/>
          <w:lang w:val="en-GB"/>
        </w:rPr>
        <w:t>is</w:t>
      </w:r>
      <w:r w:rsidR="00476D15" w:rsidRPr="001B750D">
        <w:rPr>
          <w:rFonts w:ascii="Arial" w:hAnsi="Arial" w:cs="Arial"/>
          <w:sz w:val="24"/>
          <w:szCs w:val="24"/>
          <w:lang w:val="en-GB"/>
        </w:rPr>
        <w:t xml:space="preserve"> </w:t>
      </w:r>
      <w:r w:rsidR="005109E6" w:rsidRPr="001B750D">
        <w:rPr>
          <w:rFonts w:ascii="Arial" w:hAnsi="Arial" w:cs="Arial"/>
          <w:sz w:val="24"/>
          <w:szCs w:val="24"/>
          <w:lang w:val="en-GB"/>
        </w:rPr>
        <w:t>controlled</w:t>
      </w:r>
      <w:r w:rsidR="00D41AFF" w:rsidRPr="001B750D">
        <w:rPr>
          <w:rFonts w:ascii="Arial" w:hAnsi="Arial" w:cs="Arial"/>
          <w:sz w:val="24"/>
          <w:szCs w:val="24"/>
          <w:lang w:val="en-GB"/>
        </w:rPr>
        <w:t xml:space="preserve"> </w:t>
      </w:r>
      <w:r w:rsidR="005109E6" w:rsidRPr="001B750D">
        <w:rPr>
          <w:rFonts w:ascii="Arial" w:hAnsi="Arial" w:cs="Arial"/>
          <w:sz w:val="24"/>
          <w:szCs w:val="24"/>
          <w:lang w:val="en-GB"/>
        </w:rPr>
        <w:t>RNP/</w:t>
      </w:r>
      <w:r w:rsidR="00D41AFF" w:rsidRPr="001B750D">
        <w:rPr>
          <w:rFonts w:ascii="Arial" w:hAnsi="Arial" w:cs="Arial"/>
          <w:sz w:val="24"/>
          <w:szCs w:val="24"/>
          <w:lang w:val="en-GB"/>
        </w:rPr>
        <w:t>SG</w:t>
      </w:r>
      <w:r w:rsidR="006254F2" w:rsidRPr="001B750D">
        <w:rPr>
          <w:rFonts w:ascii="Arial" w:hAnsi="Arial" w:cs="Arial"/>
          <w:sz w:val="24"/>
          <w:szCs w:val="24"/>
          <w:lang w:val="en-GB"/>
        </w:rPr>
        <w:t>-specific</w:t>
      </w:r>
      <w:r w:rsidR="00476D15" w:rsidRPr="001B750D">
        <w:rPr>
          <w:rFonts w:ascii="Arial" w:hAnsi="Arial" w:cs="Arial"/>
          <w:sz w:val="24"/>
          <w:szCs w:val="24"/>
          <w:lang w:val="en-GB"/>
        </w:rPr>
        <w:t xml:space="preserve"> signal exhibited a positive</w:t>
      </w:r>
      <w:r w:rsidR="00C27098" w:rsidRPr="001B750D">
        <w:rPr>
          <w:rFonts w:ascii="Arial" w:hAnsi="Arial" w:cs="Arial"/>
          <w:sz w:val="24"/>
          <w:szCs w:val="24"/>
          <w:lang w:val="en-GB"/>
        </w:rPr>
        <w:t>, but weaker</w:t>
      </w:r>
      <w:r w:rsidR="006D32CE" w:rsidRPr="001B750D">
        <w:rPr>
          <w:rFonts w:ascii="Arial" w:hAnsi="Arial" w:cs="Arial"/>
          <w:sz w:val="24"/>
          <w:szCs w:val="24"/>
          <w:lang w:val="en-GB"/>
        </w:rPr>
        <w:t xml:space="preserve"> than previously reported,</w:t>
      </w:r>
      <w:r w:rsidR="00476D15" w:rsidRPr="001B750D">
        <w:rPr>
          <w:rFonts w:ascii="Arial" w:hAnsi="Arial" w:cs="Arial"/>
          <w:sz w:val="24"/>
          <w:szCs w:val="24"/>
          <w:lang w:val="en-GB"/>
        </w:rPr>
        <w:t xml:space="preserve"> correlation with RNA length</w:t>
      </w:r>
      <w:r w:rsidR="006D32CE" w:rsidRPr="001B750D">
        <w:rPr>
          <w:rFonts w:ascii="Arial" w:hAnsi="Arial" w:cs="Arial"/>
          <w:sz w:val="24"/>
          <w:szCs w:val="24"/>
          <w:lang w:val="en-GB"/>
        </w:rPr>
        <w:t xml:space="preserve"> </w:t>
      </w:r>
      <w:r w:rsidR="00476D15" w:rsidRPr="001B750D">
        <w:rPr>
          <w:rFonts w:ascii="Arial" w:hAnsi="Arial" w:cs="Arial"/>
          <w:sz w:val="24"/>
          <w:szCs w:val="24"/>
          <w:lang w:val="en-GB"/>
        </w:rPr>
        <w:t>(</w:t>
      </w:r>
      <w:r w:rsidR="00AF127A" w:rsidRPr="001B750D">
        <w:rPr>
          <w:rFonts w:ascii="Arial" w:hAnsi="Arial" w:cs="Arial"/>
          <w:sz w:val="24"/>
          <w:szCs w:val="24"/>
          <w:lang w:val="en-GB"/>
        </w:rPr>
        <w:t>Supplementary</w:t>
      </w:r>
      <w:r w:rsidR="0020636A" w:rsidRPr="001B750D">
        <w:rPr>
          <w:rFonts w:ascii="Arial" w:hAnsi="Arial" w:cs="Arial"/>
          <w:sz w:val="24"/>
          <w:szCs w:val="24"/>
          <w:lang w:val="en-GB"/>
        </w:rPr>
        <w:t xml:space="preserve"> Figure</w:t>
      </w:r>
      <w:r w:rsidR="00AF127A" w:rsidRPr="001B750D">
        <w:rPr>
          <w:rFonts w:ascii="Arial" w:hAnsi="Arial" w:cs="Arial"/>
          <w:sz w:val="24"/>
          <w:szCs w:val="24"/>
          <w:lang w:val="en-GB"/>
        </w:rPr>
        <w:t xml:space="preserve"> </w:t>
      </w:r>
      <w:r w:rsidR="001519A5" w:rsidRPr="001B750D">
        <w:rPr>
          <w:rFonts w:ascii="Arial" w:hAnsi="Arial" w:cs="Arial"/>
          <w:sz w:val="24"/>
          <w:szCs w:val="24"/>
          <w:lang w:val="en-GB"/>
        </w:rPr>
        <w:t>7</w:t>
      </w:r>
      <w:r w:rsidR="00AF127A" w:rsidRPr="001B750D">
        <w:rPr>
          <w:rFonts w:ascii="Arial" w:hAnsi="Arial" w:cs="Arial"/>
          <w:sz w:val="24"/>
          <w:szCs w:val="24"/>
          <w:lang w:val="en-GB"/>
        </w:rPr>
        <w:t>D)</w:t>
      </w:r>
      <w:r w:rsidR="00476D15" w:rsidRPr="001B750D">
        <w:rPr>
          <w:rFonts w:ascii="Arial" w:hAnsi="Arial" w:cs="Arial"/>
          <w:sz w:val="24"/>
          <w:szCs w:val="24"/>
          <w:lang w:val="en-GB"/>
        </w:rPr>
        <w:t xml:space="preserve">. Mirroring the DC-corrected data (Figure </w:t>
      </w:r>
      <w:r w:rsidR="00322932" w:rsidRPr="001B750D">
        <w:rPr>
          <w:rFonts w:ascii="Arial" w:hAnsi="Arial" w:cs="Arial"/>
          <w:sz w:val="24"/>
          <w:szCs w:val="24"/>
          <w:lang w:val="en-GB"/>
        </w:rPr>
        <w:t>3</w:t>
      </w:r>
      <w:r w:rsidR="00AF127A" w:rsidRPr="001B750D">
        <w:rPr>
          <w:rFonts w:ascii="Arial" w:hAnsi="Arial" w:cs="Arial"/>
          <w:sz w:val="24"/>
          <w:szCs w:val="24"/>
          <w:lang w:val="en-GB"/>
        </w:rPr>
        <w:t>D</w:t>
      </w:r>
      <w:r w:rsidR="00476D15" w:rsidRPr="001B750D">
        <w:rPr>
          <w:rFonts w:ascii="Arial" w:hAnsi="Arial" w:cs="Arial"/>
          <w:sz w:val="24"/>
          <w:szCs w:val="24"/>
          <w:lang w:val="en-GB"/>
        </w:rPr>
        <w:t>), GSEA shows downregulation of pathways related to metabolism (</w:t>
      </w:r>
      <w:r w:rsidR="00AF127A" w:rsidRPr="001B750D">
        <w:rPr>
          <w:rFonts w:ascii="Arial" w:hAnsi="Arial" w:cs="Arial"/>
          <w:sz w:val="24"/>
          <w:szCs w:val="24"/>
          <w:lang w:val="en-GB"/>
        </w:rPr>
        <w:t xml:space="preserve">Supplementary Figure </w:t>
      </w:r>
      <w:r w:rsidR="001519A5" w:rsidRPr="001B750D">
        <w:rPr>
          <w:rFonts w:ascii="Arial" w:hAnsi="Arial" w:cs="Arial"/>
          <w:sz w:val="24"/>
          <w:szCs w:val="24"/>
          <w:lang w:val="en-GB"/>
        </w:rPr>
        <w:t>7</w:t>
      </w:r>
      <w:r w:rsidR="00AF127A" w:rsidRPr="001B750D">
        <w:rPr>
          <w:rFonts w:ascii="Arial" w:hAnsi="Arial" w:cs="Arial"/>
          <w:sz w:val="24"/>
          <w:szCs w:val="24"/>
          <w:lang w:val="en-GB"/>
        </w:rPr>
        <w:t>E</w:t>
      </w:r>
      <w:r w:rsidR="00476D15" w:rsidRPr="001B750D">
        <w:rPr>
          <w:rFonts w:ascii="Arial" w:hAnsi="Arial" w:cs="Arial"/>
          <w:sz w:val="24"/>
          <w:szCs w:val="24"/>
          <w:lang w:val="en-GB"/>
        </w:rPr>
        <w:t xml:space="preserve">). However, it also </w:t>
      </w:r>
      <w:r w:rsidR="00B54FFA" w:rsidRPr="001B750D">
        <w:rPr>
          <w:rFonts w:ascii="Arial" w:hAnsi="Arial" w:cs="Arial"/>
          <w:sz w:val="24"/>
          <w:szCs w:val="24"/>
          <w:lang w:val="en-GB"/>
        </w:rPr>
        <w:t>suggests</w:t>
      </w:r>
      <w:r w:rsidR="00476D15" w:rsidRPr="001B750D">
        <w:rPr>
          <w:rFonts w:ascii="Arial" w:hAnsi="Arial" w:cs="Arial"/>
          <w:sz w:val="24"/>
          <w:szCs w:val="24"/>
          <w:lang w:val="en-GB"/>
        </w:rPr>
        <w:t xml:space="preserve"> downregulation of apoptosis pathways (</w:t>
      </w:r>
      <w:r w:rsidR="00AF127A" w:rsidRPr="001B750D">
        <w:rPr>
          <w:rFonts w:ascii="Arial" w:hAnsi="Arial" w:cs="Arial"/>
          <w:sz w:val="24"/>
          <w:szCs w:val="24"/>
          <w:lang w:val="en-GB"/>
        </w:rPr>
        <w:t xml:space="preserve">Supplementary Figure </w:t>
      </w:r>
      <w:r w:rsidR="001519A5" w:rsidRPr="001B750D">
        <w:rPr>
          <w:rFonts w:ascii="Arial" w:hAnsi="Arial" w:cs="Arial"/>
          <w:sz w:val="24"/>
          <w:szCs w:val="24"/>
          <w:lang w:val="en-GB"/>
        </w:rPr>
        <w:t>7</w:t>
      </w:r>
      <w:r w:rsidR="00AF127A" w:rsidRPr="001B750D">
        <w:rPr>
          <w:rFonts w:ascii="Arial" w:hAnsi="Arial" w:cs="Arial"/>
          <w:sz w:val="24"/>
          <w:szCs w:val="24"/>
          <w:lang w:val="en-GB"/>
        </w:rPr>
        <w:t>E</w:t>
      </w:r>
      <w:r w:rsidR="00476D15" w:rsidRPr="001B750D">
        <w:rPr>
          <w:rFonts w:ascii="Arial" w:hAnsi="Arial" w:cs="Arial"/>
          <w:sz w:val="24"/>
          <w:szCs w:val="24"/>
          <w:lang w:val="en-GB"/>
        </w:rPr>
        <w:t>), challeng</w:t>
      </w:r>
      <w:r w:rsidR="00B54FFA" w:rsidRPr="001B750D">
        <w:rPr>
          <w:rFonts w:ascii="Arial" w:hAnsi="Arial" w:cs="Arial"/>
          <w:sz w:val="24"/>
          <w:szCs w:val="24"/>
          <w:lang w:val="en-GB"/>
        </w:rPr>
        <w:t>ing</w:t>
      </w:r>
      <w:r w:rsidR="00476D15" w:rsidRPr="001B750D">
        <w:rPr>
          <w:rFonts w:ascii="Arial" w:hAnsi="Arial" w:cs="Arial"/>
          <w:sz w:val="24"/>
          <w:szCs w:val="24"/>
          <w:lang w:val="en-GB"/>
        </w:rPr>
        <w:t xml:space="preserve"> the hypothesis that SGs inhibit apoptosis by sequestering pro-apoptotic transcripts</w:t>
      </w:r>
      <w:r w:rsidR="00476D15"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{"citationID":"k7a1rRlH","properties":{"formattedCitation":"(12, 13)","plainCitation":"(12, 13)","noteIndex":0},"citationItems":[{"id":"7QlDGlPw/arsn2ApG","uris":["http://zotero.org/users/local/1p9EH8ax/items/CUBP4YDB"],"itemData":{"id":"kQO2AUWH/6JfxAOAI","type":"article-journal","container-title":"Current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7QlDGlPw/vVG9DIln","uris":["http://zotero.org/users/local/1p9EH8ax/items/AWC4HRTD"],"itemData":{"id":"kQO2AUWH/nzfNLwU4","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476D15" w:rsidRPr="001B750D">
        <w:rPr>
          <w:rFonts w:ascii="Arial" w:hAnsi="Arial" w:cs="Arial"/>
          <w:sz w:val="24"/>
          <w:szCs w:val="24"/>
          <w:lang w:val="en-GB"/>
        </w:rPr>
        <w:fldChar w:fldCharType="separate"/>
      </w:r>
      <w:r w:rsidR="0097304F" w:rsidRPr="0097304F">
        <w:rPr>
          <w:rFonts w:ascii="Aptos" w:hAnsi="Aptos"/>
          <w:sz w:val="24"/>
          <w:lang w:val="en-GB"/>
        </w:rPr>
        <w:t>(12, 13)</w:t>
      </w:r>
      <w:r w:rsidR="00476D15" w:rsidRPr="001B750D">
        <w:rPr>
          <w:rFonts w:ascii="Arial" w:hAnsi="Arial" w:cs="Arial"/>
          <w:sz w:val="24"/>
          <w:szCs w:val="24"/>
          <w:lang w:val="en-GB"/>
        </w:rPr>
        <w:fldChar w:fldCharType="end"/>
      </w:r>
      <w:r w:rsidR="00476D15" w:rsidRPr="001B750D">
        <w:rPr>
          <w:rFonts w:ascii="Arial" w:hAnsi="Arial" w:cs="Arial"/>
          <w:sz w:val="24"/>
          <w:szCs w:val="24"/>
          <w:lang w:val="en-GB"/>
        </w:rPr>
        <w:t>.</w:t>
      </w:r>
      <w:r w:rsidR="004D05C4" w:rsidRPr="001B750D">
        <w:rPr>
          <w:rFonts w:ascii="Arial" w:hAnsi="Arial" w:cs="Arial"/>
          <w:sz w:val="24"/>
          <w:szCs w:val="24"/>
          <w:lang w:val="en-GB"/>
        </w:rPr>
        <w:t xml:space="preserve"> </w:t>
      </w:r>
    </w:p>
    <w:p w14:paraId="3E497C7A" w14:textId="416B426D" w:rsidR="00476D15" w:rsidRDefault="00BB05B0" w:rsidP="00476D15">
      <w:pPr>
        <w:jc w:val="both"/>
        <w:rPr>
          <w:rFonts w:ascii="Arial" w:hAnsi="Arial" w:cs="Arial"/>
          <w:sz w:val="24"/>
          <w:szCs w:val="24"/>
          <w:lang w:val="en-GB"/>
        </w:rPr>
      </w:pPr>
      <w:r w:rsidRPr="001B750D">
        <w:rPr>
          <w:rFonts w:ascii="Arial" w:hAnsi="Arial" w:cs="Arial"/>
          <w:sz w:val="24"/>
          <w:szCs w:val="24"/>
          <w:lang w:val="en-GB"/>
        </w:rPr>
        <w:t>PL methods</w:t>
      </w:r>
      <w:r w:rsidR="003C0348" w:rsidRPr="001B750D">
        <w:rPr>
          <w:rFonts w:ascii="Arial" w:hAnsi="Arial" w:cs="Arial"/>
          <w:sz w:val="24"/>
          <w:szCs w:val="24"/>
          <w:lang w:val="en-GB"/>
        </w:rPr>
        <w:t xml:space="preserve">, </w:t>
      </w:r>
      <w:r w:rsidR="761BFD49" w:rsidRPr="001B750D">
        <w:rPr>
          <w:rFonts w:ascii="Arial" w:hAnsi="Arial" w:cs="Arial"/>
          <w:sz w:val="24"/>
          <w:szCs w:val="24"/>
          <w:lang w:val="en-GB"/>
        </w:rPr>
        <w:t>although</w:t>
      </w:r>
      <w:r w:rsidRPr="001B750D">
        <w:rPr>
          <w:rFonts w:ascii="Arial" w:hAnsi="Arial" w:cs="Arial"/>
          <w:sz w:val="24"/>
          <w:szCs w:val="24"/>
          <w:lang w:val="en-GB"/>
        </w:rPr>
        <w:t xml:space="preserve"> not rely</w:t>
      </w:r>
      <w:r w:rsidR="003C0348" w:rsidRPr="001B750D">
        <w:rPr>
          <w:rFonts w:ascii="Arial" w:hAnsi="Arial" w:cs="Arial"/>
          <w:sz w:val="24"/>
          <w:szCs w:val="24"/>
          <w:lang w:val="en-GB"/>
        </w:rPr>
        <w:t>ing</w:t>
      </w:r>
      <w:r w:rsidRPr="001B750D">
        <w:rPr>
          <w:rFonts w:ascii="Arial" w:hAnsi="Arial" w:cs="Arial"/>
          <w:sz w:val="24"/>
          <w:szCs w:val="24"/>
          <w:lang w:val="en-GB"/>
        </w:rPr>
        <w:t xml:space="preserve"> on centrifugation, are also subjected to </w:t>
      </w:r>
      <w:r w:rsidR="049527EC" w:rsidRPr="001B750D">
        <w:rPr>
          <w:rFonts w:ascii="Arial" w:hAnsi="Arial" w:cs="Arial"/>
          <w:sz w:val="24"/>
          <w:szCs w:val="24"/>
          <w:lang w:val="en-GB"/>
        </w:rPr>
        <w:t>confounding</w:t>
      </w:r>
      <w:r w:rsidRPr="001B750D">
        <w:rPr>
          <w:rFonts w:ascii="Arial" w:hAnsi="Arial" w:cs="Arial"/>
          <w:sz w:val="24"/>
          <w:szCs w:val="24"/>
          <w:lang w:val="en-GB"/>
        </w:rPr>
        <w:t xml:space="preserve"> factors</w:t>
      </w:r>
      <w:r w:rsidR="007E3E60" w:rsidRPr="001B750D">
        <w:rPr>
          <w:rFonts w:ascii="Arial" w:hAnsi="Arial" w:cs="Arial"/>
          <w:sz w:val="24"/>
          <w:szCs w:val="24"/>
          <w:lang w:val="en-GB"/>
        </w:rPr>
        <w:t xml:space="preserve">. Notably, </w:t>
      </w:r>
      <w:r w:rsidR="007B2A41" w:rsidRPr="001B750D">
        <w:rPr>
          <w:rFonts w:ascii="Arial" w:hAnsi="Arial" w:cs="Arial"/>
          <w:sz w:val="24"/>
          <w:szCs w:val="24"/>
          <w:lang w:val="en-GB"/>
        </w:rPr>
        <w:t xml:space="preserve">the labelling protein </w:t>
      </w:r>
      <w:r w:rsidR="007E3E60" w:rsidRPr="001B750D">
        <w:rPr>
          <w:rFonts w:ascii="Arial" w:hAnsi="Arial" w:cs="Arial"/>
          <w:sz w:val="24"/>
          <w:szCs w:val="24"/>
          <w:lang w:val="en-GB"/>
        </w:rPr>
        <w:t>G3BP1</w:t>
      </w:r>
      <w:r w:rsidRPr="001B750D">
        <w:rPr>
          <w:rFonts w:ascii="Arial" w:hAnsi="Arial" w:cs="Arial"/>
          <w:sz w:val="24"/>
          <w:szCs w:val="24"/>
          <w:lang w:val="en-GB"/>
        </w:rPr>
        <w:t xml:space="preserve"> </w:t>
      </w:r>
      <w:r w:rsidR="00476D15" w:rsidRPr="001B750D">
        <w:rPr>
          <w:rFonts w:ascii="Arial" w:hAnsi="Arial" w:cs="Arial"/>
          <w:sz w:val="24"/>
          <w:szCs w:val="24"/>
          <w:lang w:val="en-GB"/>
        </w:rPr>
        <w:t>does not exclusively locali</w:t>
      </w:r>
      <w:r w:rsidR="002A7AAA">
        <w:rPr>
          <w:rFonts w:ascii="Arial" w:hAnsi="Arial" w:cs="Arial"/>
          <w:sz w:val="24"/>
          <w:szCs w:val="24"/>
          <w:lang w:val="en-GB"/>
        </w:rPr>
        <w:t>s</w:t>
      </w:r>
      <w:r w:rsidR="00476D15" w:rsidRPr="00944289">
        <w:rPr>
          <w:rFonts w:ascii="Arial" w:hAnsi="Arial" w:cs="Arial"/>
          <w:sz w:val="24"/>
          <w:szCs w:val="24"/>
          <w:lang w:val="en-GB"/>
        </w:rPr>
        <w:t>e to SGs</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GGLtuEdF","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(29)</w:t>
      </w:r>
      <w:r w:rsidRPr="001B750D">
        <w:rPr>
          <w:rFonts w:ascii="Arial" w:hAnsi="Arial" w:cs="Arial"/>
          <w:sz w:val="24"/>
          <w:szCs w:val="24"/>
          <w:lang w:val="en-GB"/>
        </w:rPr>
        <w:fldChar w:fldCharType="end"/>
      </w:r>
      <w:r w:rsidR="000F207E" w:rsidRPr="001B750D">
        <w:rPr>
          <w:rFonts w:ascii="Arial" w:hAnsi="Arial" w:cs="Arial"/>
          <w:sz w:val="24"/>
          <w:szCs w:val="24"/>
          <w:lang w:val="en-GB"/>
        </w:rPr>
        <w:t>, and thus PL may capture RNAs beyond bona fide SGs.</w:t>
      </w:r>
      <w:r w:rsidR="00476D15" w:rsidRPr="001B750D">
        <w:rPr>
          <w:rFonts w:ascii="Arial" w:hAnsi="Arial" w:cs="Arial"/>
          <w:sz w:val="24"/>
          <w:szCs w:val="24"/>
          <w:lang w:val="en-GB"/>
        </w:rPr>
        <w:t xml:space="preserve"> </w:t>
      </w:r>
      <w:r w:rsidR="006B6772" w:rsidRPr="001B750D">
        <w:rPr>
          <w:rFonts w:ascii="Arial" w:hAnsi="Arial" w:cs="Arial"/>
          <w:sz w:val="24"/>
          <w:szCs w:val="24"/>
          <w:lang w:val="en-GB"/>
        </w:rPr>
        <w:t xml:space="preserve">Although we cannot </w:t>
      </w:r>
      <w:r w:rsidR="005109E6" w:rsidRPr="001B750D">
        <w:rPr>
          <w:rFonts w:ascii="Arial" w:hAnsi="Arial" w:cs="Arial"/>
          <w:sz w:val="24"/>
          <w:szCs w:val="24"/>
          <w:lang w:val="en-GB"/>
        </w:rPr>
        <w:t xml:space="preserve">directly </w:t>
      </w:r>
      <w:r w:rsidR="006B6772" w:rsidRPr="001B750D">
        <w:rPr>
          <w:rFonts w:ascii="Arial" w:hAnsi="Arial" w:cs="Arial"/>
          <w:sz w:val="24"/>
          <w:szCs w:val="24"/>
          <w:lang w:val="en-GB"/>
        </w:rPr>
        <w:t>control for this, we used</w:t>
      </w:r>
      <w:r w:rsidR="00476D15" w:rsidRPr="001B750D">
        <w:rPr>
          <w:rFonts w:ascii="Arial" w:hAnsi="Arial" w:cs="Arial"/>
          <w:sz w:val="24"/>
          <w:szCs w:val="24"/>
          <w:lang w:val="en-GB"/>
        </w:rPr>
        <w:t xml:space="preserve"> linear models</w:t>
      </w:r>
      <w:r w:rsidR="00EE4393" w:rsidRPr="001B750D">
        <w:rPr>
          <w:rFonts w:ascii="Arial" w:hAnsi="Arial" w:cs="Arial"/>
          <w:sz w:val="24"/>
          <w:szCs w:val="24"/>
          <w:lang w:val="en-GB"/>
        </w:rPr>
        <w:t xml:space="preserve"> with interaction effects</w:t>
      </w:r>
      <w:r w:rsidR="00476D15" w:rsidRPr="001B750D">
        <w:rPr>
          <w:rFonts w:ascii="Arial" w:hAnsi="Arial" w:cs="Arial"/>
          <w:sz w:val="24"/>
          <w:szCs w:val="24"/>
          <w:lang w:val="en-GB"/>
        </w:rPr>
        <w:t>, similar to our approach with the Matheny 2019</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izMau0x","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00476D15" w:rsidRPr="001B750D">
        <w:rPr>
          <w:rFonts w:ascii="Arial" w:hAnsi="Arial" w:cs="Arial"/>
          <w:sz w:val="24"/>
          <w:szCs w:val="24"/>
          <w:lang w:val="en-GB"/>
        </w:rPr>
        <w:t xml:space="preserve"> dataset, </w:t>
      </w:r>
      <w:r w:rsidR="00D958D6" w:rsidRPr="001B750D">
        <w:rPr>
          <w:rFonts w:ascii="Arial" w:hAnsi="Arial" w:cs="Arial"/>
          <w:sz w:val="24"/>
          <w:szCs w:val="24"/>
          <w:lang w:val="en-GB"/>
        </w:rPr>
        <w:t>and</w:t>
      </w:r>
      <w:r w:rsidR="00476D15" w:rsidRPr="001B750D">
        <w:rPr>
          <w:rFonts w:ascii="Arial" w:hAnsi="Arial" w:cs="Arial"/>
          <w:sz w:val="24"/>
          <w:szCs w:val="24"/>
          <w:lang w:val="en-GB"/>
        </w:rPr>
        <w:t xml:space="preserve"> controlled for </w:t>
      </w:r>
      <w:r w:rsidR="00E25CB1" w:rsidRPr="001B750D">
        <w:rPr>
          <w:rFonts w:ascii="Arial" w:hAnsi="Arial" w:cs="Arial"/>
          <w:sz w:val="24"/>
          <w:szCs w:val="24"/>
          <w:lang w:val="en-GB"/>
        </w:rPr>
        <w:t xml:space="preserve">other </w:t>
      </w:r>
      <w:r w:rsidR="00476D15" w:rsidRPr="001B750D">
        <w:rPr>
          <w:rFonts w:ascii="Arial" w:hAnsi="Arial" w:cs="Arial"/>
          <w:sz w:val="24"/>
          <w:szCs w:val="24"/>
          <w:lang w:val="en-GB"/>
        </w:rPr>
        <w:t>confounding variables (</w:t>
      </w:r>
      <w:r w:rsidR="008A5691" w:rsidRPr="001B750D">
        <w:rPr>
          <w:rFonts w:ascii="Arial" w:hAnsi="Arial" w:cs="Arial"/>
          <w:sz w:val="24"/>
          <w:szCs w:val="24"/>
          <w:lang w:val="en-GB"/>
        </w:rPr>
        <w:t>see</w:t>
      </w:r>
      <w:r w:rsidR="00476D15" w:rsidRPr="001B750D">
        <w:rPr>
          <w:rFonts w:ascii="Arial" w:hAnsi="Arial" w:cs="Arial"/>
          <w:sz w:val="24"/>
          <w:szCs w:val="24"/>
          <w:lang w:val="en-GB"/>
        </w:rPr>
        <w:t xml:space="preserve"> Methods) to isolate the SG-specific </w:t>
      </w:r>
      <w:r w:rsidR="00EE4393" w:rsidRPr="001B750D">
        <w:rPr>
          <w:rFonts w:ascii="Arial" w:hAnsi="Arial" w:cs="Arial"/>
          <w:sz w:val="24"/>
          <w:szCs w:val="24"/>
          <w:lang w:val="en-GB"/>
        </w:rPr>
        <w:t xml:space="preserve">gene expression </w:t>
      </w:r>
      <w:r w:rsidR="00476D15" w:rsidRPr="001B750D">
        <w:rPr>
          <w:rFonts w:ascii="Arial" w:hAnsi="Arial" w:cs="Arial"/>
          <w:sz w:val="24"/>
          <w:szCs w:val="24"/>
          <w:lang w:val="en-GB"/>
        </w:rPr>
        <w:t>signal</w:t>
      </w:r>
      <w:r w:rsidR="00A4382A" w:rsidRPr="001B750D">
        <w:rPr>
          <w:rFonts w:ascii="Arial" w:hAnsi="Arial" w:cs="Arial"/>
          <w:sz w:val="24"/>
          <w:szCs w:val="24"/>
          <w:lang w:val="en-GB"/>
        </w:rPr>
        <w:t xml:space="preserve">. </w:t>
      </w:r>
      <w:r w:rsidR="00EF1676" w:rsidRPr="001B750D">
        <w:rPr>
          <w:rFonts w:ascii="Arial" w:hAnsi="Arial" w:cs="Arial"/>
          <w:sz w:val="24"/>
          <w:szCs w:val="24"/>
          <w:lang w:val="en-GB"/>
        </w:rPr>
        <w:t>In PL-purified SG</w:t>
      </w:r>
      <w:r w:rsidR="00AF127A" w:rsidRPr="001B750D">
        <w:rPr>
          <w:rFonts w:ascii="Arial" w:hAnsi="Arial" w:cs="Arial"/>
          <w:sz w:val="24"/>
          <w:szCs w:val="24"/>
          <w:lang w:val="en-GB"/>
        </w:rPr>
        <w:t>s</w:t>
      </w:r>
      <w:r w:rsidR="00EF1676" w:rsidRPr="001B750D">
        <w:rPr>
          <w:rFonts w:ascii="Arial" w:hAnsi="Arial" w:cs="Arial"/>
          <w:sz w:val="24"/>
          <w:szCs w:val="24"/>
          <w:lang w:val="en-GB"/>
        </w:rPr>
        <w:t>, this</w:t>
      </w:r>
      <w:r w:rsidR="005109E6" w:rsidRPr="001B750D">
        <w:rPr>
          <w:rFonts w:ascii="Arial" w:hAnsi="Arial" w:cs="Arial"/>
          <w:sz w:val="24"/>
          <w:szCs w:val="24"/>
          <w:lang w:val="en-GB"/>
        </w:rPr>
        <w:t xml:space="preserve"> </w:t>
      </w:r>
      <w:r w:rsidR="00476D15" w:rsidRPr="001B750D">
        <w:rPr>
          <w:rFonts w:ascii="Arial" w:hAnsi="Arial" w:cs="Arial"/>
          <w:sz w:val="24"/>
          <w:szCs w:val="24"/>
          <w:lang w:val="en-GB"/>
        </w:rPr>
        <w:t xml:space="preserve">showed a negative </w:t>
      </w:r>
      <w:r w:rsidR="00E72E18" w:rsidRPr="001B750D">
        <w:rPr>
          <w:rFonts w:ascii="Arial" w:hAnsi="Arial" w:cs="Arial"/>
          <w:sz w:val="24"/>
          <w:szCs w:val="24"/>
          <w:lang w:val="en-GB"/>
        </w:rPr>
        <w:t>correlation with RNA length</w:t>
      </w:r>
      <w:r w:rsidR="00476D15" w:rsidRPr="001B750D">
        <w:rPr>
          <w:rFonts w:ascii="Arial" w:hAnsi="Arial" w:cs="Arial"/>
          <w:sz w:val="24"/>
          <w:szCs w:val="24"/>
          <w:lang w:val="en-GB"/>
        </w:rPr>
        <w:t xml:space="preserve"> (Figure </w:t>
      </w:r>
      <w:r w:rsidR="00322932" w:rsidRPr="001B750D">
        <w:rPr>
          <w:rFonts w:ascii="Arial" w:hAnsi="Arial" w:cs="Arial"/>
          <w:sz w:val="24"/>
          <w:szCs w:val="24"/>
          <w:lang w:val="en-GB"/>
        </w:rPr>
        <w:t>3</w:t>
      </w:r>
      <w:r w:rsidR="00AF127A" w:rsidRPr="001B750D">
        <w:rPr>
          <w:rFonts w:ascii="Arial" w:hAnsi="Arial" w:cs="Arial"/>
          <w:sz w:val="24"/>
          <w:szCs w:val="24"/>
          <w:lang w:val="en-GB"/>
        </w:rPr>
        <w:t>E</w:t>
      </w:r>
      <w:r w:rsidR="00476D15" w:rsidRPr="001B750D">
        <w:rPr>
          <w:rFonts w:ascii="Arial" w:hAnsi="Arial" w:cs="Arial"/>
          <w:sz w:val="24"/>
          <w:szCs w:val="24"/>
          <w:lang w:val="en-GB"/>
        </w:rPr>
        <w:t>)</w:t>
      </w:r>
      <w:r w:rsidR="00AB4C1A" w:rsidRPr="001B750D">
        <w:rPr>
          <w:rFonts w:ascii="Arial" w:hAnsi="Arial" w:cs="Arial"/>
          <w:sz w:val="24"/>
          <w:szCs w:val="24"/>
          <w:lang w:val="en-GB"/>
        </w:rPr>
        <w:t>, and</w:t>
      </w:r>
      <w:r w:rsidR="00476D15" w:rsidRPr="001B750D">
        <w:rPr>
          <w:rFonts w:ascii="Arial" w:hAnsi="Arial" w:cs="Arial"/>
          <w:sz w:val="24"/>
          <w:szCs w:val="24"/>
          <w:lang w:val="en-GB"/>
        </w:rPr>
        <w:t xml:space="preserve"> GSEA revealed upregulation of metabolism and stress response pathways, </w:t>
      </w:r>
      <w:r w:rsidR="00AB4C1A" w:rsidRPr="001B750D">
        <w:rPr>
          <w:rFonts w:ascii="Arial" w:hAnsi="Arial" w:cs="Arial"/>
          <w:sz w:val="24"/>
          <w:szCs w:val="24"/>
          <w:lang w:val="en-GB"/>
        </w:rPr>
        <w:t>consistent with</w:t>
      </w:r>
      <w:r w:rsidR="00476D15" w:rsidRPr="001B750D">
        <w:rPr>
          <w:rFonts w:ascii="Arial" w:hAnsi="Arial" w:cs="Arial"/>
          <w:sz w:val="24"/>
          <w:szCs w:val="24"/>
          <w:lang w:val="en-GB"/>
        </w:rPr>
        <w:t xml:space="preserve"> selective transcript sequestration (Figure </w:t>
      </w:r>
      <w:r w:rsidR="00322932" w:rsidRPr="001B750D">
        <w:rPr>
          <w:rFonts w:ascii="Arial" w:hAnsi="Arial" w:cs="Arial"/>
          <w:sz w:val="24"/>
          <w:szCs w:val="24"/>
          <w:lang w:val="en-GB"/>
        </w:rPr>
        <w:t>3</w:t>
      </w:r>
      <w:r w:rsidR="00AF127A" w:rsidRPr="001B750D">
        <w:rPr>
          <w:rFonts w:ascii="Arial" w:hAnsi="Arial" w:cs="Arial"/>
          <w:sz w:val="24"/>
          <w:szCs w:val="24"/>
          <w:lang w:val="en-GB"/>
        </w:rPr>
        <w:t>F</w:t>
      </w:r>
      <w:r w:rsidR="00476D15" w:rsidRPr="001B750D">
        <w:rPr>
          <w:rFonts w:ascii="Arial" w:hAnsi="Arial" w:cs="Arial"/>
          <w:sz w:val="24"/>
          <w:szCs w:val="24"/>
          <w:lang w:val="en-GB"/>
        </w:rPr>
        <w:t>).</w:t>
      </w:r>
    </w:p>
    <w:p w14:paraId="0AFE12C5" w14:textId="77777777" w:rsidR="008A4290" w:rsidRPr="008A4290" w:rsidRDefault="008A4290" w:rsidP="008A4290">
      <w:pPr>
        <w:rPr>
          <w:lang w:val="en-GB"/>
        </w:rPr>
      </w:pPr>
    </w:p>
    <w:p w14:paraId="5022C06B" w14:textId="77777777" w:rsidR="008A4290" w:rsidRPr="00CD17BC" w:rsidRDefault="008A4290" w:rsidP="008A4290">
      <w:pPr>
        <w:jc w:val="both"/>
        <w:rPr>
          <w:rFonts w:ascii="Arial" w:hAnsi="Arial" w:cs="Arial"/>
          <w:b/>
          <w:bCs/>
          <w:sz w:val="20"/>
          <w:szCs w:val="20"/>
          <w:lang w:val="en-GB"/>
        </w:rPr>
      </w:pPr>
      <w:r w:rsidRPr="00CD17BC">
        <w:rPr>
          <w:rFonts w:ascii="Arial" w:hAnsi="Arial" w:cs="Arial"/>
          <w:b/>
          <w:bCs/>
          <w:noProof/>
          <w:sz w:val="20"/>
          <w:szCs w:val="20"/>
          <w:lang w:val="en-GB"/>
        </w:rPr>
        <w:lastRenderedPageBreak/>
        <w:drawing>
          <wp:inline distT="0" distB="0" distL="0" distR="0" wp14:anchorId="61DDABB7" wp14:editId="2DBA67E8">
            <wp:extent cx="5934362" cy="7912483"/>
            <wp:effectExtent l="0" t="0" r="0" b="0"/>
            <wp:docPr id="5258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047"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34362" cy="7912483"/>
                    </a:xfrm>
                    <a:prstGeom prst="rect">
                      <a:avLst/>
                    </a:prstGeom>
                  </pic:spPr>
                </pic:pic>
              </a:graphicData>
            </a:graphic>
          </wp:inline>
        </w:drawing>
      </w:r>
    </w:p>
    <w:p w14:paraId="603CB331" w14:textId="77777777" w:rsidR="008A4290" w:rsidRPr="00CD17BC" w:rsidRDefault="008A4290" w:rsidP="008A4290">
      <w:pPr>
        <w:jc w:val="both"/>
        <w:rPr>
          <w:rFonts w:ascii="Arial" w:hAnsi="Arial" w:cs="Arial"/>
          <w:sz w:val="24"/>
          <w:szCs w:val="24"/>
          <w:lang w:val="en-GB"/>
        </w:rPr>
      </w:pPr>
    </w:p>
    <w:p w14:paraId="5FFA8017" w14:textId="2E9604D5" w:rsidR="006E12C5" w:rsidRPr="001B750D" w:rsidRDefault="008A4290" w:rsidP="00476D15">
      <w:pPr>
        <w:jc w:val="both"/>
        <w:rPr>
          <w:rFonts w:ascii="Arial" w:hAnsi="Arial" w:cs="Arial"/>
          <w:sz w:val="20"/>
          <w:szCs w:val="20"/>
          <w:lang w:val="en-GB"/>
        </w:rPr>
      </w:pPr>
      <w:r w:rsidRPr="00CD17BC">
        <w:rPr>
          <w:rFonts w:ascii="Arial" w:hAnsi="Arial" w:cs="Arial"/>
          <w:b/>
          <w:bCs/>
          <w:sz w:val="20"/>
          <w:szCs w:val="20"/>
          <w:lang w:val="en-GB"/>
        </w:rPr>
        <w:lastRenderedPageBreak/>
        <w:t xml:space="preserve">Figure 3. Method-specific corrections for SGs transcriptomes unveil their specificities. </w:t>
      </w:r>
      <w:r w:rsidRPr="00CD17BC">
        <w:rPr>
          <w:rFonts w:ascii="Arial" w:hAnsi="Arial" w:cs="Arial"/>
          <w:sz w:val="20"/>
          <w:szCs w:val="20"/>
          <w:lang w:val="en-GB"/>
        </w:rPr>
        <w:t xml:space="preserve">(A) Scatter plot of yeast </w:t>
      </w:r>
      <w:r w:rsidRPr="00CD17BC">
        <w:rPr>
          <w:rFonts w:ascii="Arial" w:hAnsi="Arial" w:cs="Arial"/>
          <w:i/>
          <w:iCs/>
          <w:sz w:val="20"/>
          <w:szCs w:val="20"/>
          <w:lang w:val="en-GB"/>
        </w:rPr>
        <w:t>S</w:t>
      </w:r>
      <w:r w:rsidRPr="00CD17BC">
        <w:rPr>
          <w:rFonts w:ascii="Arial" w:hAnsi="Arial" w:cs="Arial"/>
          <w:sz w:val="20"/>
          <w:szCs w:val="20"/>
          <w:lang w:val="en-GB"/>
        </w:rPr>
        <w:t xml:space="preserve"> values obtained from Sed-seq data</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m36bqNS","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(33)</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cubic root of yeast RNA length (nt) (X-Axis); Each circle denotes a transcript, with mitochondrially encoded transcripts colo</w:t>
      </w:r>
      <w:r>
        <w:rPr>
          <w:rFonts w:ascii="Arial" w:hAnsi="Arial" w:cs="Arial"/>
          <w:sz w:val="20"/>
          <w:szCs w:val="20"/>
          <w:lang w:val="en-GB"/>
        </w:rPr>
        <w:t>u</w:t>
      </w:r>
      <w:r w:rsidRPr="00CD17BC">
        <w:rPr>
          <w:rFonts w:ascii="Arial" w:hAnsi="Arial" w:cs="Arial"/>
          <w:sz w:val="20"/>
          <w:szCs w:val="20"/>
          <w:lang w:val="en-GB"/>
        </w:rPr>
        <w:t xml:space="preserve">red in cyan;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The dashed line corresponds to the least-squares linear regression fit between the two variables. (B) Scatter plot of t-statistics of DGE of simulated SGs </w:t>
      </w:r>
      <w:r w:rsidRPr="00CD17BC">
        <w:rPr>
          <w:rFonts w:ascii="Arial" w:hAnsi="Arial" w:cs="Arial"/>
          <w:i/>
          <w:iCs/>
          <w:sz w:val="20"/>
          <w:szCs w:val="20"/>
          <w:lang w:val="en-GB"/>
        </w:rPr>
        <w:t>versus</w:t>
      </w:r>
      <w:r w:rsidRPr="00CD17BC">
        <w:rPr>
          <w:rFonts w:ascii="Arial" w:hAnsi="Arial" w:cs="Arial"/>
          <w:sz w:val="20"/>
          <w:szCs w:val="20"/>
          <w:lang w:val="en-GB"/>
        </w:rPr>
        <w:t xml:space="preserve"> WCs, with S estimations based on Sed-seq data</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hMjaSUN","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(33)</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DGE of DC-purified SGs </w:t>
      </w:r>
      <w:r w:rsidRPr="00CD17BC">
        <w:rPr>
          <w:rFonts w:ascii="Arial" w:hAnsi="Arial" w:cs="Arial"/>
          <w:i/>
          <w:iCs/>
          <w:sz w:val="20"/>
          <w:szCs w:val="20"/>
          <w:lang w:val="en-GB"/>
        </w:rPr>
        <w:t>versus</w:t>
      </w:r>
      <w:r w:rsidRPr="00CD17BC">
        <w:rPr>
          <w:rFonts w:ascii="Arial" w:hAnsi="Arial" w:cs="Arial"/>
          <w:sz w:val="20"/>
          <w:szCs w:val="20"/>
          <w:lang w:val="en-GB"/>
        </w:rPr>
        <w:t xml:space="preserve"> WCs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SK3lPa9","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(X-Axis); transcripts as circles colo</w:t>
      </w:r>
      <w:r>
        <w:rPr>
          <w:rFonts w:ascii="Arial" w:hAnsi="Arial" w:cs="Arial"/>
          <w:sz w:val="20"/>
          <w:szCs w:val="20"/>
          <w:lang w:val="en-GB"/>
        </w:rPr>
        <w:t>u</w:t>
      </w:r>
      <w:r w:rsidRPr="00CD17BC">
        <w:rPr>
          <w:rFonts w:ascii="Arial" w:hAnsi="Arial" w:cs="Arial"/>
          <w:sz w:val="20"/>
          <w:szCs w:val="20"/>
          <w:lang w:val="en-GB"/>
        </w:rPr>
        <w:t xml:space="preserve">red by RNA length;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(C) Scatter plot of RNA length (X-Axis, log scale) and t-statistics of DGE of </w:t>
      </w:r>
      <w:r>
        <w:rPr>
          <w:rFonts w:ascii="Arial" w:hAnsi="Arial" w:cs="Arial"/>
          <w:sz w:val="20"/>
          <w:szCs w:val="20"/>
          <w:lang w:val="en-GB"/>
        </w:rPr>
        <w:t xml:space="preserve">DC-Purified SGs </w:t>
      </w:r>
      <w:r w:rsidRPr="00CD17BC">
        <w:rPr>
          <w:rFonts w:ascii="Arial" w:hAnsi="Arial" w:cs="Arial"/>
          <w:i/>
          <w:iCs/>
          <w:sz w:val="20"/>
          <w:szCs w:val="20"/>
          <w:lang w:val="en-GB"/>
        </w:rPr>
        <w:t>versus</w:t>
      </w:r>
      <w:r>
        <w:rPr>
          <w:rFonts w:ascii="Arial" w:hAnsi="Arial" w:cs="Arial"/>
          <w:sz w:val="20"/>
          <w:szCs w:val="20"/>
          <w:lang w:val="en-GB"/>
        </w:rPr>
        <w:t xml:space="preserve"> </w:t>
      </w:r>
      <w:r w:rsidRPr="00CD17BC">
        <w:rPr>
          <w:rFonts w:ascii="Arial" w:hAnsi="Arial" w:cs="Arial"/>
          <w:sz w:val="20"/>
          <w:szCs w:val="20"/>
          <w:lang w:val="en-GB"/>
        </w:rPr>
        <w:t>Simulated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AFoswnP","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(thus what we consider to be centrifugation-corrected SGs) (Y-Axis);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(D) </w:t>
      </w:r>
      <w:r w:rsidRPr="00CD17BC">
        <w:rPr>
          <w:rFonts w:ascii="Arial" w:hAnsi="Arial" w:cs="Arial"/>
          <w:color w:val="000000" w:themeColor="text1"/>
          <w:sz w:val="20"/>
          <w:szCs w:val="20"/>
          <w:lang w:val="en-GB"/>
        </w:rPr>
        <w:t xml:space="preserve">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xml:space="preserve">, in Simulated SGs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DC-Purified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kNLL0Zwa","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(E) Scatter plot of t-statistics of DGE in linear modelled PL-isolated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vXjMKR8","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RNA length (X-Axis, log scale);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(F) </w:t>
      </w:r>
      <w:r w:rsidRPr="00CD17BC">
        <w:rPr>
          <w:rFonts w:ascii="Arial" w:hAnsi="Arial" w:cs="Arial"/>
          <w:color w:val="000000" w:themeColor="text1"/>
          <w:sz w:val="20"/>
          <w:szCs w:val="20"/>
          <w:lang w:val="en-GB"/>
        </w:rPr>
        <w:t xml:space="preserve">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xml:space="preserve">, in </w:t>
      </w:r>
      <w:r w:rsidRPr="00CD17BC">
        <w:rPr>
          <w:rFonts w:ascii="Arial" w:hAnsi="Arial" w:cs="Arial"/>
          <w:sz w:val="20"/>
          <w:szCs w:val="20"/>
          <w:lang w:val="en-GB"/>
        </w:rPr>
        <w:t>linear modelled PL-isolated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oWPbruF","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w:t>
      </w:r>
    </w:p>
    <w:p w14:paraId="54BAB33F" w14:textId="1EFDB347" w:rsidR="00D434C7" w:rsidRPr="001B750D" w:rsidRDefault="00FA76AA" w:rsidP="00C562FA">
      <w:pPr>
        <w:jc w:val="both"/>
        <w:rPr>
          <w:rFonts w:ascii="Arial" w:hAnsi="Arial" w:cs="Arial"/>
          <w:sz w:val="24"/>
          <w:szCs w:val="24"/>
          <w:lang w:val="en-GB"/>
        </w:rPr>
      </w:pPr>
      <w:r w:rsidRPr="001B750D">
        <w:rPr>
          <w:rFonts w:ascii="Arial" w:hAnsi="Arial" w:cs="Arial"/>
          <w:sz w:val="24"/>
          <w:szCs w:val="24"/>
          <w:lang w:val="en-GB"/>
        </w:rPr>
        <w:t xml:space="preserve">While </w:t>
      </w:r>
      <w:r w:rsidR="0088535A" w:rsidRPr="001B750D">
        <w:rPr>
          <w:rFonts w:ascii="Arial" w:hAnsi="Arial" w:cs="Arial"/>
          <w:sz w:val="24"/>
          <w:szCs w:val="24"/>
          <w:lang w:val="en-GB"/>
        </w:rPr>
        <w:t xml:space="preserve">the previous </w:t>
      </w:r>
      <w:r w:rsidR="00750F39" w:rsidRPr="001B750D">
        <w:rPr>
          <w:rFonts w:ascii="Arial" w:hAnsi="Arial" w:cs="Arial"/>
          <w:sz w:val="24"/>
          <w:szCs w:val="24"/>
          <w:lang w:val="en-GB"/>
        </w:rPr>
        <w:t xml:space="preserve">corrections provided a </w:t>
      </w:r>
      <w:r w:rsidR="00240B6F" w:rsidRPr="001B750D">
        <w:rPr>
          <w:rFonts w:ascii="Arial" w:hAnsi="Arial" w:cs="Arial"/>
          <w:sz w:val="24"/>
          <w:szCs w:val="24"/>
          <w:lang w:val="en-GB"/>
        </w:rPr>
        <w:t>putative</w:t>
      </w:r>
      <w:r w:rsidR="00750F39" w:rsidRPr="001B750D">
        <w:rPr>
          <w:rFonts w:ascii="Arial" w:hAnsi="Arial" w:cs="Arial"/>
          <w:sz w:val="24"/>
          <w:szCs w:val="24"/>
          <w:lang w:val="en-GB"/>
        </w:rPr>
        <w:t xml:space="preserve"> SG-specific </w:t>
      </w:r>
      <w:r w:rsidR="00240B6F" w:rsidRPr="001B750D">
        <w:rPr>
          <w:rFonts w:ascii="Arial" w:hAnsi="Arial" w:cs="Arial"/>
          <w:sz w:val="24"/>
          <w:szCs w:val="24"/>
          <w:lang w:val="en-GB"/>
        </w:rPr>
        <w:t>gene expression signal</w:t>
      </w:r>
      <w:r w:rsidR="00750F39" w:rsidRPr="001B750D">
        <w:rPr>
          <w:rFonts w:ascii="Arial" w:hAnsi="Arial" w:cs="Arial"/>
          <w:sz w:val="24"/>
          <w:szCs w:val="24"/>
          <w:lang w:val="en-GB"/>
        </w:rPr>
        <w:t xml:space="preserve">, WC transcriptomes can offer complementary insights into the effects of SGs across the cell. Importantly, as </w:t>
      </w:r>
      <w:r w:rsidR="009747D2" w:rsidRPr="001B750D">
        <w:rPr>
          <w:rFonts w:ascii="Arial" w:hAnsi="Arial" w:cs="Arial"/>
          <w:sz w:val="24"/>
          <w:szCs w:val="24"/>
          <w:lang w:val="en-GB"/>
        </w:rPr>
        <w:t xml:space="preserve">the majority of publicly available datasets </w:t>
      </w:r>
      <w:r w:rsidR="00954F9B" w:rsidRPr="001B750D">
        <w:rPr>
          <w:rFonts w:ascii="Arial" w:hAnsi="Arial" w:cs="Arial"/>
          <w:sz w:val="24"/>
          <w:szCs w:val="24"/>
          <w:lang w:val="en-GB"/>
        </w:rPr>
        <w:t xml:space="preserve">do not purify </w:t>
      </w:r>
      <w:r w:rsidR="00E4629C" w:rsidRPr="001B750D">
        <w:rPr>
          <w:rFonts w:ascii="Arial" w:hAnsi="Arial" w:cs="Arial"/>
          <w:sz w:val="24"/>
          <w:szCs w:val="24"/>
          <w:lang w:val="en-GB"/>
        </w:rPr>
        <w:t>SGs, infer</w:t>
      </w:r>
      <w:ins w:id="148" w:author="Diana Vieira" w:date="2026-08-27T09:56:00Z" w16du:dateUtc="2026-08-27T08:56:00Z">
        <w:r w:rsidR="004A489C">
          <w:rPr>
            <w:rFonts w:ascii="Arial" w:hAnsi="Arial" w:cs="Arial"/>
            <w:sz w:val="24"/>
            <w:szCs w:val="24"/>
            <w:lang w:val="en-GB"/>
          </w:rPr>
          <w:t>r</w:t>
        </w:r>
      </w:ins>
      <w:r w:rsidR="00E4629C" w:rsidRPr="001B750D">
        <w:rPr>
          <w:rFonts w:ascii="Arial" w:hAnsi="Arial" w:cs="Arial"/>
          <w:sz w:val="24"/>
          <w:szCs w:val="24"/>
          <w:lang w:val="en-GB"/>
        </w:rPr>
        <w:t xml:space="preserve">ing their presence and effects in the cell from WC transcriptomes would prove </w:t>
      </w:r>
      <w:r w:rsidR="00647DF1" w:rsidRPr="001B750D">
        <w:rPr>
          <w:rFonts w:ascii="Arial" w:hAnsi="Arial" w:cs="Arial"/>
          <w:sz w:val="24"/>
          <w:szCs w:val="24"/>
          <w:lang w:val="en-GB"/>
        </w:rPr>
        <w:t>in</w:t>
      </w:r>
      <w:r w:rsidR="00E4629C" w:rsidRPr="001B750D">
        <w:rPr>
          <w:rFonts w:ascii="Arial" w:hAnsi="Arial" w:cs="Arial"/>
          <w:sz w:val="24"/>
          <w:szCs w:val="24"/>
          <w:lang w:val="en-GB"/>
        </w:rPr>
        <w:t>valuable</w:t>
      </w:r>
      <w:r w:rsidR="00647DF1" w:rsidRPr="001B750D">
        <w:rPr>
          <w:rFonts w:ascii="Arial" w:hAnsi="Arial" w:cs="Arial"/>
          <w:sz w:val="24"/>
          <w:szCs w:val="24"/>
          <w:lang w:val="en-GB"/>
        </w:rPr>
        <w:t xml:space="preserve"> in studying their effect/function on other biological contexts.</w:t>
      </w:r>
      <w:r w:rsidR="00E4629C" w:rsidRPr="001B750D">
        <w:rPr>
          <w:rFonts w:ascii="Arial" w:hAnsi="Arial" w:cs="Arial"/>
          <w:sz w:val="24"/>
          <w:szCs w:val="24"/>
          <w:lang w:val="en-GB"/>
        </w:rPr>
        <w:t xml:space="preserve"> However, a major challenge in analy</w:t>
      </w:r>
      <w:r w:rsidR="002A7AAA">
        <w:rPr>
          <w:rFonts w:ascii="Arial" w:hAnsi="Arial" w:cs="Arial"/>
          <w:sz w:val="24"/>
          <w:szCs w:val="24"/>
          <w:lang w:val="en-GB"/>
        </w:rPr>
        <w:t>s</w:t>
      </w:r>
      <w:r w:rsidR="00E4629C" w:rsidRPr="00944289">
        <w:rPr>
          <w:rFonts w:ascii="Arial" w:hAnsi="Arial" w:cs="Arial"/>
          <w:sz w:val="24"/>
          <w:szCs w:val="24"/>
          <w:lang w:val="en-GB"/>
        </w:rPr>
        <w:t>ing the WC transc</w:t>
      </w:r>
      <w:r w:rsidR="006B41A5" w:rsidRPr="00944289">
        <w:rPr>
          <w:rFonts w:ascii="Arial" w:hAnsi="Arial" w:cs="Arial"/>
          <w:sz w:val="24"/>
          <w:szCs w:val="24"/>
          <w:lang w:val="en-GB"/>
        </w:rPr>
        <w:t xml:space="preserve">riptome </w:t>
      </w:r>
      <w:r w:rsidR="00647DF1" w:rsidRPr="00944289">
        <w:rPr>
          <w:rFonts w:ascii="Arial" w:hAnsi="Arial" w:cs="Arial"/>
          <w:sz w:val="24"/>
          <w:szCs w:val="24"/>
          <w:lang w:val="en-GB"/>
        </w:rPr>
        <w:t>i</w:t>
      </w:r>
      <w:r w:rsidR="006B41A5" w:rsidRPr="00944289">
        <w:rPr>
          <w:rFonts w:ascii="Arial" w:hAnsi="Arial" w:cs="Arial"/>
          <w:sz w:val="24"/>
          <w:szCs w:val="24"/>
          <w:lang w:val="en-GB"/>
        </w:rPr>
        <w:t xml:space="preserve">s separating the general stress response from SG-specific contributions. </w:t>
      </w:r>
      <w:r w:rsidR="00476D15" w:rsidRPr="00944289">
        <w:rPr>
          <w:rFonts w:ascii="Arial" w:hAnsi="Arial" w:cs="Arial"/>
          <w:sz w:val="24"/>
          <w:szCs w:val="24"/>
          <w:lang w:val="en-GB"/>
        </w:rPr>
        <w:t>G3BP1/G3BP2 KO cells</w:t>
      </w:r>
      <w:r w:rsidR="006B41A5" w:rsidRPr="00944289">
        <w:rPr>
          <w:rFonts w:ascii="Arial" w:hAnsi="Arial" w:cs="Arial"/>
          <w:sz w:val="24"/>
          <w:szCs w:val="24"/>
          <w:lang w:val="en-GB"/>
        </w:rPr>
        <w:t>, which</w:t>
      </w:r>
      <w:r w:rsidR="00476D15" w:rsidRPr="00944289">
        <w:rPr>
          <w:rFonts w:ascii="Arial" w:hAnsi="Arial" w:cs="Arial"/>
          <w:sz w:val="24"/>
          <w:szCs w:val="24"/>
          <w:lang w:val="en-GB"/>
        </w:rPr>
        <w:t xml:space="preserve"> do not form visibly detectable SGs </w:t>
      </w:r>
      <w:r w:rsidR="00AB7C0A" w:rsidRPr="00944289">
        <w:rPr>
          <w:rFonts w:ascii="Arial" w:hAnsi="Arial" w:cs="Arial"/>
          <w:sz w:val="24"/>
          <w:szCs w:val="24"/>
          <w:lang w:val="en-GB"/>
        </w:rPr>
        <w:t xml:space="preserve">under </w:t>
      </w:r>
      <w:r w:rsidR="00476D15" w:rsidRPr="00944289">
        <w:rPr>
          <w:rFonts w:ascii="Arial" w:hAnsi="Arial" w:cs="Arial"/>
          <w:sz w:val="24"/>
          <w:szCs w:val="24"/>
          <w:lang w:val="en-GB"/>
        </w:rPr>
        <w:t>oxidative stress</w:t>
      </w:r>
      <w:r w:rsidR="00AB7C0A" w:rsidRPr="00944289">
        <w:rPr>
          <w:rFonts w:ascii="Arial" w:hAnsi="Arial" w:cs="Arial"/>
          <w:sz w:val="24"/>
          <w:szCs w:val="24"/>
          <w:lang w:val="en-GB"/>
        </w:rPr>
        <w:t>, allowed us to distinguish these effects</w:t>
      </w:r>
      <w:r w:rsidR="00647DF1"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{"citationID":"xDfDQjMM","properties":{"formattedCitation":"(41, 43, 44)","plainCitation":"(41, 43, 44)","noteIndex":0},"citationItems":[{"id":"7QlDGlPw/8f8ZloUy","uris":["http://zotero.org/users/local/1p9EH8ax/items/ARLW3CQN"],"itemData":{"id":"zVEVYf4k/3Ffbzfao","type":"article-journal","container-title":"Molecular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sidRPr="001B750D">
        <w:rPr>
          <w:rFonts w:ascii="Arial" w:hAnsi="Arial" w:cs="Arial"/>
          <w:sz w:val="24"/>
          <w:szCs w:val="24"/>
          <w:lang w:val="en-GB"/>
        </w:rPr>
        <w:fldChar w:fldCharType="separate"/>
      </w:r>
      <w:r w:rsidR="0097304F" w:rsidRPr="0097304F">
        <w:rPr>
          <w:rFonts w:ascii="Aptos" w:hAnsi="Aptos"/>
          <w:sz w:val="24"/>
          <w:lang w:val="en-GB"/>
        </w:rPr>
        <w:t>(41, 43, 44)</w:t>
      </w:r>
      <w:r w:rsidR="00647DF1" w:rsidRPr="001B750D">
        <w:rPr>
          <w:rFonts w:ascii="Arial" w:hAnsi="Arial" w:cs="Arial"/>
          <w:sz w:val="24"/>
          <w:szCs w:val="24"/>
          <w:lang w:val="en-GB"/>
        </w:rPr>
        <w:fldChar w:fldCharType="end"/>
      </w:r>
      <w:r w:rsidR="00476D15" w:rsidRPr="001B750D">
        <w:rPr>
          <w:rFonts w:ascii="Arial" w:hAnsi="Arial" w:cs="Arial"/>
          <w:sz w:val="24"/>
          <w:szCs w:val="24"/>
          <w:lang w:val="en-GB"/>
        </w:rPr>
        <w:t>. By comparing KO and WT cells under stressed and unstressed conditions,</w:t>
      </w:r>
      <w:r w:rsidR="00476D15" w:rsidRPr="001B750D">
        <w:rPr>
          <w:lang w:val="en-GB"/>
        </w:rPr>
        <w:t xml:space="preserve"> </w:t>
      </w:r>
      <w:r w:rsidR="00476D15" w:rsidRPr="001B750D">
        <w:rPr>
          <w:rFonts w:ascii="Arial" w:hAnsi="Arial" w:cs="Arial"/>
          <w:sz w:val="24"/>
          <w:szCs w:val="24"/>
          <w:lang w:val="en-GB"/>
        </w:rPr>
        <w:t>we isolate</w:t>
      </w:r>
      <w:r w:rsidR="00AB7C0A" w:rsidRPr="001B750D">
        <w:rPr>
          <w:rFonts w:ascii="Arial" w:hAnsi="Arial" w:cs="Arial"/>
          <w:sz w:val="24"/>
          <w:szCs w:val="24"/>
          <w:lang w:val="en-GB"/>
        </w:rPr>
        <w:t>d</w:t>
      </w:r>
      <w:r w:rsidR="00476D15" w:rsidRPr="001B750D">
        <w:rPr>
          <w:rFonts w:ascii="Arial" w:hAnsi="Arial" w:cs="Arial"/>
          <w:sz w:val="24"/>
          <w:szCs w:val="24"/>
          <w:lang w:val="en-GB"/>
        </w:rPr>
        <w:t xml:space="preserve"> the </w:t>
      </w:r>
      <w:r w:rsidR="00981A1A" w:rsidRPr="001B750D">
        <w:rPr>
          <w:rFonts w:ascii="Arial" w:hAnsi="Arial" w:cs="Arial"/>
          <w:sz w:val="24"/>
          <w:szCs w:val="24"/>
          <w:lang w:val="en-GB"/>
        </w:rPr>
        <w:t>contributions</w:t>
      </w:r>
      <w:r w:rsidR="00476D15" w:rsidRPr="001B750D">
        <w:rPr>
          <w:rFonts w:ascii="Arial" w:hAnsi="Arial" w:cs="Arial"/>
          <w:sz w:val="24"/>
          <w:szCs w:val="24"/>
          <w:lang w:val="en-GB"/>
        </w:rPr>
        <w:t xml:space="preserve"> of SGs, stress, and the KO itself</w:t>
      </w:r>
      <w:r w:rsidR="00981A1A" w:rsidRPr="001B750D">
        <w:rPr>
          <w:rFonts w:ascii="Arial" w:hAnsi="Arial" w:cs="Arial"/>
          <w:sz w:val="24"/>
          <w:szCs w:val="24"/>
          <w:lang w:val="en-GB"/>
        </w:rPr>
        <w:t xml:space="preserve"> to the WC transcriptome (</w:t>
      </w:r>
      <w:r w:rsidR="008A5691" w:rsidRPr="001B750D">
        <w:rPr>
          <w:rFonts w:ascii="Arial" w:hAnsi="Arial" w:cs="Arial"/>
          <w:sz w:val="24"/>
          <w:szCs w:val="24"/>
          <w:lang w:val="en-GB"/>
        </w:rPr>
        <w:t>see</w:t>
      </w:r>
      <w:r w:rsidR="00981A1A" w:rsidRPr="001B750D">
        <w:rPr>
          <w:rFonts w:ascii="Arial" w:hAnsi="Arial" w:cs="Arial"/>
          <w:sz w:val="24"/>
          <w:szCs w:val="24"/>
          <w:lang w:val="en-GB"/>
        </w:rPr>
        <w:t xml:space="preserve"> Methods)</w:t>
      </w:r>
      <w:r w:rsidR="00647DF1"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{"citationID":"QzfduCm1","properties":{"formattedCitation":"(41, 43, 44)","plainCitation":"(41, 43, 44)","noteIndex":0},"citationItems":[{"id":"7QlDGlPw/8f8ZloUy","uris":["http://zotero.org/users/local/1p9EH8ax/items/ARLW3CQN"],"itemData":{"id":"zVEVYf4k/3Ffbzfao","type":"article-journal","container-title":"Molecular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sidRPr="001B750D">
        <w:rPr>
          <w:rFonts w:ascii="Arial" w:hAnsi="Arial" w:cs="Arial"/>
          <w:sz w:val="24"/>
          <w:szCs w:val="24"/>
          <w:lang w:val="en-GB"/>
        </w:rPr>
        <w:fldChar w:fldCharType="separate"/>
      </w:r>
      <w:r w:rsidR="0097304F" w:rsidRPr="0097304F">
        <w:rPr>
          <w:rFonts w:ascii="Aptos" w:hAnsi="Aptos"/>
          <w:sz w:val="24"/>
          <w:lang w:val="en-GB"/>
        </w:rPr>
        <w:t>(41, 43, 44)</w:t>
      </w:r>
      <w:r w:rsidR="00647DF1" w:rsidRPr="001B750D">
        <w:rPr>
          <w:rFonts w:ascii="Arial" w:hAnsi="Arial" w:cs="Arial"/>
          <w:sz w:val="24"/>
          <w:szCs w:val="24"/>
          <w:lang w:val="en-GB"/>
        </w:rPr>
        <w:fldChar w:fldCharType="end"/>
      </w:r>
      <w:r w:rsidR="00476D15" w:rsidRPr="001B750D">
        <w:rPr>
          <w:rFonts w:ascii="Arial" w:hAnsi="Arial" w:cs="Arial"/>
          <w:sz w:val="24"/>
          <w:szCs w:val="24"/>
          <w:lang w:val="en-GB"/>
        </w:rPr>
        <w:t>. Contrary to their theori</w:t>
      </w:r>
      <w:r w:rsidR="002A7AAA">
        <w:rPr>
          <w:rFonts w:ascii="Arial" w:hAnsi="Arial" w:cs="Arial"/>
          <w:sz w:val="24"/>
          <w:szCs w:val="24"/>
          <w:lang w:val="en-GB"/>
        </w:rPr>
        <w:t>s</w:t>
      </w:r>
      <w:r w:rsidR="00476D15" w:rsidRPr="001B750D">
        <w:rPr>
          <w:rFonts w:ascii="Arial" w:hAnsi="Arial" w:cs="Arial"/>
          <w:sz w:val="24"/>
          <w:szCs w:val="24"/>
          <w:lang w:val="en-GB"/>
        </w:rPr>
        <w:t xml:space="preserve">ed function in </w:t>
      </w:r>
      <w:r w:rsidRPr="001B750D">
        <w:rPr>
          <w:rFonts w:ascii="Arial" w:hAnsi="Arial" w:cs="Arial"/>
          <w:sz w:val="24"/>
          <w:szCs w:val="24"/>
          <w:lang w:val="en-GB"/>
        </w:rPr>
        <w:t>increasing the efficacy of</w:t>
      </w:r>
      <w:r w:rsidR="00476D15" w:rsidRPr="001B750D">
        <w:rPr>
          <w:rFonts w:ascii="Arial" w:hAnsi="Arial" w:cs="Arial"/>
          <w:sz w:val="24"/>
          <w:szCs w:val="24"/>
          <w:lang w:val="en-GB"/>
        </w:rPr>
        <w:t xml:space="preserve"> the stress response, SGs appear to hamper </w:t>
      </w:r>
      <w:r w:rsidR="005228A0" w:rsidRPr="001B750D">
        <w:rPr>
          <w:rFonts w:ascii="Arial" w:hAnsi="Arial" w:cs="Arial"/>
          <w:sz w:val="24"/>
          <w:szCs w:val="24"/>
          <w:lang w:val="en-GB"/>
        </w:rPr>
        <w:t>it</w:t>
      </w:r>
      <w:r w:rsidR="00476D15" w:rsidRPr="001B750D">
        <w:rPr>
          <w:rFonts w:ascii="Arial" w:hAnsi="Arial" w:cs="Arial"/>
          <w:sz w:val="24"/>
          <w:szCs w:val="24"/>
          <w:lang w:val="en-GB"/>
        </w:rPr>
        <w:t xml:space="preserve">, as evidenced by the downregulation of </w:t>
      </w:r>
      <w:r w:rsidR="009552A0" w:rsidRPr="001B750D">
        <w:rPr>
          <w:rFonts w:ascii="Arial" w:hAnsi="Arial" w:cs="Arial"/>
          <w:sz w:val="24"/>
          <w:szCs w:val="24"/>
          <w:lang w:val="en-GB"/>
        </w:rPr>
        <w:t>inflammation-</w:t>
      </w:r>
      <w:r w:rsidR="00476D15" w:rsidRPr="001B750D">
        <w:rPr>
          <w:rFonts w:ascii="Arial" w:hAnsi="Arial" w:cs="Arial"/>
          <w:sz w:val="24"/>
          <w:szCs w:val="24"/>
          <w:lang w:val="en-GB"/>
        </w:rPr>
        <w:t xml:space="preserve">related </w:t>
      </w:r>
      <w:r w:rsidR="009552A0" w:rsidRPr="001B750D">
        <w:rPr>
          <w:rFonts w:ascii="Arial" w:hAnsi="Arial" w:cs="Arial"/>
          <w:sz w:val="24"/>
          <w:szCs w:val="24"/>
          <w:lang w:val="en-GB"/>
        </w:rPr>
        <w:t>pathways</w:t>
      </w:r>
      <w:r w:rsidR="00476D15" w:rsidRPr="001B750D">
        <w:rPr>
          <w:rFonts w:ascii="Arial" w:hAnsi="Arial" w:cs="Arial"/>
          <w:sz w:val="24"/>
          <w:szCs w:val="24"/>
          <w:lang w:val="en-GB"/>
        </w:rPr>
        <w:t xml:space="preserve"> (</w:t>
      </w:r>
      <w:r w:rsidR="0058385B" w:rsidRPr="001B750D">
        <w:rPr>
          <w:rFonts w:ascii="Arial" w:hAnsi="Arial" w:cs="Arial"/>
          <w:sz w:val="24"/>
          <w:szCs w:val="24"/>
          <w:lang w:val="en-GB"/>
        </w:rPr>
        <w:t xml:space="preserve">Supplementary Figure </w:t>
      </w:r>
      <w:r w:rsidR="001519A5" w:rsidRPr="001B750D">
        <w:rPr>
          <w:rFonts w:ascii="Arial" w:hAnsi="Arial" w:cs="Arial"/>
          <w:sz w:val="24"/>
          <w:szCs w:val="24"/>
          <w:lang w:val="en-GB"/>
        </w:rPr>
        <w:t>7</w:t>
      </w:r>
      <w:r w:rsidR="0058385B" w:rsidRPr="001B750D">
        <w:rPr>
          <w:rFonts w:ascii="Arial" w:hAnsi="Arial" w:cs="Arial"/>
          <w:sz w:val="24"/>
          <w:szCs w:val="24"/>
          <w:lang w:val="en-GB"/>
        </w:rPr>
        <w:t>F).</w:t>
      </w:r>
      <w:r w:rsidR="00476D15" w:rsidRPr="001B750D">
        <w:rPr>
          <w:rFonts w:ascii="Arial" w:hAnsi="Arial" w:cs="Arial"/>
          <w:sz w:val="24"/>
          <w:szCs w:val="24"/>
          <w:lang w:val="en-GB"/>
        </w:rPr>
        <w:t xml:space="preserve"> </w:t>
      </w:r>
    </w:p>
    <w:p w14:paraId="75FCC0E1" w14:textId="523E4507" w:rsidR="00D013B2" w:rsidRPr="001B750D" w:rsidRDefault="00A85DA9" w:rsidP="00C438BD">
      <w:pPr>
        <w:pStyle w:val="Heading2"/>
        <w:rPr>
          <w:lang w:val="en-GB"/>
        </w:rPr>
      </w:pPr>
      <w:r w:rsidRPr="001B750D">
        <w:rPr>
          <w:lang w:val="en-GB"/>
        </w:rPr>
        <w:t>Meta-</w:t>
      </w:r>
      <w:r w:rsidR="00207AA3" w:rsidRPr="001B750D">
        <w:rPr>
          <w:lang w:val="en-GB"/>
        </w:rPr>
        <w:t>a</w:t>
      </w:r>
      <w:r w:rsidRPr="001B750D">
        <w:rPr>
          <w:lang w:val="en-GB"/>
        </w:rPr>
        <w:t xml:space="preserve">nalysis </w:t>
      </w:r>
      <w:r w:rsidR="00DF7BD2" w:rsidRPr="001B750D">
        <w:rPr>
          <w:lang w:val="en-GB"/>
        </w:rPr>
        <w:t xml:space="preserve">of SG transcriptomes </w:t>
      </w:r>
      <w:r w:rsidR="00207AA3" w:rsidRPr="001B750D">
        <w:rPr>
          <w:lang w:val="en-GB"/>
        </w:rPr>
        <w:t>s</w:t>
      </w:r>
      <w:r w:rsidR="00C20476" w:rsidRPr="001B750D">
        <w:rPr>
          <w:lang w:val="en-GB"/>
        </w:rPr>
        <w:t>uggests</w:t>
      </w:r>
      <w:r w:rsidR="00CD4344" w:rsidRPr="001B750D">
        <w:rPr>
          <w:lang w:val="en-GB"/>
        </w:rPr>
        <w:t xml:space="preserve"> SG-related</w:t>
      </w:r>
      <w:r w:rsidRPr="001B750D">
        <w:rPr>
          <w:lang w:val="en-GB"/>
        </w:rPr>
        <w:t xml:space="preserve"> </w:t>
      </w:r>
      <w:r w:rsidR="00207AA3" w:rsidRPr="001B750D">
        <w:rPr>
          <w:lang w:val="en-GB"/>
        </w:rPr>
        <w:t>d</w:t>
      </w:r>
      <w:r w:rsidRPr="001B750D">
        <w:rPr>
          <w:lang w:val="en-GB"/>
        </w:rPr>
        <w:t xml:space="preserve">ampening of </w:t>
      </w:r>
      <w:r w:rsidR="00207AA3" w:rsidRPr="001B750D">
        <w:rPr>
          <w:lang w:val="en-GB"/>
        </w:rPr>
        <w:t>i</w:t>
      </w:r>
      <w:r w:rsidRPr="001B750D">
        <w:rPr>
          <w:lang w:val="en-GB"/>
        </w:rPr>
        <w:t xml:space="preserve">nflammatory </w:t>
      </w:r>
      <w:r w:rsidR="00207AA3" w:rsidRPr="001B750D">
        <w:rPr>
          <w:lang w:val="en-GB"/>
        </w:rPr>
        <w:t>s</w:t>
      </w:r>
      <w:r w:rsidRPr="001B750D">
        <w:rPr>
          <w:lang w:val="en-GB"/>
        </w:rPr>
        <w:t>ignal</w:t>
      </w:r>
      <w:r w:rsidR="003A4167" w:rsidRPr="001B750D">
        <w:rPr>
          <w:lang w:val="en-GB"/>
        </w:rPr>
        <w:t>l</w:t>
      </w:r>
      <w:r w:rsidRPr="001B750D">
        <w:rPr>
          <w:lang w:val="en-GB"/>
        </w:rPr>
        <w:t>ing</w:t>
      </w:r>
    </w:p>
    <w:p w14:paraId="31D63F2A" w14:textId="39F386DD" w:rsidR="00E572E0" w:rsidRPr="00944289" w:rsidRDefault="00AD73B7" w:rsidP="00533F41">
      <w:pPr>
        <w:jc w:val="both"/>
        <w:rPr>
          <w:rFonts w:ascii="Arial" w:hAnsi="Arial" w:cs="Arial"/>
          <w:sz w:val="24"/>
          <w:szCs w:val="24"/>
          <w:lang w:val="en-GB"/>
        </w:rPr>
      </w:pPr>
      <w:r w:rsidRPr="001B750D">
        <w:rPr>
          <w:rFonts w:ascii="Arial" w:hAnsi="Arial" w:cs="Arial"/>
          <w:sz w:val="24"/>
          <w:szCs w:val="24"/>
          <w:lang w:val="en-GB"/>
        </w:rPr>
        <w:t xml:space="preserve">Given the differing results across </w:t>
      </w:r>
      <w:r w:rsidR="00C47E31" w:rsidRPr="001B750D">
        <w:rPr>
          <w:rFonts w:ascii="Arial" w:hAnsi="Arial" w:cs="Arial"/>
          <w:sz w:val="24"/>
          <w:szCs w:val="24"/>
          <w:lang w:val="en-GB"/>
        </w:rPr>
        <w:t xml:space="preserve">SG purification </w:t>
      </w:r>
      <w:r w:rsidRPr="001B750D">
        <w:rPr>
          <w:rFonts w:ascii="Arial" w:hAnsi="Arial" w:cs="Arial"/>
          <w:sz w:val="24"/>
          <w:szCs w:val="24"/>
          <w:lang w:val="en-GB"/>
        </w:rPr>
        <w:t>methods, we applied our correction strategies to the remainin</w:t>
      </w:r>
      <w:r w:rsidR="001059F3" w:rsidRPr="001B750D">
        <w:rPr>
          <w:rFonts w:ascii="Arial" w:hAnsi="Arial" w:cs="Arial"/>
          <w:sz w:val="24"/>
          <w:szCs w:val="24"/>
          <w:lang w:val="en-GB"/>
        </w:rPr>
        <w:t>g</w:t>
      </w:r>
      <w:r w:rsidR="00C47E31" w:rsidRPr="001B750D">
        <w:rPr>
          <w:rFonts w:ascii="Arial" w:hAnsi="Arial" w:cs="Arial"/>
          <w:sz w:val="24"/>
          <w:szCs w:val="24"/>
          <w:lang w:val="en-GB"/>
        </w:rPr>
        <w:t xml:space="preserve"> </w:t>
      </w:r>
      <w:r w:rsidRPr="001B750D">
        <w:rPr>
          <w:rFonts w:ascii="Arial" w:hAnsi="Arial" w:cs="Arial"/>
          <w:sz w:val="24"/>
          <w:szCs w:val="24"/>
          <w:lang w:val="en-GB"/>
        </w:rPr>
        <w:t>datasets</w:t>
      </w:r>
      <w:r w:rsidR="001059F3" w:rsidRPr="001B750D">
        <w:rPr>
          <w:rFonts w:ascii="Arial" w:hAnsi="Arial" w:cs="Arial"/>
          <w:sz w:val="24"/>
          <w:szCs w:val="24"/>
          <w:lang w:val="en-GB"/>
        </w:rPr>
        <w:t xml:space="preserve"> we deemed suitable</w:t>
      </w:r>
      <w:r w:rsidRPr="001B750D">
        <w:rPr>
          <w:rFonts w:ascii="Arial" w:hAnsi="Arial" w:cs="Arial"/>
          <w:sz w:val="24"/>
          <w:szCs w:val="24"/>
          <w:lang w:val="en-GB"/>
        </w:rPr>
        <w:t xml:space="preserve"> </w:t>
      </w:r>
      <w:r w:rsidR="004B1C39" w:rsidRPr="001B750D">
        <w:rPr>
          <w:rFonts w:ascii="Arial" w:hAnsi="Arial" w:cs="Arial"/>
          <w:sz w:val="24"/>
          <w:szCs w:val="24"/>
          <w:lang w:val="en-GB"/>
        </w:rPr>
        <w:t>(see Methods)</w:t>
      </w:r>
      <w:r w:rsidR="00393E03" w:rsidRPr="001B750D">
        <w:rPr>
          <w:rFonts w:ascii="Arial" w:hAnsi="Arial" w:cs="Arial"/>
          <w:sz w:val="24"/>
          <w:szCs w:val="24"/>
          <w:lang w:val="en-GB"/>
        </w:rPr>
        <w:t>, and compared the</w:t>
      </w:r>
      <w:r w:rsidR="00E5448F" w:rsidRPr="001B750D">
        <w:rPr>
          <w:rFonts w:ascii="Arial" w:hAnsi="Arial" w:cs="Arial"/>
          <w:sz w:val="24"/>
          <w:szCs w:val="24"/>
          <w:lang w:val="en-GB"/>
        </w:rPr>
        <w:t>m</w:t>
      </w:r>
      <w:r w:rsidR="00393E03" w:rsidRPr="001B750D">
        <w:rPr>
          <w:rFonts w:ascii="Arial" w:hAnsi="Arial" w:cs="Arial"/>
          <w:sz w:val="24"/>
          <w:szCs w:val="24"/>
          <w:lang w:val="en-GB"/>
        </w:rPr>
        <w:t xml:space="preserve"> (Figure 4A)</w:t>
      </w:r>
      <w:r w:rsidR="004B1C39" w:rsidRPr="001B750D">
        <w:rPr>
          <w:rFonts w:ascii="Arial" w:hAnsi="Arial" w:cs="Arial"/>
          <w:sz w:val="24"/>
          <w:szCs w:val="24"/>
          <w:lang w:val="en-GB"/>
        </w:rPr>
        <w:t xml:space="preserve">. </w:t>
      </w:r>
      <w:r w:rsidR="002A7AAA">
        <w:rPr>
          <w:rFonts w:ascii="Arial" w:hAnsi="Arial" w:cs="Arial"/>
          <w:sz w:val="24"/>
          <w:szCs w:val="24"/>
          <w:lang w:val="en-GB"/>
        </w:rPr>
        <w:t>When DC-purified PBs were available, the</w:t>
      </w:r>
      <w:r w:rsidR="00753523">
        <w:rPr>
          <w:rFonts w:ascii="Arial" w:hAnsi="Arial" w:cs="Arial"/>
          <w:sz w:val="24"/>
          <w:szCs w:val="24"/>
          <w:lang w:val="en-GB"/>
        </w:rPr>
        <w:t>y</w:t>
      </w:r>
      <w:r w:rsidR="002A7AAA">
        <w:rPr>
          <w:rFonts w:ascii="Arial" w:hAnsi="Arial" w:cs="Arial"/>
          <w:sz w:val="24"/>
          <w:szCs w:val="24"/>
          <w:lang w:val="en-GB"/>
        </w:rPr>
        <w:t xml:space="preserve"> were compared with DC-purified SGs, to control for the technique. </w:t>
      </w:r>
      <w:r w:rsidR="00753523">
        <w:rPr>
          <w:rFonts w:ascii="Arial" w:hAnsi="Arial" w:cs="Arial"/>
          <w:sz w:val="24"/>
          <w:szCs w:val="24"/>
          <w:lang w:val="en-GB"/>
        </w:rPr>
        <w:t>We used t</w:t>
      </w:r>
      <w:r w:rsidR="002A7AAA">
        <w:rPr>
          <w:rFonts w:ascii="Arial" w:hAnsi="Arial" w:cs="Arial"/>
          <w:sz w:val="24"/>
          <w:szCs w:val="24"/>
          <w:lang w:val="en-GB"/>
        </w:rPr>
        <w:t xml:space="preserve">his approach </w:t>
      </w:r>
      <w:r w:rsidR="00753523">
        <w:rPr>
          <w:rFonts w:ascii="Arial" w:hAnsi="Arial" w:cs="Arial"/>
          <w:sz w:val="24"/>
          <w:szCs w:val="24"/>
          <w:lang w:val="en-GB"/>
        </w:rPr>
        <w:t>for</w:t>
      </w:r>
      <w:r w:rsidR="00F84F2F">
        <w:rPr>
          <w:rFonts w:ascii="Arial" w:hAnsi="Arial" w:cs="Arial"/>
          <w:sz w:val="24"/>
          <w:szCs w:val="24"/>
          <w:lang w:val="en-GB"/>
        </w:rPr>
        <w:t xml:space="preserve"> the Matheny 2019 </w:t>
      </w:r>
      <w:r w:rsidR="00753523">
        <w:rPr>
          <w:rFonts w:ascii="Arial" w:hAnsi="Arial" w:cs="Arial"/>
          <w:sz w:val="24"/>
          <w:szCs w:val="24"/>
          <w:lang w:val="en-GB"/>
        </w:rPr>
        <w:t>dataset</w:t>
      </w:r>
      <w:r w:rsidR="00F84F2F">
        <w:rPr>
          <w:rFonts w:ascii="Arial" w:hAnsi="Arial" w:cs="Arial"/>
          <w:sz w:val="24"/>
          <w:szCs w:val="24"/>
          <w:lang w:val="en-GB"/>
        </w:rPr>
        <w:t xml:space="preserve">, as we consider </w:t>
      </w:r>
      <w:r w:rsidR="00753523">
        <w:rPr>
          <w:rFonts w:ascii="Arial" w:hAnsi="Arial" w:cs="Arial"/>
          <w:sz w:val="24"/>
          <w:szCs w:val="24"/>
          <w:lang w:val="en-GB"/>
        </w:rPr>
        <w:t xml:space="preserve">that </w:t>
      </w:r>
      <w:r w:rsidR="00F84F2F">
        <w:rPr>
          <w:rFonts w:ascii="Arial" w:hAnsi="Arial" w:cs="Arial"/>
          <w:sz w:val="24"/>
          <w:szCs w:val="24"/>
          <w:lang w:val="en-GB"/>
        </w:rPr>
        <w:t>it better recapture</w:t>
      </w:r>
      <w:r w:rsidR="00753523">
        <w:rPr>
          <w:rFonts w:ascii="Arial" w:hAnsi="Arial" w:cs="Arial"/>
          <w:sz w:val="24"/>
          <w:szCs w:val="24"/>
          <w:lang w:val="en-GB"/>
        </w:rPr>
        <w:t>s</w:t>
      </w:r>
      <w:r w:rsidR="00F84F2F">
        <w:rPr>
          <w:rFonts w:ascii="Arial" w:hAnsi="Arial" w:cs="Arial"/>
          <w:sz w:val="24"/>
          <w:szCs w:val="24"/>
          <w:lang w:val="en-GB"/>
        </w:rPr>
        <w:t xml:space="preserve"> the SG transcriptome th</w:t>
      </w:r>
      <w:ins w:id="149" w:author="Diana Vieira" w:date="2026-08-27T09:57:00Z" w16du:dateUtc="2026-08-27T08:57:00Z">
        <w:r w:rsidR="004B56B2">
          <w:rPr>
            <w:rFonts w:ascii="Arial" w:hAnsi="Arial" w:cs="Arial"/>
            <w:sz w:val="24"/>
            <w:szCs w:val="24"/>
            <w:lang w:val="en-GB"/>
          </w:rPr>
          <w:t>a</w:t>
        </w:r>
      </w:ins>
      <w:del w:id="150" w:author="Diana Vieira" w:date="2026-08-27T09:57:00Z" w16du:dateUtc="2026-08-27T08:57:00Z">
        <w:r w:rsidR="00F84F2F" w:rsidDel="004B56B2">
          <w:rPr>
            <w:rFonts w:ascii="Arial" w:hAnsi="Arial" w:cs="Arial"/>
            <w:sz w:val="24"/>
            <w:szCs w:val="24"/>
            <w:lang w:val="en-GB"/>
          </w:rPr>
          <w:delText>e</w:delText>
        </w:r>
      </w:del>
      <w:r w:rsidR="00F84F2F">
        <w:rPr>
          <w:rFonts w:ascii="Arial" w:hAnsi="Arial" w:cs="Arial"/>
          <w:sz w:val="24"/>
          <w:szCs w:val="24"/>
          <w:lang w:val="en-GB"/>
        </w:rPr>
        <w:t>n simply comparing RNP granules alone.</w:t>
      </w:r>
    </w:p>
    <w:p w14:paraId="4D375971" w14:textId="2B7CB9B9" w:rsidR="00842F49" w:rsidRPr="00300753" w:rsidRDefault="00842F49" w:rsidP="00842F49">
      <w:pPr>
        <w:jc w:val="both"/>
        <w:rPr>
          <w:rFonts w:ascii="Arial" w:hAnsi="Arial" w:cs="Arial"/>
          <w:sz w:val="24"/>
          <w:szCs w:val="24"/>
          <w:lang w:val="en-GB"/>
        </w:rPr>
      </w:pPr>
      <w:r w:rsidRPr="00944289">
        <w:rPr>
          <w:rFonts w:ascii="Arial" w:hAnsi="Arial" w:cs="Arial"/>
          <w:sz w:val="24"/>
          <w:szCs w:val="24"/>
          <w:lang w:val="en-GB"/>
        </w:rPr>
        <w:t>Despite our corrections, substantial discrepancies remain across datasets (</w:t>
      </w:r>
      <w:r w:rsidR="00C06B89" w:rsidRPr="00944289">
        <w:rPr>
          <w:rFonts w:ascii="Arial" w:hAnsi="Arial" w:cs="Arial"/>
          <w:sz w:val="24"/>
          <w:szCs w:val="24"/>
          <w:lang w:val="en-GB"/>
        </w:rPr>
        <w:t>Figure 4A</w:t>
      </w:r>
      <w:r w:rsidRPr="00944289">
        <w:rPr>
          <w:rFonts w:ascii="Arial" w:hAnsi="Arial" w:cs="Arial"/>
          <w:sz w:val="24"/>
          <w:szCs w:val="24"/>
          <w:lang w:val="en-GB"/>
        </w:rPr>
        <w:t>), independent of purification method. The exception</w:t>
      </w:r>
      <w:del w:id="151" w:author="Diana Vieira" w:date="2026-08-27T09:57:00Z" w16du:dateUtc="2026-08-27T08:57:00Z">
        <w:r w:rsidRPr="00944289" w:rsidDel="007E6246">
          <w:rPr>
            <w:rFonts w:ascii="Arial" w:hAnsi="Arial" w:cs="Arial"/>
            <w:sz w:val="24"/>
            <w:szCs w:val="24"/>
            <w:lang w:val="en-GB"/>
          </w:rPr>
          <w:delText xml:space="preserve"> </w:delText>
        </w:r>
        <w:r w:rsidR="00F937C9" w:rsidRPr="00944289" w:rsidDel="007E6246">
          <w:rPr>
            <w:rFonts w:ascii="Arial" w:hAnsi="Arial" w:cs="Arial"/>
            <w:sz w:val="24"/>
            <w:szCs w:val="24"/>
            <w:lang w:val="en-GB"/>
          </w:rPr>
          <w:delText>are</w:delText>
        </w:r>
      </w:del>
      <w:ins w:id="152" w:author="Diana Vieira" w:date="2026-08-27T09:57:00Z" w16du:dateUtc="2026-08-27T08:57:00Z">
        <w:r w:rsidR="007E6246">
          <w:rPr>
            <w:rFonts w:ascii="Arial" w:hAnsi="Arial" w:cs="Arial"/>
            <w:sz w:val="24"/>
            <w:szCs w:val="24"/>
            <w:lang w:val="en-GB"/>
          </w:rPr>
          <w:t xml:space="preserve"> is</w:t>
        </w:r>
      </w:ins>
      <w:r w:rsidR="00F937C9" w:rsidRPr="00944289">
        <w:rPr>
          <w:rFonts w:ascii="Arial" w:hAnsi="Arial" w:cs="Arial"/>
          <w:sz w:val="24"/>
          <w:szCs w:val="24"/>
          <w:lang w:val="en-GB"/>
        </w:rPr>
        <w:t xml:space="preserve"> the transcriptomes of </w:t>
      </w:r>
      <w:r w:rsidRPr="00944289">
        <w:rPr>
          <w:rFonts w:ascii="Arial" w:hAnsi="Arial" w:cs="Arial"/>
          <w:sz w:val="24"/>
          <w:szCs w:val="24"/>
          <w:lang w:val="en-GB"/>
        </w:rPr>
        <w:t>DC-purified SGs corrected for centrifugation</w:t>
      </w:r>
      <w:r w:rsidR="00843FD2" w:rsidRPr="00944289">
        <w:rPr>
          <w:rFonts w:ascii="Arial" w:hAnsi="Arial" w:cs="Arial"/>
          <w:sz w:val="24"/>
          <w:szCs w:val="24"/>
          <w:lang w:val="en-GB"/>
        </w:rPr>
        <w:t>,</w:t>
      </w:r>
      <w:r w:rsidRPr="00944289">
        <w:rPr>
          <w:rFonts w:ascii="Arial" w:hAnsi="Arial" w:cs="Arial"/>
          <w:sz w:val="24"/>
          <w:szCs w:val="24"/>
          <w:lang w:val="en-GB"/>
        </w:rPr>
        <w:t xml:space="preserve"> consistent</w:t>
      </w:r>
      <w:r w:rsidR="00393E03" w:rsidRPr="00944289">
        <w:rPr>
          <w:rFonts w:ascii="Arial" w:hAnsi="Arial" w:cs="Arial"/>
          <w:sz w:val="24"/>
          <w:szCs w:val="24"/>
          <w:lang w:val="en-GB"/>
        </w:rPr>
        <w:t xml:space="preserve"> with one another</w:t>
      </w:r>
      <w:r w:rsidRPr="00944289">
        <w:rPr>
          <w:rFonts w:ascii="Arial" w:hAnsi="Arial" w:cs="Arial"/>
          <w:sz w:val="24"/>
          <w:szCs w:val="24"/>
          <w:lang w:val="en-GB"/>
        </w:rPr>
        <w:t xml:space="preserve">. SGs may largely reflect a random </w:t>
      </w:r>
      <w:r w:rsidR="00C0798E" w:rsidRPr="00944289">
        <w:rPr>
          <w:rFonts w:ascii="Arial" w:hAnsi="Arial" w:cs="Arial"/>
          <w:sz w:val="24"/>
          <w:szCs w:val="24"/>
          <w:lang w:val="en-GB"/>
        </w:rPr>
        <w:t>sample</w:t>
      </w:r>
      <w:r w:rsidRPr="00944289">
        <w:rPr>
          <w:rFonts w:ascii="Arial" w:hAnsi="Arial" w:cs="Arial"/>
          <w:sz w:val="24"/>
          <w:szCs w:val="24"/>
          <w:lang w:val="en-GB"/>
        </w:rPr>
        <w:t xml:space="preserve"> of cellular transcripts, with a </w:t>
      </w:r>
      <w:r w:rsidR="00C0798E" w:rsidRPr="00944289">
        <w:rPr>
          <w:rFonts w:ascii="Arial" w:hAnsi="Arial" w:cs="Arial"/>
          <w:sz w:val="24"/>
          <w:szCs w:val="24"/>
          <w:lang w:val="en-GB"/>
        </w:rPr>
        <w:t xml:space="preserve">difficult to detect </w:t>
      </w:r>
      <w:r w:rsidRPr="00944289">
        <w:rPr>
          <w:rFonts w:ascii="Arial" w:hAnsi="Arial" w:cs="Arial"/>
          <w:sz w:val="24"/>
          <w:szCs w:val="24"/>
          <w:lang w:val="en-GB"/>
        </w:rPr>
        <w:t>small minority of specifically-sequest</w:t>
      </w:r>
      <w:ins w:id="153" w:author="Diana Vieira" w:date="2026-08-27T09:57:00Z" w16du:dateUtc="2026-08-27T08:57:00Z">
        <w:r w:rsidR="004B56B2">
          <w:rPr>
            <w:rFonts w:ascii="Arial" w:hAnsi="Arial" w:cs="Arial"/>
            <w:sz w:val="24"/>
            <w:szCs w:val="24"/>
            <w:lang w:val="en-GB"/>
          </w:rPr>
          <w:t>e</w:t>
        </w:r>
      </w:ins>
      <w:r w:rsidRPr="00944289">
        <w:rPr>
          <w:rFonts w:ascii="Arial" w:hAnsi="Arial" w:cs="Arial"/>
          <w:sz w:val="24"/>
          <w:szCs w:val="24"/>
          <w:lang w:val="en-GB"/>
        </w:rPr>
        <w:t xml:space="preserve">red RNAs, </w:t>
      </w:r>
      <w:r w:rsidR="00F937C9" w:rsidRPr="00944289">
        <w:rPr>
          <w:rFonts w:ascii="Arial" w:hAnsi="Arial" w:cs="Arial"/>
          <w:sz w:val="24"/>
          <w:szCs w:val="24"/>
          <w:lang w:val="en-GB"/>
        </w:rPr>
        <w:t xml:space="preserve">and </w:t>
      </w:r>
      <w:r w:rsidRPr="00944289">
        <w:rPr>
          <w:rFonts w:ascii="Arial" w:hAnsi="Arial" w:cs="Arial"/>
          <w:sz w:val="24"/>
          <w:szCs w:val="24"/>
          <w:lang w:val="en-GB"/>
        </w:rPr>
        <w:t xml:space="preserve">each </w:t>
      </w:r>
      <w:r w:rsidR="00F937C9" w:rsidRPr="00944289">
        <w:rPr>
          <w:rFonts w:ascii="Arial" w:hAnsi="Arial" w:cs="Arial"/>
          <w:sz w:val="24"/>
          <w:szCs w:val="24"/>
          <w:lang w:val="en-GB"/>
        </w:rPr>
        <w:t xml:space="preserve">purification </w:t>
      </w:r>
      <w:r w:rsidRPr="00944289">
        <w:rPr>
          <w:rFonts w:ascii="Arial" w:hAnsi="Arial" w:cs="Arial"/>
          <w:sz w:val="24"/>
          <w:szCs w:val="24"/>
          <w:lang w:val="en-GB"/>
        </w:rPr>
        <w:t xml:space="preserve">method may introduce biases that </w:t>
      </w:r>
      <w:r w:rsidRPr="00944289">
        <w:rPr>
          <w:rFonts w:ascii="Arial" w:hAnsi="Arial" w:cs="Arial"/>
          <w:sz w:val="24"/>
          <w:szCs w:val="24"/>
          <w:lang w:val="en-GB"/>
        </w:rPr>
        <w:lastRenderedPageBreak/>
        <w:t>shape observed profiles. WC</w:t>
      </w:r>
      <w:r w:rsidR="00834383" w:rsidRPr="00944289">
        <w:rPr>
          <w:rFonts w:ascii="Arial" w:hAnsi="Arial" w:cs="Arial"/>
          <w:sz w:val="24"/>
          <w:szCs w:val="24"/>
          <w:lang w:val="en-GB"/>
        </w:rPr>
        <w:t xml:space="preserve"> </w:t>
      </w:r>
      <w:r w:rsidRPr="00944289">
        <w:rPr>
          <w:rFonts w:ascii="Arial" w:hAnsi="Arial" w:cs="Arial"/>
          <w:sz w:val="24"/>
          <w:szCs w:val="24"/>
          <w:lang w:val="en-GB"/>
        </w:rPr>
        <w:t>transcriptome</w:t>
      </w:r>
      <w:r w:rsidR="00834383" w:rsidRPr="00944289">
        <w:rPr>
          <w:rFonts w:ascii="Arial" w:hAnsi="Arial" w:cs="Arial"/>
          <w:sz w:val="24"/>
          <w:szCs w:val="24"/>
          <w:lang w:val="en-GB"/>
        </w:rPr>
        <w:t>s</w:t>
      </w:r>
      <w:r w:rsidRPr="00944289">
        <w:rPr>
          <w:rFonts w:ascii="Arial" w:hAnsi="Arial" w:cs="Arial"/>
          <w:sz w:val="24"/>
          <w:szCs w:val="24"/>
          <w:lang w:val="en-GB"/>
        </w:rPr>
        <w:t xml:space="preserve"> generated </w:t>
      </w:r>
      <w:r w:rsidR="00834383" w:rsidRPr="00944289">
        <w:rPr>
          <w:rFonts w:ascii="Arial" w:hAnsi="Arial" w:cs="Arial"/>
          <w:sz w:val="24"/>
          <w:szCs w:val="24"/>
          <w:lang w:val="en-GB"/>
        </w:rPr>
        <w:t xml:space="preserve">with </w:t>
      </w:r>
      <w:r w:rsidRPr="00944289">
        <w:rPr>
          <w:rFonts w:ascii="Arial" w:hAnsi="Arial" w:cs="Arial"/>
          <w:sz w:val="24"/>
          <w:szCs w:val="24"/>
          <w:lang w:val="en-GB"/>
        </w:rPr>
        <w:t xml:space="preserve">standard RNA-seq </w:t>
      </w:r>
      <w:r w:rsidR="00834383" w:rsidRPr="00944289">
        <w:rPr>
          <w:rFonts w:ascii="Arial" w:hAnsi="Arial" w:cs="Arial"/>
          <w:sz w:val="24"/>
          <w:szCs w:val="24"/>
          <w:lang w:val="en-GB"/>
        </w:rPr>
        <w:t xml:space="preserve">are </w:t>
      </w:r>
      <w:r w:rsidRPr="00944289">
        <w:rPr>
          <w:rFonts w:ascii="Arial" w:hAnsi="Arial" w:cs="Arial"/>
          <w:sz w:val="24"/>
          <w:szCs w:val="24"/>
          <w:lang w:val="en-GB"/>
        </w:rPr>
        <w:t xml:space="preserve">also </w:t>
      </w:r>
      <w:r w:rsidR="00834383" w:rsidRPr="00944289">
        <w:rPr>
          <w:rFonts w:ascii="Arial" w:hAnsi="Arial" w:cs="Arial"/>
          <w:sz w:val="24"/>
          <w:szCs w:val="24"/>
          <w:lang w:val="en-GB"/>
        </w:rPr>
        <w:t>relatively similar</w:t>
      </w:r>
      <w:r w:rsidRPr="00944289">
        <w:rPr>
          <w:rFonts w:ascii="Arial" w:hAnsi="Arial" w:cs="Arial"/>
          <w:sz w:val="24"/>
          <w:szCs w:val="24"/>
          <w:lang w:val="en-GB"/>
        </w:rPr>
        <w:t>. Notably, the PL dataset from Somasekharan 2020</w:t>
      </w:r>
      <w:r w:rsidR="00C0798E"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QFEBxTS","properties":{"formattedCitation":"(29)","plainCitation":"(29)","noteIndex":0},"citationItems":[{"id":"7QlDGlPw/J6uUxkLm","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sidRPr="001B750D">
        <w:rPr>
          <w:rFonts w:ascii="Arial" w:hAnsi="Arial" w:cs="Arial"/>
          <w:sz w:val="24"/>
          <w:szCs w:val="24"/>
          <w:lang w:val="en-GB"/>
        </w:rPr>
        <w:fldChar w:fldCharType="separate"/>
      </w:r>
      <w:r w:rsidR="0097304F" w:rsidRPr="0097304F">
        <w:rPr>
          <w:rFonts w:ascii="Aptos" w:hAnsi="Aptos"/>
          <w:sz w:val="24"/>
          <w:lang w:val="en-GB"/>
        </w:rPr>
        <w:t>(29)</w:t>
      </w:r>
      <w:r w:rsidR="00C0798E" w:rsidRPr="001B750D">
        <w:rPr>
          <w:rFonts w:ascii="Arial" w:hAnsi="Arial" w:cs="Arial"/>
          <w:sz w:val="24"/>
          <w:szCs w:val="24"/>
          <w:lang w:val="en-GB"/>
        </w:rPr>
        <w:fldChar w:fldCharType="end"/>
      </w:r>
      <w:r w:rsidRPr="001B750D">
        <w:rPr>
          <w:rFonts w:ascii="Arial" w:hAnsi="Arial" w:cs="Arial"/>
          <w:sz w:val="24"/>
          <w:szCs w:val="24"/>
          <w:lang w:val="en-GB"/>
        </w:rPr>
        <w:t xml:space="preserve"> more closely </w:t>
      </w:r>
      <w:r w:rsidR="00834383" w:rsidRPr="001B750D">
        <w:rPr>
          <w:rFonts w:ascii="Arial" w:hAnsi="Arial" w:cs="Arial"/>
          <w:sz w:val="24"/>
          <w:szCs w:val="24"/>
          <w:lang w:val="en-GB"/>
        </w:rPr>
        <w:t xml:space="preserve">resembles </w:t>
      </w:r>
      <w:r w:rsidRPr="001B750D">
        <w:rPr>
          <w:rFonts w:ascii="Arial" w:hAnsi="Arial" w:cs="Arial"/>
          <w:sz w:val="24"/>
          <w:szCs w:val="24"/>
          <w:lang w:val="en-GB"/>
        </w:rPr>
        <w:t>WC transcriptomes than other SG datasets</w:t>
      </w:r>
      <w:r w:rsidR="001E6AFF" w:rsidRPr="001B750D">
        <w:rPr>
          <w:rFonts w:ascii="Arial" w:hAnsi="Arial" w:cs="Arial"/>
          <w:sz w:val="24"/>
          <w:szCs w:val="24"/>
          <w:lang w:val="en-GB"/>
        </w:rPr>
        <w:t xml:space="preserve"> (</w:t>
      </w:r>
      <w:r w:rsidR="00C06B89" w:rsidRPr="001B750D">
        <w:rPr>
          <w:rFonts w:ascii="Arial" w:hAnsi="Arial" w:cs="Arial"/>
          <w:sz w:val="24"/>
          <w:szCs w:val="24"/>
          <w:lang w:val="en-GB"/>
        </w:rPr>
        <w:t>Figure 4A</w:t>
      </w:r>
      <w:r w:rsidR="001E6AFF" w:rsidRPr="001B750D">
        <w:rPr>
          <w:rFonts w:ascii="Arial" w:hAnsi="Arial" w:cs="Arial"/>
          <w:sz w:val="24"/>
          <w:szCs w:val="24"/>
          <w:lang w:val="en-GB"/>
        </w:rPr>
        <w:t>)</w:t>
      </w:r>
      <w:r w:rsidRPr="001B750D">
        <w:rPr>
          <w:rFonts w:ascii="Arial" w:hAnsi="Arial" w:cs="Arial"/>
          <w:sz w:val="24"/>
          <w:szCs w:val="24"/>
          <w:lang w:val="en-GB"/>
        </w:rPr>
        <w:t xml:space="preserve">, </w:t>
      </w:r>
      <w:r w:rsidR="00C0798E" w:rsidRPr="001B750D">
        <w:rPr>
          <w:rFonts w:ascii="Arial" w:hAnsi="Arial" w:cs="Arial"/>
          <w:sz w:val="24"/>
          <w:szCs w:val="24"/>
          <w:lang w:val="en-GB"/>
        </w:rPr>
        <w:t>perhaps</w:t>
      </w:r>
      <w:r w:rsidRPr="001B750D">
        <w:rPr>
          <w:rFonts w:ascii="Arial" w:hAnsi="Arial" w:cs="Arial"/>
          <w:sz w:val="24"/>
          <w:szCs w:val="24"/>
          <w:lang w:val="en-GB"/>
        </w:rPr>
        <w:t xml:space="preserve"> reflecting that only ~20% of G3BP1 locali</w:t>
      </w:r>
      <w:r w:rsidR="00F84F2F">
        <w:rPr>
          <w:rFonts w:ascii="Arial" w:hAnsi="Arial" w:cs="Arial"/>
          <w:sz w:val="24"/>
          <w:szCs w:val="24"/>
          <w:lang w:val="en-GB"/>
        </w:rPr>
        <w:t>s</w:t>
      </w:r>
      <w:r w:rsidRPr="00300753">
        <w:rPr>
          <w:rFonts w:ascii="Arial" w:hAnsi="Arial" w:cs="Arial"/>
          <w:sz w:val="24"/>
          <w:szCs w:val="24"/>
          <w:lang w:val="en-GB"/>
        </w:rPr>
        <w:t xml:space="preserve">es to SGs. </w:t>
      </w:r>
    </w:p>
    <w:p w14:paraId="5F6F2BFA" w14:textId="562E0118" w:rsidR="00842F49" w:rsidRPr="00300753" w:rsidRDefault="00856E7B" w:rsidP="00842F49">
      <w:pPr>
        <w:jc w:val="both"/>
        <w:rPr>
          <w:rFonts w:ascii="Arial" w:hAnsi="Arial" w:cs="Arial"/>
          <w:sz w:val="24"/>
          <w:szCs w:val="24"/>
          <w:lang w:val="en-GB"/>
        </w:rPr>
      </w:pPr>
      <w:r w:rsidRPr="00300753">
        <w:rPr>
          <w:rFonts w:ascii="Arial" w:hAnsi="Arial" w:cs="Arial"/>
          <w:sz w:val="24"/>
          <w:szCs w:val="24"/>
          <w:lang w:val="en-GB"/>
        </w:rPr>
        <w:t xml:space="preserve">Our </w:t>
      </w:r>
      <w:r w:rsidR="00842F49" w:rsidRPr="00300753">
        <w:rPr>
          <w:rFonts w:ascii="Arial" w:hAnsi="Arial" w:cs="Arial"/>
          <w:sz w:val="24"/>
          <w:szCs w:val="24"/>
          <w:lang w:val="en-GB"/>
        </w:rPr>
        <w:t>corrections largely remove length bias</w:t>
      </w:r>
      <w:r w:rsidR="00842F49" w:rsidRPr="00300753">
        <w:rPr>
          <w:rFonts w:ascii="Arial" w:hAnsi="Arial" w:cs="Arial"/>
          <w:color w:val="000000" w:themeColor="text1"/>
          <w:sz w:val="24"/>
          <w:szCs w:val="24"/>
          <w:lang w:val="en-GB"/>
        </w:rPr>
        <w:t xml:space="preserve"> </w:t>
      </w:r>
      <w:r w:rsidRPr="00300753">
        <w:rPr>
          <w:rFonts w:ascii="Arial" w:hAnsi="Arial" w:cs="Arial"/>
          <w:color w:val="000000" w:themeColor="text1"/>
          <w:sz w:val="24"/>
          <w:szCs w:val="24"/>
          <w:lang w:val="en-GB"/>
        </w:rPr>
        <w:t>in</w:t>
      </w:r>
      <w:r w:rsidRPr="00300753">
        <w:rPr>
          <w:rFonts w:ascii="Arial" w:hAnsi="Arial" w:cs="Arial"/>
          <w:sz w:val="24"/>
          <w:szCs w:val="24"/>
          <w:lang w:val="en-GB"/>
        </w:rPr>
        <w:t xml:space="preserve"> the transcriptomes of DC-purified SGs </w:t>
      </w:r>
      <w:r w:rsidR="00842F49" w:rsidRPr="00300753">
        <w:rPr>
          <w:rFonts w:ascii="Arial" w:hAnsi="Arial" w:cs="Arial"/>
          <w:color w:val="000000" w:themeColor="text1"/>
          <w:sz w:val="24"/>
          <w:szCs w:val="24"/>
          <w:lang w:val="en-GB"/>
        </w:rPr>
        <w:t>(</w:t>
      </w:r>
      <w:r w:rsidR="00C06B89" w:rsidRPr="00300753">
        <w:rPr>
          <w:rFonts w:ascii="Arial" w:hAnsi="Arial" w:cs="Arial"/>
          <w:sz w:val="24"/>
          <w:szCs w:val="24"/>
          <w:lang w:val="en-GB"/>
        </w:rPr>
        <w:t>Figure 4A</w:t>
      </w:r>
      <w:r w:rsidR="00842F49" w:rsidRPr="00300753">
        <w:rPr>
          <w:rFonts w:ascii="Arial" w:hAnsi="Arial" w:cs="Arial"/>
          <w:color w:val="000000" w:themeColor="text1"/>
          <w:sz w:val="24"/>
          <w:szCs w:val="24"/>
          <w:lang w:val="en-GB"/>
        </w:rPr>
        <w:t>)</w:t>
      </w:r>
      <w:r w:rsidR="00842F49" w:rsidRPr="00300753">
        <w:rPr>
          <w:rFonts w:ascii="Arial" w:hAnsi="Arial" w:cs="Arial"/>
          <w:sz w:val="24"/>
          <w:szCs w:val="24"/>
          <w:lang w:val="en-GB"/>
        </w:rPr>
        <w:t>. By contrast, the PL stud</w:t>
      </w:r>
      <w:r w:rsidR="00C06DF0" w:rsidRPr="00300753">
        <w:rPr>
          <w:rFonts w:ascii="Arial" w:hAnsi="Arial" w:cs="Arial"/>
          <w:sz w:val="24"/>
          <w:szCs w:val="24"/>
          <w:lang w:val="en-GB"/>
        </w:rPr>
        <w:t xml:space="preserve">y </w:t>
      </w:r>
      <w:r w:rsidR="00842F49" w:rsidRPr="00300753">
        <w:rPr>
          <w:rFonts w:ascii="Arial" w:hAnsi="Arial" w:cs="Arial"/>
          <w:sz w:val="24"/>
          <w:szCs w:val="24"/>
          <w:lang w:val="en-GB"/>
        </w:rPr>
        <w:t>Somasekharan</w:t>
      </w:r>
      <w:r w:rsidR="00C0798E" w:rsidRPr="00300753">
        <w:rPr>
          <w:rFonts w:ascii="Arial" w:hAnsi="Arial" w:cs="Arial"/>
          <w:sz w:val="24"/>
          <w:szCs w:val="24"/>
          <w:lang w:val="en-GB"/>
        </w:rPr>
        <w:t xml:space="preserve"> 2020</w:t>
      </w:r>
      <w:r w:rsidR="00C0798E" w:rsidRPr="00300753">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8ctjxLgg","properties":{"formattedCitation":"(29)","plainCitation":"(29)","noteIndex":0},"citationItems":[{"id":"7QlDGlPw/J6uUxkLm","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sidRPr="00300753">
        <w:rPr>
          <w:rFonts w:ascii="Arial" w:hAnsi="Arial" w:cs="Arial"/>
          <w:sz w:val="24"/>
          <w:szCs w:val="24"/>
          <w:lang w:val="en-GB"/>
        </w:rPr>
        <w:fldChar w:fldCharType="separate"/>
      </w:r>
      <w:r w:rsidR="0097304F" w:rsidRPr="00300753">
        <w:rPr>
          <w:rFonts w:ascii="Arial" w:hAnsi="Arial" w:cs="Arial"/>
          <w:sz w:val="24"/>
          <w:lang w:val="en-GB"/>
        </w:rPr>
        <w:t>(29)</w:t>
      </w:r>
      <w:r w:rsidR="00C0798E" w:rsidRPr="00300753">
        <w:rPr>
          <w:rFonts w:ascii="Arial" w:hAnsi="Arial" w:cs="Arial"/>
          <w:sz w:val="24"/>
          <w:szCs w:val="24"/>
          <w:lang w:val="en-GB"/>
        </w:rPr>
        <w:fldChar w:fldCharType="end"/>
      </w:r>
      <w:r w:rsidR="00842F49" w:rsidRPr="00300753">
        <w:rPr>
          <w:rFonts w:ascii="Arial" w:hAnsi="Arial" w:cs="Arial"/>
          <w:sz w:val="24"/>
          <w:szCs w:val="24"/>
          <w:lang w:val="en-GB"/>
        </w:rPr>
        <w:t xml:space="preserve"> finds enrichment for short RNAs</w:t>
      </w:r>
      <w:r w:rsidR="00354BAE" w:rsidRPr="00300753">
        <w:rPr>
          <w:rFonts w:ascii="Arial" w:hAnsi="Arial" w:cs="Arial"/>
          <w:sz w:val="24"/>
          <w:szCs w:val="24"/>
          <w:lang w:val="en-GB"/>
        </w:rPr>
        <w:t>, while</w:t>
      </w:r>
      <w:r w:rsidR="00842F49" w:rsidRPr="00300753">
        <w:rPr>
          <w:rFonts w:ascii="Arial" w:hAnsi="Arial" w:cs="Arial"/>
          <w:sz w:val="24"/>
          <w:szCs w:val="24"/>
          <w:lang w:val="en-GB"/>
        </w:rPr>
        <w:t xml:space="preserve"> PHOTON</w:t>
      </w:r>
      <w:r w:rsidR="00C0798E" w:rsidRPr="00300753">
        <w:rPr>
          <w:rFonts w:ascii="Arial" w:hAnsi="Arial" w:cs="Arial"/>
          <w:sz w:val="24"/>
          <w:szCs w:val="24"/>
          <w:lang w:val="en-GB"/>
        </w:rPr>
        <w:t xml:space="preserve"> (Rajachandran 2024</w:t>
      </w:r>
      <w:r w:rsidR="00C0798E" w:rsidRPr="00300753">
        <w:rPr>
          <w:rFonts w:ascii="Arial" w:hAnsi="Arial" w:cs="Arial"/>
          <w:sz w:val="24"/>
          <w:szCs w:val="24"/>
          <w:lang w:val="en-GB"/>
        </w:rPr>
        <w:fldChar w:fldCharType="begin"/>
      </w:r>
      <w:r w:rsidR="001823B1" w:rsidRPr="00300753">
        <w:rPr>
          <w:rFonts w:ascii="Arial" w:hAnsi="Arial" w:cs="Arial"/>
          <w:sz w:val="24"/>
          <w:szCs w:val="24"/>
          <w:lang w:val="en-GB"/>
        </w:rPr>
        <w:instrText xml:space="preserve"> ADDIN ZOTERO_ITEM CSL_CITATION {"citationID":"ZdAQ0hFI","properties":{"unsorted":false,"formattedCitation":"(53)","plainCitation":"(53)","noteIndex":0},"citationItems":[{"id":902,"uris":["http://zotero.org/users/local/q86rvdj2/items/VDPQSALM"],"itemData":{"id":902,"type":"article-journal","abstract":"The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C0798E" w:rsidRPr="00300753">
        <w:rPr>
          <w:rFonts w:ascii="Arial" w:hAnsi="Arial" w:cs="Arial"/>
          <w:sz w:val="24"/>
          <w:szCs w:val="24"/>
          <w:lang w:val="en-GB"/>
        </w:rPr>
        <w:fldChar w:fldCharType="separate"/>
      </w:r>
      <w:r w:rsidR="0097304F" w:rsidRPr="00300753">
        <w:rPr>
          <w:rFonts w:ascii="Arial" w:hAnsi="Arial" w:cs="Arial"/>
          <w:sz w:val="24"/>
          <w:lang w:val="en-GB"/>
        </w:rPr>
        <w:t>(53)</w:t>
      </w:r>
      <w:r w:rsidR="00C0798E" w:rsidRPr="00300753">
        <w:rPr>
          <w:rFonts w:ascii="Arial" w:hAnsi="Arial" w:cs="Arial"/>
          <w:sz w:val="24"/>
          <w:szCs w:val="24"/>
          <w:lang w:val="en-GB"/>
        </w:rPr>
        <w:fldChar w:fldCharType="end"/>
      </w:r>
      <w:r w:rsidR="00C0798E" w:rsidRPr="00300753">
        <w:rPr>
          <w:rFonts w:ascii="Arial" w:hAnsi="Arial" w:cs="Arial"/>
          <w:sz w:val="24"/>
          <w:szCs w:val="24"/>
          <w:lang w:val="en-GB"/>
        </w:rPr>
        <w:t>)</w:t>
      </w:r>
      <w:r w:rsidR="00842F49" w:rsidRPr="00300753">
        <w:rPr>
          <w:rFonts w:ascii="Arial" w:hAnsi="Arial" w:cs="Arial"/>
          <w:sz w:val="24"/>
          <w:szCs w:val="24"/>
          <w:lang w:val="en-GB"/>
        </w:rPr>
        <w:t xml:space="preserve"> preferentially capture</w:t>
      </w:r>
      <w:r w:rsidR="003673CE" w:rsidRPr="00300753">
        <w:rPr>
          <w:rFonts w:ascii="Arial" w:hAnsi="Arial" w:cs="Arial"/>
          <w:sz w:val="24"/>
          <w:szCs w:val="24"/>
          <w:lang w:val="en-GB"/>
        </w:rPr>
        <w:t>s</w:t>
      </w:r>
      <w:r w:rsidR="00842F49" w:rsidRPr="00300753">
        <w:rPr>
          <w:rFonts w:ascii="Arial" w:hAnsi="Arial" w:cs="Arial"/>
          <w:sz w:val="24"/>
          <w:szCs w:val="24"/>
          <w:lang w:val="en-GB"/>
        </w:rPr>
        <w:t xml:space="preserve"> longer transcripts</w:t>
      </w:r>
      <w:r w:rsidR="001E6AFF" w:rsidRPr="00300753">
        <w:rPr>
          <w:rFonts w:ascii="Arial" w:hAnsi="Arial" w:cs="Arial"/>
          <w:sz w:val="24"/>
          <w:szCs w:val="24"/>
          <w:lang w:val="en-GB"/>
        </w:rPr>
        <w:t xml:space="preserve"> (</w:t>
      </w:r>
      <w:r w:rsidR="00C06B89" w:rsidRPr="00300753">
        <w:rPr>
          <w:rFonts w:ascii="Arial" w:hAnsi="Arial" w:cs="Arial"/>
          <w:sz w:val="24"/>
          <w:szCs w:val="24"/>
          <w:lang w:val="en-GB"/>
        </w:rPr>
        <w:t>Figure 4A</w:t>
      </w:r>
      <w:r w:rsidR="001E6AFF" w:rsidRPr="00300753">
        <w:rPr>
          <w:rFonts w:ascii="Arial" w:hAnsi="Arial" w:cs="Arial"/>
          <w:sz w:val="24"/>
          <w:szCs w:val="24"/>
          <w:lang w:val="en-GB"/>
        </w:rPr>
        <w:t>)</w:t>
      </w:r>
      <w:r w:rsidR="00842F49" w:rsidRPr="00300753">
        <w:rPr>
          <w:rFonts w:ascii="Arial" w:hAnsi="Arial" w:cs="Arial"/>
          <w:sz w:val="24"/>
          <w:szCs w:val="24"/>
          <w:lang w:val="en-GB"/>
        </w:rPr>
        <w:t>. These inconsistencies underscore the persistent challenge of reliably purifying and characteri</w:t>
      </w:r>
      <w:r w:rsidR="00354BAE" w:rsidRPr="00300753">
        <w:rPr>
          <w:rFonts w:ascii="Arial" w:hAnsi="Arial" w:cs="Arial"/>
          <w:sz w:val="24"/>
          <w:szCs w:val="24"/>
          <w:lang w:val="en-GB"/>
        </w:rPr>
        <w:t>s</w:t>
      </w:r>
      <w:r w:rsidR="00842F49" w:rsidRPr="00300753">
        <w:rPr>
          <w:rFonts w:ascii="Arial" w:hAnsi="Arial" w:cs="Arial"/>
          <w:sz w:val="24"/>
          <w:szCs w:val="24"/>
          <w:lang w:val="en-GB"/>
        </w:rPr>
        <w:t>ing SG transcriptomes.</w:t>
      </w:r>
    </w:p>
    <w:p w14:paraId="5D69D426" w14:textId="75C6AF09" w:rsidR="00DC2535" w:rsidRPr="00300753" w:rsidRDefault="00DC2535" w:rsidP="000B6B37">
      <w:pPr>
        <w:jc w:val="both"/>
        <w:rPr>
          <w:rFonts w:ascii="Arial" w:hAnsi="Arial" w:cs="Arial"/>
          <w:sz w:val="24"/>
          <w:szCs w:val="24"/>
          <w:lang w:val="en-GB"/>
        </w:rPr>
      </w:pPr>
      <w:r w:rsidRPr="00300753">
        <w:rPr>
          <w:rFonts w:ascii="Arial" w:hAnsi="Arial" w:cs="Arial"/>
          <w:sz w:val="24"/>
          <w:szCs w:val="24"/>
          <w:lang w:val="en-GB"/>
        </w:rPr>
        <w:t xml:space="preserve">GSEA </w:t>
      </w:r>
      <w:r w:rsidR="003E7458" w:rsidRPr="00300753">
        <w:rPr>
          <w:rFonts w:ascii="Arial" w:hAnsi="Arial" w:cs="Arial"/>
          <w:sz w:val="24"/>
          <w:szCs w:val="24"/>
          <w:lang w:val="en-GB"/>
        </w:rPr>
        <w:t>also revealed</w:t>
      </w:r>
      <w:r w:rsidRPr="00300753">
        <w:rPr>
          <w:rFonts w:ascii="Arial" w:hAnsi="Arial" w:cs="Arial"/>
          <w:sz w:val="24"/>
          <w:szCs w:val="24"/>
          <w:lang w:val="en-GB"/>
        </w:rPr>
        <w:t xml:space="preserve"> no pathways consistently enriched or depleted </w:t>
      </w:r>
      <w:r w:rsidR="003E7458" w:rsidRPr="00300753">
        <w:rPr>
          <w:rFonts w:ascii="Arial" w:hAnsi="Arial" w:cs="Arial"/>
          <w:sz w:val="24"/>
          <w:szCs w:val="24"/>
          <w:lang w:val="en-GB"/>
        </w:rPr>
        <w:t xml:space="preserve">in SGs </w:t>
      </w:r>
      <w:r w:rsidRPr="00300753">
        <w:rPr>
          <w:rFonts w:ascii="Arial" w:hAnsi="Arial" w:cs="Arial"/>
          <w:sz w:val="24"/>
          <w:szCs w:val="24"/>
          <w:lang w:val="en-GB"/>
        </w:rPr>
        <w:t>across all methods</w:t>
      </w:r>
      <w:r w:rsidR="003E7458" w:rsidRPr="00300753">
        <w:rPr>
          <w:rFonts w:ascii="Arial" w:hAnsi="Arial" w:cs="Arial"/>
          <w:sz w:val="24"/>
          <w:szCs w:val="24"/>
          <w:lang w:val="en-GB"/>
        </w:rPr>
        <w:t xml:space="preserve"> (Supplementary </w:t>
      </w:r>
      <w:r w:rsidR="003E7458" w:rsidRPr="00300753">
        <w:rPr>
          <w:rFonts w:ascii="Arial" w:hAnsi="Arial" w:cs="Arial"/>
          <w:color w:val="000000" w:themeColor="text1"/>
          <w:sz w:val="24"/>
          <w:szCs w:val="24"/>
          <w:lang w:val="en-GB"/>
        </w:rPr>
        <w:t>Figure 8A-Left</w:t>
      </w:r>
      <w:r w:rsidR="003E7458" w:rsidRPr="00300753">
        <w:rPr>
          <w:rFonts w:ascii="Arial" w:hAnsi="Arial" w:cs="Arial"/>
          <w:sz w:val="24"/>
          <w:szCs w:val="24"/>
          <w:lang w:val="en-GB"/>
        </w:rPr>
        <w:t>)</w:t>
      </w:r>
      <w:r w:rsidRPr="00300753">
        <w:rPr>
          <w:rFonts w:ascii="Arial" w:hAnsi="Arial" w:cs="Arial"/>
          <w:sz w:val="24"/>
          <w:szCs w:val="24"/>
          <w:lang w:val="en-GB"/>
        </w:rPr>
        <w:t>.</w:t>
      </w:r>
    </w:p>
    <w:p w14:paraId="2F4ADAD2" w14:textId="4C1CEBED" w:rsidR="008D4905" w:rsidRPr="001B750D" w:rsidRDefault="005E3AD4" w:rsidP="008D4905">
      <w:pPr>
        <w:jc w:val="both"/>
        <w:rPr>
          <w:rFonts w:ascii="Arial" w:hAnsi="Arial" w:cs="Arial"/>
          <w:sz w:val="24"/>
          <w:szCs w:val="24"/>
          <w:lang w:val="en-GB"/>
        </w:rPr>
      </w:pPr>
      <w:r w:rsidRPr="00300753">
        <w:rPr>
          <w:rFonts w:ascii="Arial" w:hAnsi="Arial" w:cs="Arial"/>
          <w:sz w:val="24"/>
          <w:szCs w:val="24"/>
          <w:lang w:val="en-GB"/>
        </w:rPr>
        <w:t>Because WC-transcriptomes are less affected by technical biases from purification methods, we first focused on these datasets, integrating and analy</w:t>
      </w:r>
      <w:r w:rsidR="00247190">
        <w:rPr>
          <w:rFonts w:ascii="Arial" w:hAnsi="Arial" w:cs="Arial"/>
          <w:sz w:val="24"/>
          <w:szCs w:val="24"/>
          <w:lang w:val="en-GB"/>
        </w:rPr>
        <w:t>s</w:t>
      </w:r>
      <w:r w:rsidRPr="00300753">
        <w:rPr>
          <w:rFonts w:ascii="Arial" w:hAnsi="Arial" w:cs="Arial"/>
          <w:sz w:val="24"/>
          <w:szCs w:val="24"/>
          <w:lang w:val="en-GB"/>
        </w:rPr>
        <w:t>ing them together (Matheny 2019</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2zrpohL","properties":{"formattedCitation":"(41)","plainCitation":"(41)","noteIndex":0},"citationItems":[{"id":"7QlDGlPw/8f8ZloUy","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Pr="001B750D">
        <w:rPr>
          <w:rFonts w:ascii="Arial" w:hAnsi="Arial" w:cs="Arial"/>
          <w:sz w:val="24"/>
          <w:szCs w:val="24"/>
          <w:lang w:val="en-GB"/>
        </w:rPr>
        <w:t>, 2021</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{"citationID":"XPjwN3C1","properties":{"formattedCitation":"(43, 44)","plainCitation":"(43, 44)","noteIndex":0},"citationItems":[{"id":"7QlDGlPw/vZJtCPF5","uris":["http://zotero.org/users/local/1p9EH8ax/items/JRJEKK4Q"],"itemData":{"id":"AR5HKhyi/2WRsil2f","type":"article-journal","abstract":"Stress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(43, 44)</w:t>
      </w:r>
      <w:r w:rsidRPr="001B750D">
        <w:rPr>
          <w:rFonts w:ascii="Arial" w:hAnsi="Arial" w:cs="Arial"/>
          <w:sz w:val="24"/>
          <w:szCs w:val="24"/>
          <w:lang w:val="en-GB"/>
        </w:rPr>
        <w:fldChar w:fldCharType="end"/>
      </w:r>
      <w:r w:rsidRPr="001B750D">
        <w:rPr>
          <w:rFonts w:ascii="Arial" w:hAnsi="Arial" w:cs="Arial"/>
          <w:sz w:val="24"/>
          <w:szCs w:val="24"/>
          <w:lang w:val="en-GB"/>
        </w:rPr>
        <w:t xml:space="preserve"> and Paget 2023</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57LiyqT","properties":{"formattedCitation":"(7)","plainCitation":"(7)","noteIndex":0},"citationItems":[{"id":"7QlDGlPw/whmaCuBT","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(7)</w:t>
      </w:r>
      <w:r w:rsidRPr="001B750D">
        <w:rPr>
          <w:rFonts w:ascii="Arial" w:hAnsi="Arial" w:cs="Arial"/>
          <w:sz w:val="24"/>
          <w:szCs w:val="24"/>
          <w:lang w:val="en-GB"/>
        </w:rPr>
        <w:fldChar w:fldCharType="end"/>
      </w:r>
      <w:r w:rsidRPr="001B750D">
        <w:rPr>
          <w:rFonts w:ascii="Arial" w:hAnsi="Arial" w:cs="Arial"/>
          <w:sz w:val="24"/>
          <w:szCs w:val="24"/>
          <w:lang w:val="en-GB"/>
        </w:rPr>
        <w:t xml:space="preserve">). </w:t>
      </w:r>
      <w:r w:rsidR="008D4905" w:rsidRPr="001B750D">
        <w:rPr>
          <w:rFonts w:ascii="Arial" w:hAnsi="Arial" w:cs="Arial"/>
          <w:sz w:val="24"/>
          <w:szCs w:val="24"/>
          <w:lang w:val="en-GB"/>
        </w:rPr>
        <w:t xml:space="preserve">GSEA identified consistent downregulation of stress- and inflammation-related pathways in </w:t>
      </w:r>
      <w:r w:rsidR="001062FB" w:rsidRPr="001B750D">
        <w:rPr>
          <w:rFonts w:ascii="Arial" w:hAnsi="Arial" w:cs="Arial"/>
          <w:sz w:val="24"/>
          <w:szCs w:val="24"/>
          <w:lang w:val="en-GB"/>
        </w:rPr>
        <w:t xml:space="preserve">SG-containing </w:t>
      </w:r>
      <w:r w:rsidR="008D4905" w:rsidRPr="001B750D">
        <w:rPr>
          <w:rFonts w:ascii="Arial" w:hAnsi="Arial" w:cs="Arial"/>
          <w:sz w:val="24"/>
          <w:szCs w:val="24"/>
          <w:lang w:val="en-GB"/>
        </w:rPr>
        <w:t xml:space="preserve">WC </w:t>
      </w:r>
      <w:r w:rsidR="001062FB" w:rsidRPr="001B750D">
        <w:rPr>
          <w:rFonts w:ascii="Arial" w:hAnsi="Arial" w:cs="Arial"/>
          <w:sz w:val="24"/>
          <w:szCs w:val="24"/>
          <w:lang w:val="en-GB"/>
        </w:rPr>
        <w:t>transcriptomes</w:t>
      </w:r>
      <w:r w:rsidR="008D4905" w:rsidRPr="001B750D">
        <w:rPr>
          <w:rFonts w:ascii="Arial" w:hAnsi="Arial" w:cs="Arial"/>
          <w:sz w:val="24"/>
          <w:szCs w:val="24"/>
          <w:lang w:val="en-GB"/>
        </w:rPr>
        <w:t>, including interferon responses, TNF signa</w:t>
      </w:r>
      <w:ins w:id="154" w:author="Diana Vieira" w:date="2026-08-27T09:59:00Z" w16du:dateUtc="2026-08-27T08:59:00Z">
        <w:r w:rsidR="00CB1A50">
          <w:rPr>
            <w:rFonts w:ascii="Arial" w:hAnsi="Arial" w:cs="Arial"/>
            <w:sz w:val="24"/>
            <w:szCs w:val="24"/>
            <w:lang w:val="en-GB"/>
          </w:rPr>
          <w:t>l</w:t>
        </w:r>
      </w:ins>
      <w:r w:rsidR="008D4905" w:rsidRPr="001B750D">
        <w:rPr>
          <w:rFonts w:ascii="Arial" w:hAnsi="Arial" w:cs="Arial"/>
          <w:sz w:val="24"/>
          <w:szCs w:val="24"/>
          <w:lang w:val="en-GB"/>
        </w:rPr>
        <w:t>ling via NF-κB, and IL6–JAK–STAT signa</w:t>
      </w:r>
      <w:ins w:id="155" w:author="Diana Vieira" w:date="2026-08-27T10:00:00Z" w16du:dateUtc="2026-08-27T09:00:00Z">
        <w:r w:rsidR="00CB1A50">
          <w:rPr>
            <w:rFonts w:ascii="Arial" w:hAnsi="Arial" w:cs="Arial"/>
            <w:sz w:val="24"/>
            <w:szCs w:val="24"/>
            <w:lang w:val="en-GB"/>
          </w:rPr>
          <w:t>l</w:t>
        </w:r>
      </w:ins>
      <w:r w:rsidR="008D4905" w:rsidRPr="001B750D">
        <w:rPr>
          <w:rFonts w:ascii="Arial" w:hAnsi="Arial" w:cs="Arial"/>
          <w:sz w:val="24"/>
          <w:szCs w:val="24"/>
          <w:lang w:val="en-GB"/>
        </w:rPr>
        <w:t xml:space="preserve">ling (Figure </w:t>
      </w:r>
      <w:r w:rsidR="00843FD2" w:rsidRPr="001B750D">
        <w:rPr>
          <w:rFonts w:ascii="Arial" w:hAnsi="Arial" w:cs="Arial"/>
          <w:sz w:val="24"/>
          <w:szCs w:val="24"/>
          <w:lang w:val="en-GB"/>
        </w:rPr>
        <w:t>4</w:t>
      </w:r>
      <w:r w:rsidR="001E6AFF" w:rsidRPr="001B750D">
        <w:rPr>
          <w:rFonts w:ascii="Arial" w:hAnsi="Arial" w:cs="Arial"/>
          <w:sz w:val="24"/>
          <w:szCs w:val="24"/>
          <w:lang w:val="en-GB"/>
        </w:rPr>
        <w:t>B</w:t>
      </w:r>
      <w:r w:rsidR="008D4905" w:rsidRPr="001B750D">
        <w:rPr>
          <w:rFonts w:ascii="Arial" w:hAnsi="Arial" w:cs="Arial"/>
          <w:sz w:val="24"/>
          <w:szCs w:val="24"/>
          <w:lang w:val="en-GB"/>
        </w:rPr>
        <w:t>). Apoptosis pathways were also downregulated, supporting the proposed role of SGs as inhibitors of apoptosis. Functionally, SGs may act as “shock absorbers”</w:t>
      </w:r>
      <w:r w:rsidR="00843FD2" w:rsidRPr="001B750D">
        <w:rPr>
          <w:rFonts w:ascii="Arial" w:hAnsi="Arial" w:cs="Arial"/>
          <w:sz w:val="24"/>
          <w:szCs w:val="24"/>
          <w:lang w:val="en-GB"/>
        </w:rPr>
        <w:t>,</w:t>
      </w:r>
      <w:r w:rsidR="008D4905" w:rsidRPr="001B750D">
        <w:rPr>
          <w:rFonts w:ascii="Arial" w:hAnsi="Arial" w:cs="Arial"/>
          <w:sz w:val="24"/>
          <w:szCs w:val="24"/>
          <w:lang w:val="en-GB"/>
        </w:rPr>
        <w:t xml:space="preserve"> preventing excessive immune responses, a phenomenon previously observed with dsRNA</w:t>
      </w:r>
      <w:r w:rsidR="008D4905"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2EwpKJSg","properties":{"formattedCitation":"(7)","plainCitation":"(7)","noteIndex":0},"citationItems":[{"id":"7QlDGlPw/whmaCuBT","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D4905" w:rsidRPr="001B750D">
        <w:rPr>
          <w:rFonts w:ascii="Arial" w:hAnsi="Arial" w:cs="Arial"/>
          <w:sz w:val="24"/>
          <w:szCs w:val="24"/>
          <w:lang w:val="en-GB"/>
        </w:rPr>
        <w:fldChar w:fldCharType="separate"/>
      </w:r>
      <w:r w:rsidR="0097304F" w:rsidRPr="0097304F">
        <w:rPr>
          <w:rFonts w:ascii="Aptos" w:hAnsi="Aptos"/>
          <w:sz w:val="24"/>
          <w:lang w:val="en-GB"/>
        </w:rPr>
        <w:t>(7)</w:t>
      </w:r>
      <w:r w:rsidR="008D4905" w:rsidRPr="001B750D">
        <w:rPr>
          <w:rFonts w:ascii="Arial" w:hAnsi="Arial" w:cs="Arial"/>
          <w:sz w:val="24"/>
          <w:szCs w:val="24"/>
          <w:lang w:val="en-GB"/>
        </w:rPr>
        <w:fldChar w:fldCharType="end"/>
      </w:r>
      <w:r w:rsidR="008D4905" w:rsidRPr="001B750D">
        <w:rPr>
          <w:rFonts w:ascii="Arial" w:hAnsi="Arial" w:cs="Arial"/>
          <w:sz w:val="24"/>
          <w:szCs w:val="24"/>
          <w:lang w:val="en-GB"/>
        </w:rPr>
        <w:t>. Notably, similar patterns were observed regardless of the stressor, as the T. Matheny</w:t>
      </w:r>
      <w:r w:rsidR="008D4905"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{"citationID":"cQUzh0WV","properties":{"formattedCitation":"(41, 43, 44)","plainCitation":"(41, 43, 44)","noteIndex":0},"citationItems":[{"id":"7QlDGlPw/8f8ZloUy","uris":["http://zotero.org/users/local/1p9EH8ax/items/ARLW3CQN"],"itemData":{"id":"AR5HKhyi/tqdKMUTQ","type":"article-journal","container-title":"Molecular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8D4905" w:rsidRPr="001B750D">
        <w:rPr>
          <w:rFonts w:ascii="Arial" w:hAnsi="Arial" w:cs="Arial"/>
          <w:sz w:val="24"/>
          <w:szCs w:val="24"/>
          <w:lang w:val="en-GB"/>
        </w:rPr>
        <w:fldChar w:fldCharType="separate"/>
      </w:r>
      <w:r w:rsidR="0097304F" w:rsidRPr="0097304F">
        <w:rPr>
          <w:rFonts w:ascii="Aptos" w:hAnsi="Aptos"/>
          <w:sz w:val="24"/>
          <w:lang w:val="en-GB"/>
        </w:rPr>
        <w:t>(41, 43, 44)</w:t>
      </w:r>
      <w:r w:rsidR="008D4905" w:rsidRPr="001B750D">
        <w:rPr>
          <w:rFonts w:ascii="Arial" w:hAnsi="Arial" w:cs="Arial"/>
          <w:sz w:val="24"/>
          <w:szCs w:val="24"/>
          <w:lang w:val="en-GB"/>
        </w:rPr>
        <w:fldChar w:fldCharType="end"/>
      </w:r>
      <w:r w:rsidR="008D4905" w:rsidRPr="001B750D">
        <w:rPr>
          <w:rFonts w:ascii="Arial" w:hAnsi="Arial" w:cs="Arial"/>
          <w:sz w:val="24"/>
          <w:szCs w:val="24"/>
          <w:lang w:val="en-GB"/>
        </w:rPr>
        <w:t xml:space="preserve"> datasets used oxidative and hyperosmotic stress</w:t>
      </w:r>
      <w:r w:rsidR="001062FB" w:rsidRPr="001B750D">
        <w:rPr>
          <w:rFonts w:ascii="Arial" w:hAnsi="Arial" w:cs="Arial"/>
          <w:sz w:val="24"/>
          <w:szCs w:val="24"/>
          <w:lang w:val="en-GB"/>
        </w:rPr>
        <w:t>es</w:t>
      </w:r>
      <w:r w:rsidR="008D4905" w:rsidRPr="001B750D">
        <w:rPr>
          <w:rFonts w:ascii="Arial" w:hAnsi="Arial" w:cs="Arial"/>
          <w:sz w:val="24"/>
          <w:szCs w:val="24"/>
          <w:lang w:val="en-GB"/>
        </w:rPr>
        <w:t>.</w:t>
      </w:r>
    </w:p>
    <w:p w14:paraId="227535D5" w14:textId="4541E7F5" w:rsidR="009417D0" w:rsidRDefault="00874F14" w:rsidP="009417D0">
      <w:pPr>
        <w:jc w:val="both"/>
        <w:rPr>
          <w:rFonts w:ascii="Arial" w:hAnsi="Arial" w:cs="Arial"/>
          <w:sz w:val="24"/>
          <w:szCs w:val="24"/>
          <w:lang w:val="en-GB"/>
        </w:rPr>
      </w:pPr>
      <w:r>
        <w:rPr>
          <w:rFonts w:ascii="Arial" w:hAnsi="Arial" w:cs="Arial"/>
          <w:sz w:val="24"/>
          <w:szCs w:val="24"/>
          <w:lang w:val="en-GB"/>
        </w:rPr>
        <w:t>W</w:t>
      </w:r>
      <w:r w:rsidR="008D4905" w:rsidRPr="001B750D">
        <w:rPr>
          <w:rFonts w:ascii="Arial" w:hAnsi="Arial" w:cs="Arial"/>
          <w:sz w:val="24"/>
          <w:szCs w:val="24"/>
          <w:lang w:val="en-GB"/>
        </w:rPr>
        <w:t>e observed</w:t>
      </w:r>
      <w:r w:rsidR="005E3AD4" w:rsidRPr="001B750D">
        <w:rPr>
          <w:rFonts w:ascii="Arial" w:hAnsi="Arial" w:cs="Arial"/>
          <w:sz w:val="24"/>
          <w:szCs w:val="24"/>
          <w:lang w:val="en-GB"/>
        </w:rPr>
        <w:t xml:space="preserve"> downregulation of </w:t>
      </w:r>
      <w:r w:rsidR="005E3AD4" w:rsidRPr="001B750D">
        <w:rPr>
          <w:rFonts w:ascii="Arial" w:hAnsi="Arial" w:cs="Arial"/>
          <w:i/>
          <w:iCs/>
          <w:sz w:val="24"/>
          <w:szCs w:val="24"/>
          <w:lang w:val="en-GB"/>
        </w:rPr>
        <w:t>FOS</w:t>
      </w:r>
      <w:r w:rsidR="005E3AD4" w:rsidRPr="001B750D">
        <w:rPr>
          <w:rFonts w:ascii="Arial" w:hAnsi="Arial" w:cs="Arial"/>
          <w:sz w:val="24"/>
          <w:szCs w:val="24"/>
          <w:lang w:val="en-GB"/>
        </w:rPr>
        <w:t>, an immediate-early stress-responsive gene</w:t>
      </w:r>
      <w:r w:rsidR="009417D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ajuL31Tg","properties":{"formattedCitation":"(90)","plainCitation":"(90)","noteIndex":0},"citationItems":[{"id":"7QlDGlPw/NsBwTbAK","uris":["http://zotero.org/users/local/1p9EH8ax/items/Z9Y9RXC4"],"itemData":{"id":139,"type":"article-journal","abstract":"Abstract. \n              Objective\n              : The exposure of mammalian cells to extracellular stress induces the expression of immediate early genes such as\n              c</w:instrText>
      </w:r>
      <w:r w:rsidR="00300753">
        <w:rPr>
          <w:rFonts w:ascii="Arial" w:hAnsi="Arial" w:cs="Arial" w:hint="eastAsia"/>
          <w:sz w:val="24"/>
          <w:szCs w:val="24"/>
          <w:lang w:val="en-GB"/>
        </w:rPr>
        <w:instrText>‐</w:instrText>
      </w:r>
      <w:r w:rsidR="00300753">
        <w:rPr>
          <w:rFonts w:ascii="Arial" w:hAnsi="Arial" w:cs="Arial"/>
          <w:sz w:val="24"/>
          <w:szCs w:val="24"/>
          <w:lang w:val="en-GB"/>
        </w:rPr>
        <w:instrText xml:space="preserve">fos\n              and\n  </w:instrText>
      </w:r>
      <w:r w:rsidR="00300753">
        <w:rPr>
          <w:rFonts w:ascii="Arial" w:hAnsi="Arial" w:cs="Arial" w:hint="eastAsia"/>
          <w:sz w:val="24"/>
          <w:szCs w:val="24"/>
          <w:lang w:val="en-GB"/>
        </w:rPr>
        <w:instrText xml:space="preserve">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jun\n              and activates transcription factor activator protein</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(AP</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The purpose of the current study was to investigate the role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in stress</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induced cell death.\n              Materials and methods\n              : We exposed cultured primary mouse embryonic fibroblasts (MEF) to ultraviolet light (UV</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C) or hydrogen peroxide (H\n              2\n              O\n              2\n              ). Induction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and activation of MAPK/ERK1/2 signalling in the presence or absence of a MAPK inhibitor were analyzed by western blotting. Activation of AP</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transcription factors was detected by the electrophoretic mobility shift assay and immunoprecipitation. Cell death was measured by changes in caspase 3 activities and nuclear morphology. Effects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expression on cell death were investigated by transfection.\n              Results\n              : We found that the exposure of cultured primary MEF cells to UV or H\n              2\n              O\n              2\n              caused a significant increase in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protein levels. In addition, these two proteins formed complexes with each other and contributed to activation of AP</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transcription complexes. More importantly, under both stress conditions, overexpression of JunD alone or overexpression of both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reduced caspase 3 activity and cell death. At the same time, UV irradiation activated the MAPK/ERK1/2 signalling pathway. The suppression of MEK1/ERK1/2 activation inhibited UV</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induced expression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and increased caspase 3 activity and cell death.\n              Conclusion\n              : Our results suggest that both UV and H\n              2\n              O\n              2\n              induce the activation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Fos/JunD AP</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complexes resulting in the prevention of cell death. Moreover, UV irradiation</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induced increases in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Fos/JunD expression in primary MEF cells are mediated through the activation of the MAPK/ERK1/2 signalling pathway.","</w:instrText>
      </w:r>
      <w:r w:rsidR="00300753">
        <w:rPr>
          <w:rFonts w:ascii="Arial" w:hAnsi="Arial" w:cs="Arial"/>
          <w:sz w:val="24"/>
          <w:szCs w:val="24"/>
          <w:lang w:val="en-GB"/>
        </w:rPr>
        <w:instrText>container-title":"Cell Proliferation","DOI":"10.1111/j.1365-2184.2007.00444.x","ISSN":"0960-7722, 1365-2184","issue":"3","journalAbbreviation":"Cell Proliferation","language":"en","license":"http://onlinelibrary.wiley.com/termsAndConditions#vor","page":"4</w:instrText>
      </w:r>
      <w:r w:rsidR="00300753">
        <w:rPr>
          <w:rFonts w:ascii="Arial" w:hAnsi="Arial" w:cs="Arial" w:hint="eastAsia"/>
          <w:sz w:val="24"/>
          <w:szCs w:val="24"/>
          <w:lang w:val="en-GB"/>
        </w:rPr>
        <w:instrText>31-444","source":"DOI.org (Crossref)","title":"Role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Fos/JunD in protecting stress</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induced cell death","volume":"40","author":[{"family":"Zhou","given":"H."},{"family":"Gao","given":"J."},{"family":"Lu","given":"Z. Y."},{"family":"Lu","given":"L."},{"</w:instrText>
      </w:r>
      <w:r w:rsidR="00300753">
        <w:rPr>
          <w:rFonts w:ascii="Arial" w:hAnsi="Arial" w:cs="Arial"/>
          <w:sz w:val="24"/>
          <w:szCs w:val="24"/>
          <w:lang w:val="en-GB"/>
        </w:rPr>
        <w:instrText xml:space="preserve">family":"Dai","given":"W."},{"family":"Xu","given":"M."}],"issued":{"date-parts":[["2007",6]]}}}],"schema":"https://github.com/citation-style-language/schema/raw/master/csl-citation.json"} </w:instrText>
      </w:r>
      <w:r w:rsidR="009417D0" w:rsidRPr="001B750D">
        <w:rPr>
          <w:rFonts w:ascii="Arial" w:hAnsi="Arial" w:cs="Arial"/>
          <w:sz w:val="24"/>
          <w:szCs w:val="24"/>
          <w:lang w:val="en-GB"/>
        </w:rPr>
        <w:fldChar w:fldCharType="separate"/>
      </w:r>
      <w:r w:rsidR="0097304F" w:rsidRPr="0097304F">
        <w:rPr>
          <w:rFonts w:ascii="Aptos" w:hAnsi="Aptos"/>
          <w:sz w:val="24"/>
          <w:lang w:val="en-GB"/>
        </w:rPr>
        <w:t>(90)</w:t>
      </w:r>
      <w:r w:rsidR="009417D0" w:rsidRPr="001B750D">
        <w:rPr>
          <w:rFonts w:ascii="Arial" w:hAnsi="Arial" w:cs="Arial"/>
          <w:sz w:val="24"/>
          <w:szCs w:val="24"/>
          <w:lang w:val="en-GB"/>
        </w:rPr>
        <w:fldChar w:fldCharType="end"/>
      </w:r>
      <w:r w:rsidR="009417D0" w:rsidRPr="001B750D">
        <w:rPr>
          <w:rFonts w:ascii="Arial" w:hAnsi="Arial" w:cs="Arial"/>
          <w:sz w:val="24"/>
          <w:szCs w:val="24"/>
          <w:lang w:val="en-GB"/>
        </w:rPr>
        <w:t xml:space="preserve">, and upregulation of </w:t>
      </w:r>
      <w:r w:rsidR="009417D0" w:rsidRPr="001B750D">
        <w:rPr>
          <w:rFonts w:ascii="Arial" w:hAnsi="Arial" w:cs="Arial"/>
          <w:i/>
          <w:iCs/>
          <w:sz w:val="24"/>
          <w:szCs w:val="24"/>
          <w:lang w:val="en-GB"/>
        </w:rPr>
        <w:t>SERPINE1</w:t>
      </w:r>
      <w:r w:rsidR="008D4905" w:rsidRPr="001B750D">
        <w:rPr>
          <w:rFonts w:ascii="Arial" w:hAnsi="Arial" w:cs="Arial"/>
          <w:sz w:val="24"/>
          <w:szCs w:val="24"/>
          <w:lang w:val="en-GB"/>
        </w:rPr>
        <w:t xml:space="preserve">, </w:t>
      </w:r>
      <w:r w:rsidR="005E3AD4" w:rsidRPr="001B750D">
        <w:rPr>
          <w:rFonts w:ascii="Arial" w:hAnsi="Arial" w:cs="Arial"/>
          <w:sz w:val="24"/>
          <w:szCs w:val="24"/>
          <w:lang w:val="en-GB"/>
        </w:rPr>
        <w:t>a senescence-inducing gene and component of the senescence-associated secretory phenotype (SASP)</w:t>
      </w:r>
      <w:r w:rsidR="009417D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Qk3IX9bK","properties":{"formattedCitation":"(15)","plainCitation":"(15)","noteIndex":0},"citationItems":[{"id":"7QlDGlPw/XVYM2PBS","uris":["http://zotero.org/users/local/1p9EH8ax/items/BKDK22WH"],"itemData":{"id":39,"type":"article-journal","container-title":"EMBO reports","DOI":"10.15252/embr.201744722","ISSN":"1469-221X, 1469-3178","issue":"5","journalAbbreviation":"EMBO Reports","language":"en","page":"e44722","source":"DOI.org (Crossref)","title":"Stress</w:instrText>
      </w:r>
      <w:r w:rsidR="00300753">
        <w:rPr>
          <w:rFonts w:ascii="Arial" w:hAnsi="Arial" w:cs="Arial" w:hint="eastAsia"/>
          <w:sz w:val="24"/>
          <w:szCs w:val="24"/>
          <w:lang w:val="en-GB"/>
        </w:rPr>
        <w:instrText xml:space="preserve"> granules counteract senescence by sequestration of PAI</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1","volume":"19","author":[{"family":"Omer","given":"Amr"},{"family":"Patel","given":"Devang"},{"family":"Lian","given":"Xian Jin"},{"family":"Sadek","given":"Jason"},{"family":"Di Marco","given":"Se</w:instrText>
      </w:r>
      <w:r w:rsidR="00300753">
        <w:rPr>
          <w:rFonts w:ascii="Arial" w:hAnsi="Arial" w:cs="Arial"/>
          <w:sz w:val="24"/>
          <w:szCs w:val="24"/>
          <w:lang w:val="en-GB"/>
        </w:rPr>
        <w:instrText xml:space="preserve">rgio"},{"family":"Pause","given":"Arnim"},{"family":"Gorospe","given":"Myriam"},{"family":"Gallouzi","given":"Imed Eddine"}],"issued":{"date-parts":[["2018",5]]}}}],"schema":"https://github.com/citation-style-language/schema/raw/master/csl-citation.json"} </w:instrText>
      </w:r>
      <w:r w:rsidR="009417D0" w:rsidRPr="001B750D">
        <w:rPr>
          <w:rFonts w:ascii="Arial" w:hAnsi="Arial" w:cs="Arial"/>
          <w:sz w:val="24"/>
          <w:szCs w:val="24"/>
          <w:lang w:val="en-GB"/>
        </w:rPr>
        <w:fldChar w:fldCharType="separate"/>
      </w:r>
      <w:r w:rsidR="0097304F" w:rsidRPr="0097304F">
        <w:rPr>
          <w:rFonts w:ascii="Aptos" w:hAnsi="Aptos"/>
          <w:sz w:val="24"/>
          <w:lang w:val="en-GB"/>
        </w:rPr>
        <w:t>(15)</w:t>
      </w:r>
      <w:r w:rsidR="009417D0" w:rsidRPr="001B750D">
        <w:rPr>
          <w:rFonts w:ascii="Arial" w:hAnsi="Arial" w:cs="Arial"/>
          <w:sz w:val="24"/>
          <w:szCs w:val="24"/>
          <w:lang w:val="en-GB"/>
        </w:rPr>
        <w:fldChar w:fldCharType="end"/>
      </w:r>
      <w:r w:rsidR="009417D0" w:rsidRPr="001B750D">
        <w:rPr>
          <w:rFonts w:ascii="Arial" w:hAnsi="Arial" w:cs="Arial"/>
          <w:sz w:val="24"/>
          <w:szCs w:val="24"/>
          <w:lang w:val="en-GB"/>
        </w:rPr>
        <w:t xml:space="preserve"> (Figure </w:t>
      </w:r>
      <w:r w:rsidR="00843FD2" w:rsidRPr="001B750D">
        <w:rPr>
          <w:rFonts w:ascii="Arial" w:hAnsi="Arial" w:cs="Arial"/>
          <w:sz w:val="24"/>
          <w:szCs w:val="24"/>
          <w:lang w:val="en-GB"/>
        </w:rPr>
        <w:t>4</w:t>
      </w:r>
      <w:r w:rsidR="001E6AFF" w:rsidRPr="001B750D">
        <w:rPr>
          <w:rFonts w:ascii="Arial" w:hAnsi="Arial" w:cs="Arial"/>
          <w:sz w:val="24"/>
          <w:szCs w:val="24"/>
          <w:lang w:val="en-GB"/>
        </w:rPr>
        <w:t>C</w:t>
      </w:r>
      <w:r w:rsidR="009417D0" w:rsidRPr="001B750D">
        <w:rPr>
          <w:rFonts w:ascii="Arial" w:hAnsi="Arial" w:cs="Arial"/>
          <w:sz w:val="24"/>
          <w:szCs w:val="24"/>
          <w:lang w:val="en-GB"/>
        </w:rPr>
        <w:t xml:space="preserve">). </w:t>
      </w:r>
    </w:p>
    <w:p w14:paraId="53237E59" w14:textId="77777777" w:rsidR="009062D2" w:rsidRPr="009062D2" w:rsidRDefault="009062D2" w:rsidP="009062D2">
      <w:pPr>
        <w:rPr>
          <w:lang w:val="en-GB"/>
        </w:rPr>
      </w:pPr>
    </w:p>
    <w:p w14:paraId="13B30695" w14:textId="77777777" w:rsidR="009062D2" w:rsidRPr="00CD17BC" w:rsidRDefault="009062D2" w:rsidP="009062D2">
      <w:pPr>
        <w:jc w:val="both"/>
        <w:rPr>
          <w:rFonts w:ascii="Arial" w:hAnsi="Arial" w:cs="Arial"/>
          <w:sz w:val="20"/>
          <w:szCs w:val="20"/>
          <w:lang w:val="en-GB"/>
        </w:rPr>
      </w:pPr>
      <w:r>
        <w:rPr>
          <w:rFonts w:ascii="Arial" w:hAnsi="Arial" w:cs="Arial"/>
          <w:noProof/>
          <w:sz w:val="24"/>
          <w:szCs w:val="24"/>
          <w:lang w:val="en-GB"/>
        </w:rPr>
        <w:lastRenderedPageBreak/>
        <w:drawing>
          <wp:inline distT="0" distB="0" distL="0" distR="0" wp14:anchorId="4A26E77A" wp14:editId="089861CD">
            <wp:extent cx="5943600" cy="8070215"/>
            <wp:effectExtent l="0" t="0" r="0" b="0"/>
            <wp:docPr id="288680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0675" name="Picture 28868067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8070215"/>
                    </a:xfrm>
                    <a:prstGeom prst="rect">
                      <a:avLst/>
                    </a:prstGeom>
                  </pic:spPr>
                </pic:pic>
              </a:graphicData>
            </a:graphic>
          </wp:inline>
        </w:drawing>
      </w:r>
    </w:p>
    <w:p w14:paraId="052002DB" w14:textId="63C49865" w:rsidR="009062D2" w:rsidRPr="00300753" w:rsidRDefault="009062D2" w:rsidP="009417D0">
      <w:pPr>
        <w:jc w:val="both"/>
        <w:rPr>
          <w:rFonts w:ascii="Arial" w:hAnsi="Arial" w:cs="Arial"/>
          <w:sz w:val="20"/>
          <w:szCs w:val="20"/>
          <w:lang w:val="en-GB"/>
        </w:rPr>
      </w:pPr>
      <w:r w:rsidRPr="00CD17BC">
        <w:rPr>
          <w:rFonts w:ascii="Arial" w:hAnsi="Arial" w:cs="Arial"/>
          <w:b/>
          <w:bCs/>
          <w:sz w:val="20"/>
          <w:szCs w:val="20"/>
          <w:lang w:val="en-GB"/>
        </w:rPr>
        <w:lastRenderedPageBreak/>
        <w:t>Figure 4. Meta-analysis of SG transcriptomes reveal</w:t>
      </w:r>
      <w:ins w:id="156" w:author="Diana Vieira" w:date="2026-08-27T09:58:00Z" w16du:dateUtc="2026-08-27T08:58:00Z">
        <w:r w:rsidR="007712EE">
          <w:rPr>
            <w:rFonts w:ascii="Arial" w:hAnsi="Arial" w:cs="Arial"/>
            <w:b/>
            <w:bCs/>
            <w:sz w:val="20"/>
            <w:szCs w:val="20"/>
            <w:lang w:val="en-GB"/>
          </w:rPr>
          <w:t>s</w:t>
        </w:r>
      </w:ins>
      <w:r w:rsidRPr="00CD17BC">
        <w:rPr>
          <w:rFonts w:ascii="Arial" w:hAnsi="Arial" w:cs="Arial"/>
          <w:b/>
          <w:bCs/>
          <w:sz w:val="20"/>
          <w:szCs w:val="20"/>
          <w:lang w:val="en-GB"/>
        </w:rPr>
        <w:t xml:space="preserve"> SG assembly-specific gene expression alterations in whole cells. </w:t>
      </w:r>
      <w:r w:rsidRPr="00CD17BC">
        <w:rPr>
          <w:rFonts w:ascii="Arial" w:hAnsi="Arial" w:cs="Arial"/>
          <w:sz w:val="20"/>
          <w:szCs w:val="20"/>
          <w:lang w:val="en-GB"/>
        </w:rPr>
        <w:t>(A) H</w:t>
      </w:r>
      <w:r w:rsidRPr="00CD17BC">
        <w:rPr>
          <w:rFonts w:ascii="Arial" w:hAnsi="Arial" w:cs="Arial"/>
          <w:color w:val="000000" w:themeColor="text1"/>
          <w:sz w:val="20"/>
          <w:szCs w:val="20"/>
          <w:lang w:val="en-GB"/>
        </w:rPr>
        <w:t xml:space="preserve">eatmap of Spearman’s correlations between SG and WC transcriptomes, corrected for centrifugation-associated RNA length biases, from different studies and RNA </w:t>
      </w:r>
      <w:r w:rsidRPr="00CD17BC">
        <w:rPr>
          <w:rFonts w:ascii="Arial" w:hAnsi="Arial" w:cs="Arial"/>
          <w:sz w:val="20"/>
          <w:szCs w:val="20"/>
          <w:lang w:val="en-GB"/>
        </w:rPr>
        <w:t xml:space="preserve">length. The </w:t>
      </w:r>
      <w:r w:rsidRPr="00CD17BC">
        <w:rPr>
          <w:rFonts w:ascii="Arial" w:hAnsi="Arial" w:cs="Arial"/>
          <w:color w:val="000000" w:themeColor="text1"/>
          <w:sz w:val="20"/>
          <w:szCs w:val="20"/>
          <w:lang w:val="en-GB"/>
        </w:rPr>
        <w:t>SG purification method of each study is given by the colo</w:t>
      </w:r>
      <w:r w:rsidR="00FA02E6">
        <w:rPr>
          <w:rFonts w:ascii="Arial" w:hAnsi="Arial" w:cs="Arial"/>
          <w:color w:val="000000" w:themeColor="text1"/>
          <w:sz w:val="20"/>
          <w:szCs w:val="20"/>
          <w:lang w:val="en-GB"/>
        </w:rPr>
        <w:t>u</w:t>
      </w:r>
      <w:r w:rsidRPr="00CD17BC">
        <w:rPr>
          <w:rFonts w:ascii="Arial" w:hAnsi="Arial" w:cs="Arial"/>
          <w:color w:val="000000" w:themeColor="text1"/>
          <w:sz w:val="20"/>
          <w:szCs w:val="20"/>
          <w:lang w:val="en-GB"/>
        </w:rPr>
        <w:t>r below the heatmap.</w:t>
      </w:r>
      <w:r w:rsidRPr="00CD17BC">
        <w:rPr>
          <w:rFonts w:ascii="Arial" w:hAnsi="Arial" w:cs="Arial"/>
          <w:sz w:val="20"/>
          <w:szCs w:val="20"/>
          <w:lang w:val="en-GB"/>
        </w:rPr>
        <w:t xml:space="preserve"> (B) </w:t>
      </w:r>
      <w:r w:rsidRPr="00CD17BC">
        <w:rPr>
          <w:rFonts w:ascii="Arial" w:hAnsi="Arial" w:cs="Arial"/>
          <w:color w:val="000000" w:themeColor="text1"/>
          <w:sz w:val="20"/>
          <w:szCs w:val="20"/>
          <w:lang w:val="en-GB"/>
        </w:rPr>
        <w:t xml:space="preserve"> 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of the SG-specific signal (</w:t>
      </w:r>
      <w:r w:rsidRPr="00CD17BC">
        <w:rPr>
          <w:rFonts w:ascii="Arial" w:hAnsi="Arial" w:cs="Arial"/>
          <w:i/>
          <w:iCs/>
          <w:color w:val="000000" w:themeColor="text1"/>
          <w:sz w:val="20"/>
          <w:szCs w:val="20"/>
          <w:lang w:val="en-GB"/>
        </w:rPr>
        <w:t>i.e.</w:t>
      </w:r>
      <w:r w:rsidRPr="00CD17BC">
        <w:rPr>
          <w:rFonts w:ascii="Arial" w:hAnsi="Arial" w:cs="Arial"/>
          <w:color w:val="000000" w:themeColor="text1"/>
          <w:sz w:val="20"/>
          <w:szCs w:val="20"/>
          <w:lang w:val="en-GB"/>
        </w:rPr>
        <w:t>, what changes in the cells’ gene expression upon SG assembly)</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{"citationID":"Usz8wewH","properties":{"formattedCitation":"(7,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(7, 41, 43)</w:t>
      </w:r>
      <w:r w:rsidRPr="00CD17BC">
        <w:rPr>
          <w:rFonts w:ascii="Arial" w:hAnsi="Arial" w:cs="Arial"/>
          <w:sz w:val="20"/>
          <w:szCs w:val="20"/>
          <w:lang w:val="en-GB"/>
        </w:rPr>
        <w:fldChar w:fldCharType="end"/>
      </w:r>
      <w:r w:rsidRPr="00CD17BC">
        <w:rPr>
          <w:rFonts w:ascii="Arial" w:hAnsi="Arial" w:cs="Arial"/>
          <w:sz w:val="20"/>
          <w:szCs w:val="20"/>
          <w:lang w:val="en-GB"/>
        </w:rPr>
        <w:t>. (C) Volcano plot of DGE (X-Axis – Log2 Fold-Change; Y-Axis – B-Statistic) of the SG-specific signal; transcripts as circles; most differentially expressed transcripts are colo</w:t>
      </w:r>
      <w:r>
        <w:rPr>
          <w:rFonts w:ascii="Arial" w:hAnsi="Arial" w:cs="Arial"/>
          <w:sz w:val="20"/>
          <w:szCs w:val="20"/>
          <w:lang w:val="en-GB"/>
        </w:rPr>
        <w:t>u</w:t>
      </w:r>
      <w:r w:rsidRPr="00CD17BC">
        <w:rPr>
          <w:rFonts w:ascii="Arial" w:hAnsi="Arial" w:cs="Arial"/>
          <w:sz w:val="20"/>
          <w:szCs w:val="20"/>
          <w:lang w:val="en-GB"/>
        </w:rPr>
        <w:t xml:space="preserve">red red (if upregulated, log2FC&gt;1 with B-Statistic&gt;15), blue (if downregulated, log2FC&lt; -2 with B-Statistic&gt;15), or green (if mitochondrially encoded, log2FC&lt; -1). </w:t>
      </w:r>
    </w:p>
    <w:p w14:paraId="15B294F6" w14:textId="529C7213" w:rsidR="00E62C6A" w:rsidRPr="00300753" w:rsidRDefault="00E62C6A" w:rsidP="00E62C6A">
      <w:pPr>
        <w:jc w:val="both"/>
        <w:rPr>
          <w:rFonts w:ascii="Arial" w:hAnsi="Arial" w:cs="Arial"/>
          <w:sz w:val="24"/>
          <w:szCs w:val="24"/>
        </w:rPr>
      </w:pPr>
      <w:r w:rsidRPr="00300753">
        <w:rPr>
          <w:rFonts w:ascii="Arial" w:hAnsi="Arial" w:cs="Arial"/>
          <w:sz w:val="24"/>
          <w:szCs w:val="24"/>
        </w:rPr>
        <w:t>Several datasets showed an enrichment of mitochondrially encoded genes in the putative SG. To rule out a technical explanation for this enrichment, we revisited our yeast sedimentation coefficients. We observed that mitochondrial transcripts consistently exhibited higher S values than other RNAs of comparable length, perhaps reflecting their polycistronic nature</w:t>
      </w:r>
      <w:r w:rsidR="00BB12C1"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{"citationID":"v8osUs1J","properties":{"unsorted":false,"formattedCitation":"(76)","plainCitation":"(76)","noteIndex":0},"citationItems":[{"id":134,"uris":["http://zotero.org/users/local/q86rvdj2/items/HRYLS8CR"],"itemData":{"id":134,"type":"article-journal","abstract":"In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(76)</w:t>
      </w:r>
      <w:r w:rsidR="00BB12C1" w:rsidRPr="00300753">
        <w:rPr>
          <w:rFonts w:ascii="Arial" w:hAnsi="Arial" w:cs="Arial"/>
          <w:sz w:val="24"/>
          <w:szCs w:val="24"/>
        </w:rPr>
        <w:fldChar w:fldCharType="end"/>
      </w:r>
      <w:r w:rsidRPr="00300753">
        <w:rPr>
          <w:rFonts w:ascii="Arial" w:hAnsi="Arial" w:cs="Arial"/>
          <w:sz w:val="24"/>
          <w:szCs w:val="24"/>
        </w:rPr>
        <w:t xml:space="preserve"> (Figure 3A, teal circles). As such, we recalculated sedimentation coefficients using separate equations for nuclear and mitochondrial transcripts. After this correction, the enrichment persisted in a subset of datasets (Supplementary Figure 9, DC-studies without mitochondrial correction in Supplementary Figure 10). To investigate this further, we performed GSEA across all datasets using a gene set containing the thirty-six mitochondrially encoded transcripts obtained from Ensembl</w:t>
      </w:r>
      <w:r w:rsidR="00BB12C1"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UbBT8QYO","properties":{"unsorted":false,"formattedCitation":"(91)","plainCitation":"(91)","noteIndex":0},"citationItems":[{"id":"7QlDGlPw/5zhiuVP2","uris":["http://zotero.org/users/local/azZVBjUa/items/JY5CPI4Q"],"itemData":{"id":"HdbqYvT6/hU73gJme","type":"article-journal","abstract":"Abstract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1362-4962","issue":"D1","page":"D988–D995","title":"Ensembl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(91)</w:t>
      </w:r>
      <w:r w:rsidR="00BB12C1" w:rsidRPr="00300753">
        <w:rPr>
          <w:rFonts w:ascii="Arial" w:hAnsi="Arial" w:cs="Arial"/>
          <w:sz w:val="24"/>
          <w:szCs w:val="24"/>
        </w:rPr>
        <w:fldChar w:fldCharType="end"/>
      </w:r>
      <w:r w:rsidRPr="00300753">
        <w:rPr>
          <w:rFonts w:ascii="Arial" w:hAnsi="Arial" w:cs="Arial"/>
          <w:sz w:val="24"/>
          <w:szCs w:val="24"/>
        </w:rPr>
        <w:t xml:space="preserve"> (Supplementary Figure 9</w:t>
      </w:r>
      <w:r w:rsidR="00FB07D3">
        <w:rPr>
          <w:rFonts w:ascii="Arial" w:hAnsi="Arial" w:cs="Arial"/>
          <w:sz w:val="24"/>
          <w:szCs w:val="24"/>
        </w:rPr>
        <w:t>C</w:t>
      </w:r>
      <w:r w:rsidRPr="00300753">
        <w:rPr>
          <w:rFonts w:ascii="Arial" w:hAnsi="Arial" w:cs="Arial"/>
          <w:sz w:val="24"/>
          <w:szCs w:val="24"/>
        </w:rPr>
        <w:t>). As a control, we analysed nuclear-encoded transcripts localised to mitochondria, selecting top-scoring genes from the RNALocate database</w:t>
      </w:r>
      <w:r w:rsidR="00BB12C1"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PNYZTMWP","properties":{"unsorted":false,"formattedCitation":"(92)","plainCitation":"(92)","noteIndex":0},"citationItems":[{"id":125,"uris":["http://zotero.org/users/local/q86rvdj2/items/S99UC9L7"],"itemData":{"id":125,"type":"article-journal","abstract":"Abstract\n            Subcellular localization of RNA is a crucial mechanism for regulating diverse biological processes within cells. Dynamic RNA subcellular localizations are essential for maintaining cellular homeostasis; however, their distribution and changes during development and differentiation remain largely unexplored. To elucidate the dynamic patterns of RNA distribution within cells, we have upgraded RNALocate to version 3.0, a repository for RNA-subcellular localization (http://www.rnalocate.org/ or http://www.rna-society.org/rnalocate/). RNALocate v3.0 incorporates and analyzes RNA subcellular localization sequencing data from over 850 samples, with a specific focus on the dynamic changes in subcellular localizations under various conditions. The species coverage has also been expanded to encompass mammals, non-mammals, plants and microbes. Additionally, we provide an integrated prediction algorithm for the subcellular localization of seven RNA types across eleven subcellular compartments, utilizing convolutional neural networks (CNNs) and transformer models. Overall, RNALocate v3.0 contains a total of 1 844 013 RNA-localization entries covering 26 RNA types, 242 species and 177 subcellular localizations. It serves as a comprehensive and readily accessible data resource for RNA-subcellular localization, facilitating the elucidation of cellular function and disease pathogenesis.","container-title":"Nucleic Acids Research","DOI":"10.1093/nar/gkae872","ISSN":"0305-1048, 1362-4962","issue":"D1","language":"en","license":"https://creativecommons.org/licenses/by-nc/4.0/","page":"D284-D292","source":"DOI.org (Crossref)","title":"RNALocate v3.0: Advancing the Repository of RNA Subcellular Localization with Dynamic Analysis and Prediction","title-short":"RNALocate v3.0","volume":"53","author":[{"family":"Wu","given":"Le"},{"family":"Wang","given":"Luqi"},{"family":"Hu","given":"Shijie"},{"family":"Tang","given":"Guangjue"},{"family":"Chen","given":"Jia"},{"family":"Yi","given":"Ying"},{"family":"Xie","given":"Hailong"},{"family":"Lin","given":"Jiahao"},{"family":"Wang","given":"Mei"},{"family":"Wang","given":"Dong"},{"family":"Yang","given":"Bin"},{"family":"Huang","given":"Yan"}],"issued":{"date-parts":[["2025",1,6]]}}}],"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(92)</w:t>
      </w:r>
      <w:r w:rsidR="00BB12C1" w:rsidRPr="00300753">
        <w:rPr>
          <w:rFonts w:ascii="Arial" w:hAnsi="Arial" w:cs="Arial"/>
          <w:sz w:val="24"/>
          <w:szCs w:val="24"/>
        </w:rPr>
        <w:fldChar w:fldCharType="end"/>
      </w:r>
      <w:r w:rsidRPr="00300753">
        <w:rPr>
          <w:rFonts w:ascii="Arial" w:hAnsi="Arial" w:cs="Arial"/>
          <w:sz w:val="24"/>
          <w:szCs w:val="24"/>
        </w:rPr>
        <w:t xml:space="preserve"> (Supplementary Figure 9</w:t>
      </w:r>
      <w:r w:rsidR="00FB07D3">
        <w:rPr>
          <w:rFonts w:ascii="Arial" w:hAnsi="Arial" w:cs="Arial"/>
          <w:sz w:val="24"/>
          <w:szCs w:val="24"/>
        </w:rPr>
        <w:t>C</w:t>
      </w:r>
      <w:r w:rsidRPr="00300753">
        <w:rPr>
          <w:rFonts w:ascii="Arial" w:hAnsi="Arial" w:cs="Arial"/>
          <w:sz w:val="24"/>
          <w:szCs w:val="24"/>
        </w:rPr>
        <w:t>). Mitochondrially encoded transcripts were significantly depleted in both WC studies and in two SG transcriptome studies, (Matheny 2019</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ARKzAwqx","properties":{"unsorted":false,"formattedCitation":"(41)","plainCitation":"(41)","noteIndex":0},"citationItems":[{"id":"7QlDGlPw/8f8ZloUy","uris":["http://zotero.org/users/local/1p9EH8ax/items/ARLW3CQN"],"itemData":{"id":"HdbqYvT6/l28qa0f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(41)</w:t>
      </w:r>
      <w:r w:rsidRPr="00300753">
        <w:rPr>
          <w:rFonts w:ascii="Arial" w:hAnsi="Arial" w:cs="Arial"/>
          <w:sz w:val="24"/>
          <w:szCs w:val="24"/>
        </w:rPr>
        <w:fldChar w:fldCharType="end"/>
      </w:r>
      <w:r w:rsidRPr="00300753">
        <w:rPr>
          <w:rFonts w:ascii="Arial" w:hAnsi="Arial" w:cs="Arial"/>
          <w:sz w:val="24"/>
          <w:szCs w:val="24"/>
        </w:rPr>
        <w:t>, Di Timoteo 2024</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dvGCtlOc","properties":{"unsorted":false,"formattedCitation":"(52)","plainCitation":"(52)","noteIndex":0},"citationItems":[{"id":"7QlDGlPw/Tlt1UJmL","uris":["http://zotero.org/users/local/1p9EH8ax/items/ZR7U6BKW"],"itemData":{"id":"HdbqYvT6/sG5Boi5g","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(52)</w:t>
      </w:r>
      <w:r w:rsidRPr="00300753">
        <w:rPr>
          <w:rFonts w:ascii="Arial" w:hAnsi="Arial" w:cs="Arial"/>
          <w:sz w:val="24"/>
          <w:szCs w:val="24"/>
        </w:rPr>
        <w:fldChar w:fldCharType="end"/>
      </w:r>
      <w:r w:rsidRPr="00300753">
        <w:rPr>
          <w:rFonts w:ascii="Arial" w:hAnsi="Arial" w:cs="Arial"/>
          <w:sz w:val="24"/>
          <w:szCs w:val="24"/>
        </w:rPr>
        <w:t>) and significantly enriched in three (Somasekharan 2020</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MB2KwnR4","properties":{"unsorted":false,"formattedCitation":"(29)","plainCitation":"(29)","noteIndex":0},"citationItems":[{"id":"7QlDGlPw/J6uUxkLm","uris":["http://zotero.org/users/local/1p9EH8ax/items/4ULW7W7L"],"itemData":{"id":"HdbqYvT6/tR4dm0Yh","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(29)</w:t>
      </w:r>
      <w:r w:rsidRPr="00300753">
        <w:rPr>
          <w:rFonts w:ascii="Arial" w:hAnsi="Arial" w:cs="Arial"/>
          <w:sz w:val="24"/>
          <w:szCs w:val="24"/>
        </w:rPr>
        <w:fldChar w:fldCharType="end"/>
      </w:r>
      <w:r w:rsidRPr="00300753">
        <w:rPr>
          <w:rFonts w:ascii="Arial" w:hAnsi="Arial" w:cs="Arial"/>
          <w:sz w:val="24"/>
          <w:szCs w:val="24"/>
        </w:rPr>
        <w:t>, Kudrin 2024</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avtuJE6G","properties":{"unsorted":false,"formattedCitation":"(51)","plainCitation":"(51)","noteIndex":0},"citationItems":[{"id":"7QlDGlPw/UZaa8tcf","uris":["http://zotero.org/users/local/1p9EH8ax/items/38B6FF2B"],"itemData":{"id":"HdbqYvT6/9LJQTMDL","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(51)</w:t>
      </w:r>
      <w:r w:rsidRPr="00300753">
        <w:rPr>
          <w:rFonts w:ascii="Arial" w:hAnsi="Arial" w:cs="Arial"/>
          <w:sz w:val="24"/>
          <w:szCs w:val="24"/>
        </w:rPr>
        <w:fldChar w:fldCharType="end"/>
      </w:r>
      <w:r w:rsidRPr="00300753">
        <w:rPr>
          <w:rFonts w:ascii="Arial" w:hAnsi="Arial" w:cs="Arial"/>
          <w:sz w:val="24"/>
          <w:szCs w:val="24"/>
        </w:rPr>
        <w:t>, Rajachandran 2024</w:t>
      </w:r>
      <w:r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{"citationID":"vLhcBMQY","properties":{"unsorted":false,"formattedCitation":"(53)","plainCitation":"(53)","noteIndex":0},"citationItems":[{"id":902,"uris":["http://zotero.org/users/local/q86rvdj2/items/VDPQSALM"],"itemData":{"id":902,"type":"article-journal","abstract":"The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(53)</w:t>
      </w:r>
      <w:r w:rsidRPr="00300753">
        <w:rPr>
          <w:rFonts w:ascii="Arial" w:hAnsi="Arial" w:cs="Arial"/>
          <w:sz w:val="24"/>
          <w:szCs w:val="24"/>
        </w:rPr>
        <w:fldChar w:fldCharType="end"/>
      </w:r>
      <w:r w:rsidRPr="00300753">
        <w:rPr>
          <w:rFonts w:ascii="Arial" w:hAnsi="Arial" w:cs="Arial"/>
          <w:sz w:val="24"/>
          <w:szCs w:val="24"/>
        </w:rPr>
        <w:t xml:space="preserve">), with the remainder showing no significant enrichment or depletion (Supplementary Figure 9). </w:t>
      </w:r>
      <w:r w:rsidR="00401345" w:rsidRPr="00300753">
        <w:rPr>
          <w:rFonts w:ascii="Arial" w:hAnsi="Arial" w:cs="Arial"/>
          <w:sz w:val="24"/>
          <w:szCs w:val="24"/>
        </w:rPr>
        <w:t>We found no evidence that these results can be generally</w:t>
      </w:r>
      <w:r w:rsidRPr="00300753">
        <w:rPr>
          <w:rFonts w:ascii="Arial" w:hAnsi="Arial" w:cs="Arial"/>
          <w:sz w:val="24"/>
          <w:szCs w:val="24"/>
        </w:rPr>
        <w:t xml:space="preserve"> attributable to expression-level or length-based biases in the underlying data</w:t>
      </w:r>
      <w:r w:rsidR="00D61089" w:rsidRPr="00300753">
        <w:rPr>
          <w:rFonts w:ascii="Arial" w:hAnsi="Arial" w:cs="Arial"/>
          <w:sz w:val="24"/>
          <w:szCs w:val="24"/>
        </w:rPr>
        <w:t xml:space="preserve"> (Supplementary Figure 9</w:t>
      </w:r>
      <w:r w:rsidR="00FB07D3">
        <w:rPr>
          <w:rFonts w:ascii="Arial" w:hAnsi="Arial" w:cs="Arial"/>
          <w:sz w:val="24"/>
          <w:szCs w:val="24"/>
        </w:rPr>
        <w:t>B</w:t>
      </w:r>
      <w:r w:rsidR="00D61089" w:rsidRPr="00300753">
        <w:rPr>
          <w:rFonts w:ascii="Arial" w:hAnsi="Arial" w:cs="Arial"/>
          <w:sz w:val="24"/>
          <w:szCs w:val="24"/>
        </w:rPr>
        <w:t>)</w:t>
      </w:r>
      <w:r w:rsidRPr="00300753">
        <w:rPr>
          <w:rFonts w:ascii="Arial" w:hAnsi="Arial" w:cs="Arial"/>
          <w:sz w:val="24"/>
          <w:szCs w:val="24"/>
        </w:rPr>
        <w:t>.</w:t>
      </w:r>
    </w:p>
    <w:p w14:paraId="7F0962B3" w14:textId="05936015" w:rsidR="00E62C6A" w:rsidRPr="00BB12C1" w:rsidRDefault="00E62C6A" w:rsidP="00E62C6A">
      <w:pPr>
        <w:jc w:val="both"/>
        <w:rPr>
          <w:rFonts w:ascii="Arial" w:hAnsi="Arial" w:cs="Arial"/>
          <w:sz w:val="24"/>
          <w:szCs w:val="24"/>
        </w:rPr>
      </w:pPr>
      <w:r w:rsidRPr="00BB12C1">
        <w:rPr>
          <w:rFonts w:ascii="Arial" w:hAnsi="Arial" w:cs="Arial"/>
          <w:sz w:val="24"/>
          <w:szCs w:val="24"/>
        </w:rPr>
        <w:t>Intriguingly, th</w:t>
      </w:r>
      <w:r w:rsidR="00680193">
        <w:rPr>
          <w:rFonts w:ascii="Arial" w:hAnsi="Arial" w:cs="Arial"/>
          <w:sz w:val="24"/>
          <w:szCs w:val="24"/>
        </w:rPr>
        <w:t>ose results are</w:t>
      </w:r>
      <w:r w:rsidRPr="00BB12C1">
        <w:rPr>
          <w:rFonts w:ascii="Arial" w:hAnsi="Arial" w:cs="Arial"/>
          <w:sz w:val="24"/>
          <w:szCs w:val="24"/>
        </w:rPr>
        <w:t xml:space="preserve"> not easily reconciled with known transcript properties. Mitochondrial transcripts are generally short, yet the Rajachandran et al. 2024</w:t>
      </w:r>
      <w:r w:rsidR="00BB12C1" w:rsidRPr="00BB12C1">
        <w:rPr>
          <w:rFonts w:ascii="Arial" w:hAnsi="Arial" w:cs="Arial"/>
          <w:sz w:val="24"/>
          <w:szCs w:val="24"/>
        </w:rPr>
        <w:t xml:space="preserve"> </w:t>
      </w:r>
      <w:r w:rsidRPr="00BB12C1">
        <w:rPr>
          <w:rFonts w:ascii="Arial" w:hAnsi="Arial" w:cs="Arial"/>
          <w:sz w:val="24"/>
          <w:szCs w:val="24"/>
        </w:rPr>
        <w:t>dataset</w:t>
      </w:r>
      <w:r w:rsidR="00BB12C1" w:rsidRPr="00BB12C1">
        <w:rPr>
          <w:rFonts w:ascii="Arial" w:hAnsi="Arial" w:cs="Arial"/>
          <w:sz w:val="24"/>
          <w:szCs w:val="24"/>
        </w:rPr>
        <w:fldChar w:fldCharType="begin"/>
      </w:r>
      <w:r w:rsidR="001823B1">
        <w:rPr>
          <w:rFonts w:ascii="Arial" w:hAnsi="Arial" w:cs="Arial"/>
          <w:sz w:val="24"/>
          <w:szCs w:val="24"/>
        </w:rPr>
        <w:instrText xml:space="preserve"> ADDIN ZOTERO_ITEM CSL_CITATION {"citationID":"5Jv6Yy0q","properties":{"unsorted":false,"formattedCitation":"(53)","plainCitation":"(53)","noteIndex":0},"citationItems":[{"id":902,"uris":["http://zotero.org/users/local/q86rvdj2/items/VDPQSALM"],"itemData":{"id":902,"type":"article-journal","abstract":"The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BB12C1" w:rsidRPr="00BB12C1">
        <w:rPr>
          <w:rFonts w:ascii="Arial" w:hAnsi="Arial" w:cs="Arial"/>
          <w:sz w:val="24"/>
          <w:szCs w:val="24"/>
        </w:rPr>
        <w:fldChar w:fldCharType="separate"/>
      </w:r>
      <w:r w:rsidR="0097304F" w:rsidRPr="0097304F">
        <w:rPr>
          <w:rFonts w:ascii="Aptos" w:hAnsi="Aptos"/>
          <w:sz w:val="24"/>
        </w:rPr>
        <w:t>(53)</w:t>
      </w:r>
      <w:r w:rsidR="00BB12C1" w:rsidRPr="00BB12C1">
        <w:rPr>
          <w:rFonts w:ascii="Arial" w:hAnsi="Arial" w:cs="Arial"/>
          <w:sz w:val="24"/>
          <w:szCs w:val="24"/>
        </w:rPr>
        <w:fldChar w:fldCharType="end"/>
      </w:r>
      <w:r w:rsidRPr="00BB12C1">
        <w:rPr>
          <w:rFonts w:ascii="Arial" w:hAnsi="Arial" w:cs="Arial"/>
          <w:sz w:val="24"/>
          <w:szCs w:val="24"/>
        </w:rPr>
        <w:t xml:space="preserve"> showed a bias toward longer RNAs in SGs</w:t>
      </w:r>
      <w:r w:rsidR="00680193">
        <w:rPr>
          <w:rFonts w:ascii="Arial" w:hAnsi="Arial" w:cs="Arial"/>
          <w:sz w:val="24"/>
          <w:szCs w:val="24"/>
        </w:rPr>
        <w:t xml:space="preserve"> but</w:t>
      </w:r>
      <w:r w:rsidRPr="00BB12C1">
        <w:rPr>
          <w:rFonts w:ascii="Arial" w:hAnsi="Arial" w:cs="Arial"/>
          <w:sz w:val="24"/>
          <w:szCs w:val="24"/>
        </w:rPr>
        <w:t xml:space="preserve"> also displayed enrichment of th</w:t>
      </w:r>
      <w:r w:rsidR="00680193">
        <w:rPr>
          <w:rFonts w:ascii="Arial" w:hAnsi="Arial" w:cs="Arial"/>
          <w:sz w:val="24"/>
          <w:szCs w:val="24"/>
        </w:rPr>
        <w:t>o</w:t>
      </w:r>
      <w:r w:rsidRPr="00BB12C1">
        <w:rPr>
          <w:rFonts w:ascii="Arial" w:hAnsi="Arial" w:cs="Arial"/>
          <w:sz w:val="24"/>
          <w:szCs w:val="24"/>
        </w:rPr>
        <w:t>se short mitochondrial transcripts (NES = 2.26, adj.p = 0.0035). Moreover, the Kudrin et al. 2024 study</w:t>
      </w:r>
      <w:r w:rsidR="00BB12C1" w:rsidRPr="00BB12C1">
        <w:rPr>
          <w:rFonts w:ascii="Arial" w:hAnsi="Arial" w:cs="Arial"/>
          <w:sz w:val="24"/>
          <w:szCs w:val="24"/>
        </w:rPr>
        <w:fldChar w:fldCharType="begin"/>
      </w:r>
      <w:r w:rsidR="00300753">
        <w:rPr>
          <w:rFonts w:ascii="Arial" w:hAnsi="Arial" w:cs="Arial"/>
          <w:sz w:val="24"/>
          <w:szCs w:val="24"/>
        </w:rPr>
        <w:instrText xml:space="preserve"> ADDIN ZOTERO_ITEM CSL_CITATION {"citationID":"1LSROgQN","properties":{"unsorted":false,"formattedCitation":"(51)","plainCitation":"(51)","noteIndex":0},"citationItems":[{"id":"7QlDGlPw/UZaa8tcf","uris":["http://zotero.org/users/local/1p9EH8ax/items/38B6FF2B"],"itemData":{"id":"HdbqYvT6/9LJQTMDL","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BB12C1" w:rsidRPr="00BB12C1">
        <w:rPr>
          <w:rFonts w:ascii="Arial" w:hAnsi="Arial" w:cs="Arial"/>
          <w:sz w:val="24"/>
          <w:szCs w:val="24"/>
        </w:rPr>
        <w:fldChar w:fldCharType="separate"/>
      </w:r>
      <w:r w:rsidR="0097304F" w:rsidRPr="0097304F">
        <w:rPr>
          <w:rFonts w:ascii="Aptos" w:hAnsi="Aptos"/>
          <w:sz w:val="24"/>
        </w:rPr>
        <w:t>(51)</w:t>
      </w:r>
      <w:r w:rsidR="00BB12C1" w:rsidRPr="00BB12C1">
        <w:rPr>
          <w:rFonts w:ascii="Arial" w:hAnsi="Arial" w:cs="Arial"/>
          <w:sz w:val="24"/>
          <w:szCs w:val="24"/>
        </w:rPr>
        <w:fldChar w:fldCharType="end"/>
      </w:r>
      <w:r w:rsidR="00BB12C1" w:rsidRPr="00BB12C1">
        <w:rPr>
          <w:rFonts w:ascii="Arial" w:hAnsi="Arial" w:cs="Arial"/>
          <w:sz w:val="24"/>
          <w:szCs w:val="24"/>
        </w:rPr>
        <w:t>, even after mitochondrial sedimentation correction,</w:t>
      </w:r>
      <w:r w:rsidRPr="00BB12C1">
        <w:rPr>
          <w:rFonts w:ascii="Arial" w:hAnsi="Arial" w:cs="Arial"/>
          <w:sz w:val="24"/>
          <w:szCs w:val="24"/>
        </w:rPr>
        <w:t xml:space="preserve"> also showed mitochondrial gene enrichment in SGs (NES = 2.91, adj.p &lt; 0.001), independently corroborated by elevated mitochondrial signature scores in empirical versus simulated SGs (Cohen's f = 1.76, adj.p = 1.20e-05).</w:t>
      </w:r>
    </w:p>
    <w:p w14:paraId="116B7586" w14:textId="05CF2370" w:rsidR="004B23E5" w:rsidRPr="004B23E5" w:rsidRDefault="005B2A59" w:rsidP="005B2A59">
      <w:pPr>
        <w:jc w:val="both"/>
        <w:rPr>
          <w:rFonts w:ascii="Arial" w:hAnsi="Arial" w:cs="Arial"/>
          <w:sz w:val="24"/>
          <w:szCs w:val="24"/>
        </w:rPr>
      </w:pPr>
      <w:r w:rsidRPr="00300753">
        <w:rPr>
          <w:rFonts w:ascii="Arial" w:hAnsi="Arial" w:cs="Arial"/>
          <w:sz w:val="24"/>
          <w:szCs w:val="24"/>
          <w:lang w:val="en-GB"/>
        </w:rPr>
        <w:t xml:space="preserve">To assess the specificity of these signals, we repeated the analysis using 100 random gene sets matched in size to each mitochondrial group, thereby deriving an empirical </w:t>
      </w:r>
      <w:r w:rsidR="00B86409" w:rsidRPr="00300753">
        <w:rPr>
          <w:rFonts w:ascii="Arial" w:hAnsi="Arial" w:cs="Arial"/>
          <w:sz w:val="24"/>
          <w:szCs w:val="24"/>
          <w:lang w:val="en-GB"/>
        </w:rPr>
        <w:t>False Positive Rate (FPR)</w:t>
      </w:r>
      <w:r w:rsidRPr="00300753">
        <w:rPr>
          <w:rFonts w:ascii="Arial" w:hAnsi="Arial" w:cs="Arial"/>
          <w:sz w:val="24"/>
          <w:szCs w:val="24"/>
          <w:lang w:val="en-GB"/>
        </w:rPr>
        <w:t xml:space="preserve">. This yielded </w:t>
      </w:r>
      <w:r w:rsidR="00B86409" w:rsidRPr="00300753">
        <w:rPr>
          <w:rFonts w:ascii="Arial" w:hAnsi="Arial" w:cs="Arial"/>
          <w:sz w:val="24"/>
          <w:szCs w:val="24"/>
          <w:lang w:val="en-GB"/>
        </w:rPr>
        <w:t>FPR</w:t>
      </w:r>
      <w:r w:rsidRPr="00300753">
        <w:rPr>
          <w:rFonts w:ascii="Arial" w:hAnsi="Arial" w:cs="Arial"/>
          <w:sz w:val="24"/>
          <w:szCs w:val="24"/>
          <w:lang w:val="en-GB"/>
        </w:rPr>
        <w:t xml:space="preserve"> &lt;</w:t>
      </w:r>
      <w:r w:rsidR="00B86409" w:rsidRPr="00300753">
        <w:rPr>
          <w:rFonts w:ascii="Arial" w:hAnsi="Arial" w:cs="Arial"/>
          <w:sz w:val="24"/>
          <w:szCs w:val="24"/>
          <w:lang w:val="en-GB"/>
        </w:rPr>
        <w:t xml:space="preserve"> </w:t>
      </w:r>
      <w:r w:rsidRPr="00300753">
        <w:rPr>
          <w:rFonts w:ascii="Arial" w:hAnsi="Arial" w:cs="Arial"/>
          <w:sz w:val="24"/>
          <w:szCs w:val="24"/>
          <w:lang w:val="en-GB"/>
        </w:rPr>
        <w:t xml:space="preserve">0.05 in eight mito-encoded datasets, </w:t>
      </w:r>
      <w:r w:rsidR="00FF48E8" w:rsidRPr="00300753">
        <w:rPr>
          <w:rFonts w:ascii="Arial" w:hAnsi="Arial" w:cs="Arial"/>
          <w:sz w:val="24"/>
          <w:szCs w:val="24"/>
          <w:lang w:val="en-GB"/>
        </w:rPr>
        <w:t xml:space="preserve">four </w:t>
      </w:r>
      <w:r w:rsidRPr="00300753">
        <w:rPr>
          <w:rFonts w:ascii="Arial" w:hAnsi="Arial" w:cs="Arial"/>
          <w:sz w:val="24"/>
          <w:szCs w:val="24"/>
          <w:lang w:val="en-GB"/>
        </w:rPr>
        <w:t xml:space="preserve">enriched and </w:t>
      </w:r>
      <w:r w:rsidR="00FF48E8" w:rsidRPr="00300753">
        <w:rPr>
          <w:rFonts w:ascii="Arial" w:hAnsi="Arial" w:cs="Arial"/>
          <w:sz w:val="24"/>
          <w:szCs w:val="24"/>
          <w:lang w:val="en-GB"/>
        </w:rPr>
        <w:t xml:space="preserve">four </w:t>
      </w:r>
      <w:r w:rsidRPr="00300753">
        <w:rPr>
          <w:rFonts w:ascii="Arial" w:hAnsi="Arial" w:cs="Arial"/>
          <w:sz w:val="24"/>
          <w:szCs w:val="24"/>
          <w:lang w:val="en-GB"/>
        </w:rPr>
        <w:t>depleted</w:t>
      </w:r>
      <w:r w:rsidR="00683FD6">
        <w:rPr>
          <w:rFonts w:ascii="Arial" w:hAnsi="Arial" w:cs="Arial"/>
          <w:sz w:val="24"/>
          <w:szCs w:val="24"/>
          <w:lang w:val="en-GB"/>
        </w:rPr>
        <w:t xml:space="preserve"> (including both WC studies)</w:t>
      </w:r>
      <w:r w:rsidRPr="00300753">
        <w:rPr>
          <w:rFonts w:ascii="Arial" w:hAnsi="Arial" w:cs="Arial"/>
          <w:sz w:val="24"/>
          <w:szCs w:val="24"/>
          <w:lang w:val="en-GB"/>
        </w:rPr>
        <w:t xml:space="preserve"> as well as in </w:t>
      </w:r>
      <w:r w:rsidR="00683FD6">
        <w:rPr>
          <w:rFonts w:ascii="Arial" w:hAnsi="Arial" w:cs="Arial"/>
          <w:sz w:val="24"/>
          <w:szCs w:val="24"/>
          <w:lang w:val="en-GB"/>
        </w:rPr>
        <w:t>three</w:t>
      </w:r>
      <w:r w:rsidR="00683FD6" w:rsidRPr="001B750D">
        <w:rPr>
          <w:rFonts w:ascii="Arial" w:hAnsi="Arial" w:cs="Arial"/>
          <w:sz w:val="24"/>
          <w:szCs w:val="24"/>
          <w:lang w:val="en-GB"/>
        </w:rPr>
        <w:t xml:space="preserve"> </w:t>
      </w:r>
      <w:r w:rsidRPr="001B750D">
        <w:rPr>
          <w:rFonts w:ascii="Arial" w:hAnsi="Arial" w:cs="Arial"/>
          <w:sz w:val="24"/>
          <w:szCs w:val="24"/>
          <w:lang w:val="en-GB"/>
        </w:rPr>
        <w:t>nuclear-encoded dataset</w:t>
      </w:r>
      <w:r w:rsidR="00683FD6">
        <w:rPr>
          <w:rFonts w:ascii="Arial" w:hAnsi="Arial" w:cs="Arial"/>
          <w:sz w:val="24"/>
          <w:szCs w:val="24"/>
          <w:lang w:val="en-GB"/>
        </w:rPr>
        <w:t xml:space="preserve">s, one depleted, and two enriched (one WC study). </w:t>
      </w:r>
      <w:r w:rsidRPr="00300753">
        <w:rPr>
          <w:rFonts w:ascii="Arial" w:hAnsi="Arial" w:cs="Arial"/>
          <w:sz w:val="24"/>
          <w:szCs w:val="24"/>
          <w:lang w:val="en-GB"/>
        </w:rPr>
        <w:t xml:space="preserve">The opposing directions of enrichment and depletion across datasets may reflect genuine variation in experimental conditions, such as cell line, stress type, and duration, rather than noise, as </w:t>
      </w:r>
      <w:r w:rsidRPr="00300753">
        <w:rPr>
          <w:rFonts w:ascii="Arial" w:hAnsi="Arial" w:cs="Arial"/>
          <w:sz w:val="24"/>
          <w:szCs w:val="24"/>
          <w:lang w:val="en-GB"/>
        </w:rPr>
        <w:lastRenderedPageBreak/>
        <w:t xml:space="preserve">the specificity of the signal relative to size-matched random gene sets argues against a chance finding. Notably, the </w:t>
      </w:r>
      <w:r w:rsidR="00683FD6">
        <w:rPr>
          <w:rFonts w:ascii="Arial" w:hAnsi="Arial" w:cs="Arial"/>
          <w:sz w:val="24"/>
          <w:szCs w:val="24"/>
          <w:lang w:val="en-GB"/>
        </w:rPr>
        <w:t>relative absence (when compared to mitochondrial)</w:t>
      </w:r>
      <w:r w:rsidR="00683FD6" w:rsidRPr="001B750D">
        <w:rPr>
          <w:rFonts w:ascii="Arial" w:hAnsi="Arial" w:cs="Arial"/>
          <w:sz w:val="24"/>
          <w:szCs w:val="24"/>
          <w:lang w:val="en-GB"/>
        </w:rPr>
        <w:t xml:space="preserve"> </w:t>
      </w:r>
      <w:r w:rsidRPr="001B750D">
        <w:rPr>
          <w:rFonts w:ascii="Arial" w:hAnsi="Arial" w:cs="Arial"/>
          <w:sz w:val="24"/>
          <w:szCs w:val="24"/>
          <w:lang w:val="en-GB"/>
        </w:rPr>
        <w:t>of a signal for nuclear-encoded mitochondrial genes suggests that this effect is specific to mitochondrially encoded transcripts rather than a general property of mitochondria-associated biology. Collectively, these results suggest that mitochondrially encoded transcripts may be dynamically regulated</w:t>
      </w:r>
      <w:r w:rsidR="000F3569">
        <w:rPr>
          <w:rFonts w:ascii="Arial" w:hAnsi="Arial" w:cs="Arial"/>
          <w:sz w:val="24"/>
          <w:szCs w:val="24"/>
          <w:lang w:val="en-GB"/>
        </w:rPr>
        <w:t>, albeit with only a modest effect,</w:t>
      </w:r>
      <w:r w:rsidRPr="001B750D">
        <w:rPr>
          <w:rFonts w:ascii="Arial" w:hAnsi="Arial" w:cs="Arial"/>
          <w:sz w:val="24"/>
          <w:szCs w:val="24"/>
          <w:lang w:val="en-GB"/>
        </w:rPr>
        <w:t xml:space="preserve"> in the context of SG formation in a condition-dependent manner, warranting further investigation</w:t>
      </w:r>
      <w:r w:rsidR="000F3569">
        <w:rPr>
          <w:rFonts w:ascii="Arial" w:hAnsi="Arial" w:cs="Arial"/>
          <w:sz w:val="24"/>
          <w:szCs w:val="24"/>
          <w:lang w:val="en-GB"/>
        </w:rPr>
        <w:t xml:space="preserve">. </w:t>
      </w:r>
      <w:r w:rsidR="004B23E5" w:rsidRPr="004B23E5">
        <w:rPr>
          <w:rFonts w:ascii="Arial" w:hAnsi="Arial" w:cs="Arial"/>
          <w:sz w:val="24"/>
          <w:szCs w:val="24"/>
        </w:rPr>
        <w:t xml:space="preserve">It is important to note that the direction of this modulation, whether they are enriched or depleted in the SG, is unclear from our analyses. </w:t>
      </w:r>
      <w:r w:rsidR="004B23E5" w:rsidRPr="001B750D">
        <w:rPr>
          <w:rFonts w:ascii="Arial" w:hAnsi="Arial" w:cs="Arial"/>
          <w:sz w:val="24"/>
          <w:szCs w:val="24"/>
        </w:rPr>
        <w:t>Given the specificity, but limited magnitude of this signal, we next sought to test experimentally whether SGs sequester mitochondrial dsRNA</w:t>
      </w:r>
      <w:r w:rsidR="004B23E5">
        <w:rPr>
          <w:rFonts w:ascii="Arial" w:hAnsi="Arial" w:cs="Arial"/>
          <w:sz w:val="24"/>
          <w:szCs w:val="24"/>
        </w:rPr>
        <w:t xml:space="preserve"> (results shown below)</w:t>
      </w:r>
      <w:r w:rsidR="004B23E5" w:rsidRPr="001B750D">
        <w:rPr>
          <w:rFonts w:ascii="Arial" w:hAnsi="Arial" w:cs="Arial"/>
          <w:sz w:val="24"/>
          <w:szCs w:val="24"/>
        </w:rPr>
        <w:t>.</w:t>
      </w:r>
    </w:p>
    <w:p w14:paraId="5369E44F" w14:textId="3B5EDBCD" w:rsidR="005B2A59" w:rsidRPr="00A14CCB" w:rsidRDefault="005B2A59" w:rsidP="005B2A59">
      <w:pPr>
        <w:jc w:val="both"/>
        <w:rPr>
          <w:rFonts w:ascii="Arial" w:hAnsi="Arial" w:cs="Arial"/>
          <w:sz w:val="24"/>
          <w:szCs w:val="24"/>
          <w:lang w:val="en-GB"/>
        </w:rPr>
      </w:pPr>
      <w:r w:rsidRPr="00A14CCB">
        <w:rPr>
          <w:rFonts w:ascii="Arial" w:hAnsi="Arial" w:cs="Arial"/>
          <w:sz w:val="24"/>
          <w:szCs w:val="24"/>
          <w:lang w:val="en-GB"/>
        </w:rPr>
        <w:t xml:space="preserve">To derive a consensus SG </w:t>
      </w:r>
      <w:r w:rsidR="00DC038F" w:rsidRPr="00A14CCB">
        <w:rPr>
          <w:rFonts w:ascii="Arial" w:hAnsi="Arial" w:cs="Arial"/>
          <w:sz w:val="24"/>
          <w:szCs w:val="24"/>
          <w:lang w:val="en-GB"/>
        </w:rPr>
        <w:t xml:space="preserve">transcriptomic </w:t>
      </w:r>
      <w:r w:rsidRPr="00A14CCB">
        <w:rPr>
          <w:rFonts w:ascii="Arial" w:hAnsi="Arial" w:cs="Arial"/>
          <w:sz w:val="24"/>
          <w:szCs w:val="24"/>
          <w:lang w:val="en-GB"/>
        </w:rPr>
        <w:t xml:space="preserve">signal, we averaged t-statistics </w:t>
      </w:r>
      <w:r w:rsidR="004D46FE" w:rsidRPr="00A14CCB">
        <w:rPr>
          <w:rFonts w:ascii="Arial" w:hAnsi="Arial" w:cs="Arial"/>
          <w:sz w:val="24"/>
          <w:szCs w:val="24"/>
          <w:lang w:val="en-GB"/>
        </w:rPr>
        <w:t xml:space="preserve">of </w:t>
      </w:r>
      <w:r w:rsidR="000F3569" w:rsidRPr="00A14CCB">
        <w:rPr>
          <w:rFonts w:ascii="Arial" w:hAnsi="Arial" w:cs="Arial"/>
          <w:sz w:val="24"/>
          <w:szCs w:val="24"/>
          <w:lang w:val="en-GB"/>
        </w:rPr>
        <w:t>DGE</w:t>
      </w:r>
      <w:r w:rsidR="004D46FE" w:rsidRPr="00A14CCB">
        <w:rPr>
          <w:rFonts w:ascii="Arial" w:hAnsi="Arial" w:cs="Arial"/>
          <w:sz w:val="24"/>
          <w:szCs w:val="24"/>
          <w:lang w:val="en-GB"/>
        </w:rPr>
        <w:t xml:space="preserve"> </w:t>
      </w:r>
      <w:r w:rsidRPr="00A14CCB">
        <w:rPr>
          <w:rFonts w:ascii="Arial" w:hAnsi="Arial" w:cs="Arial"/>
          <w:sz w:val="24"/>
          <w:szCs w:val="24"/>
          <w:lang w:val="en-GB"/>
        </w:rPr>
        <w:t>across datasets</w:t>
      </w:r>
      <w:r w:rsidR="00DC038F" w:rsidRPr="00A14CCB">
        <w:rPr>
          <w:rFonts w:ascii="Arial" w:hAnsi="Arial" w:cs="Arial"/>
          <w:sz w:val="24"/>
          <w:szCs w:val="24"/>
          <w:lang w:val="en-GB"/>
        </w:rPr>
        <w:t xml:space="preserve"> (see Methods)</w:t>
      </w:r>
      <w:r w:rsidRPr="00A14CCB">
        <w:rPr>
          <w:rFonts w:ascii="Arial" w:hAnsi="Arial" w:cs="Arial"/>
          <w:sz w:val="24"/>
          <w:szCs w:val="24"/>
          <w:lang w:val="en-GB"/>
        </w:rPr>
        <w:t>. Although mito-encoded RNAs are typically enriched</w:t>
      </w:r>
      <w:r w:rsidR="004D46FE" w:rsidRPr="00A14CCB">
        <w:rPr>
          <w:rFonts w:ascii="Arial" w:hAnsi="Arial" w:cs="Arial"/>
          <w:sz w:val="24"/>
          <w:szCs w:val="24"/>
          <w:lang w:val="en-GB"/>
        </w:rPr>
        <w:t xml:space="preserve"> in SGs</w:t>
      </w:r>
      <w:r w:rsidRPr="00A14CCB">
        <w:rPr>
          <w:rFonts w:ascii="Arial" w:hAnsi="Arial" w:cs="Arial"/>
          <w:sz w:val="24"/>
          <w:szCs w:val="24"/>
          <w:lang w:val="en-GB"/>
        </w:rPr>
        <w:t>, they are not among the most strongly enriched transcripts overall</w:t>
      </w:r>
      <w:r w:rsidR="0049421F" w:rsidRPr="00A14CCB">
        <w:rPr>
          <w:rFonts w:ascii="Arial" w:hAnsi="Arial" w:cs="Arial"/>
          <w:sz w:val="24"/>
          <w:szCs w:val="24"/>
          <w:lang w:val="en-GB"/>
        </w:rPr>
        <w:t xml:space="preserve"> (Supplementary Figure </w:t>
      </w:r>
      <w:r w:rsidR="000F3569" w:rsidRPr="00A14CCB">
        <w:rPr>
          <w:rFonts w:ascii="Arial" w:hAnsi="Arial" w:cs="Arial"/>
          <w:sz w:val="24"/>
          <w:szCs w:val="24"/>
          <w:lang w:val="en-GB"/>
        </w:rPr>
        <w:t>8</w:t>
      </w:r>
      <w:r w:rsidR="0049421F" w:rsidRPr="005379E1">
        <w:rPr>
          <w:rFonts w:ascii="Arial" w:hAnsi="Arial" w:cs="Arial"/>
          <w:sz w:val="24"/>
          <w:szCs w:val="24"/>
          <w:lang w:val="en-GB"/>
        </w:rPr>
        <w:t>B)</w:t>
      </w:r>
      <w:r w:rsidR="003C53A4" w:rsidRPr="00A14CCB">
        <w:rPr>
          <w:rFonts w:ascii="Arial" w:hAnsi="Arial" w:cs="Arial"/>
          <w:sz w:val="24"/>
          <w:szCs w:val="24"/>
          <w:lang w:val="en-GB"/>
        </w:rPr>
        <w:t>.</w:t>
      </w:r>
      <w:r w:rsidR="0049421F" w:rsidRPr="005379E1">
        <w:rPr>
          <w:rFonts w:ascii="Arial" w:hAnsi="Arial" w:cs="Arial"/>
          <w:sz w:val="24"/>
          <w:szCs w:val="24"/>
          <w:lang w:val="en-GB"/>
        </w:rPr>
        <w:t xml:space="preserve"> </w:t>
      </w:r>
      <w:r w:rsidR="003C53A4" w:rsidRPr="00A14CCB">
        <w:rPr>
          <w:rFonts w:ascii="Arial" w:hAnsi="Arial" w:cs="Arial"/>
          <w:sz w:val="24"/>
          <w:szCs w:val="24"/>
          <w:lang w:val="en-GB"/>
        </w:rPr>
        <w:t>Still, their</w:t>
      </w:r>
      <w:r w:rsidR="0049421F" w:rsidRPr="00A14CCB">
        <w:rPr>
          <w:rFonts w:ascii="Arial" w:hAnsi="Arial" w:cs="Arial"/>
          <w:sz w:val="24"/>
          <w:szCs w:val="24"/>
          <w:lang w:val="en-GB"/>
        </w:rPr>
        <w:t xml:space="preserve"> enrichment is </w:t>
      </w:r>
      <w:r w:rsidR="003C53A4" w:rsidRPr="00A14CCB">
        <w:rPr>
          <w:rFonts w:ascii="Arial" w:hAnsi="Arial" w:cs="Arial"/>
          <w:sz w:val="24"/>
          <w:szCs w:val="24"/>
          <w:lang w:val="en-GB"/>
        </w:rPr>
        <w:t xml:space="preserve">strongly significant </w:t>
      </w:r>
      <w:r w:rsidR="00C320DE" w:rsidRPr="00A14CCB">
        <w:rPr>
          <w:rFonts w:ascii="Arial" w:hAnsi="Arial" w:cs="Arial"/>
          <w:sz w:val="24"/>
          <w:szCs w:val="24"/>
          <w:lang w:val="en-GB"/>
        </w:rPr>
        <w:t>(</w:t>
      </w:r>
      <w:r w:rsidR="00266BF2" w:rsidRPr="00A14CCB">
        <w:rPr>
          <w:rFonts w:ascii="Arial" w:hAnsi="Arial" w:cs="Arial"/>
          <w:sz w:val="24"/>
          <w:szCs w:val="24"/>
          <w:lang w:val="en-GB"/>
        </w:rPr>
        <w:t xml:space="preserve">Supplementary Figure </w:t>
      </w:r>
      <w:r w:rsidR="000F3569" w:rsidRPr="00A14CCB">
        <w:rPr>
          <w:rFonts w:ascii="Arial" w:hAnsi="Arial" w:cs="Arial"/>
          <w:sz w:val="24"/>
          <w:szCs w:val="24"/>
          <w:lang w:val="en-GB"/>
        </w:rPr>
        <w:t>8</w:t>
      </w:r>
      <w:r w:rsidR="00266BF2" w:rsidRPr="005379E1">
        <w:rPr>
          <w:rFonts w:ascii="Arial" w:hAnsi="Arial" w:cs="Arial"/>
          <w:sz w:val="24"/>
          <w:szCs w:val="24"/>
          <w:lang w:val="en-GB"/>
        </w:rPr>
        <w:t>C)</w:t>
      </w:r>
      <w:r w:rsidR="00837140" w:rsidRPr="005379E1">
        <w:rPr>
          <w:rFonts w:ascii="Arial" w:hAnsi="Arial" w:cs="Arial"/>
          <w:sz w:val="24"/>
          <w:szCs w:val="24"/>
          <w:lang w:val="en-GB"/>
        </w:rPr>
        <w:t xml:space="preserve">, </w:t>
      </w:r>
      <w:r w:rsidR="009228D6" w:rsidRPr="00A14CCB">
        <w:rPr>
          <w:rFonts w:ascii="Arial" w:hAnsi="Arial" w:cs="Arial"/>
          <w:sz w:val="24"/>
          <w:szCs w:val="24"/>
          <w:lang w:val="en-GB"/>
        </w:rPr>
        <w:t xml:space="preserve">suggesting </w:t>
      </w:r>
      <w:r w:rsidR="00B0561C" w:rsidRPr="00A14CCB">
        <w:rPr>
          <w:rFonts w:ascii="Arial" w:hAnsi="Arial" w:cs="Arial"/>
          <w:sz w:val="24"/>
          <w:szCs w:val="24"/>
          <w:lang w:val="en-GB"/>
        </w:rPr>
        <w:t>their high sensitivity in</w:t>
      </w:r>
      <w:r w:rsidR="00837140" w:rsidRPr="005379E1">
        <w:rPr>
          <w:rFonts w:ascii="Arial" w:hAnsi="Arial" w:cs="Arial"/>
          <w:sz w:val="24"/>
          <w:szCs w:val="24"/>
          <w:lang w:val="en-GB"/>
        </w:rPr>
        <w:t xml:space="preserve"> </w:t>
      </w:r>
      <w:r w:rsidR="00290002" w:rsidRPr="00A14CCB">
        <w:rPr>
          <w:rFonts w:ascii="Arial" w:hAnsi="Arial" w:cs="Arial"/>
          <w:sz w:val="24"/>
          <w:szCs w:val="24"/>
          <w:lang w:val="en-GB"/>
        </w:rPr>
        <w:t>marking</w:t>
      </w:r>
      <w:r w:rsidR="00837140" w:rsidRPr="005379E1">
        <w:rPr>
          <w:rFonts w:ascii="Arial" w:hAnsi="Arial" w:cs="Arial"/>
          <w:sz w:val="24"/>
          <w:szCs w:val="24"/>
          <w:lang w:val="en-GB"/>
        </w:rPr>
        <w:t xml:space="preserve"> biological effects </w:t>
      </w:r>
      <w:r w:rsidR="00290002" w:rsidRPr="00A14CCB">
        <w:rPr>
          <w:rFonts w:ascii="Arial" w:hAnsi="Arial" w:cs="Arial"/>
          <w:sz w:val="24"/>
          <w:szCs w:val="24"/>
          <w:lang w:val="en-GB"/>
        </w:rPr>
        <w:t>and/</w:t>
      </w:r>
      <w:r w:rsidR="00837140" w:rsidRPr="00A14CCB">
        <w:rPr>
          <w:rFonts w:ascii="Arial" w:hAnsi="Arial" w:cs="Arial"/>
          <w:sz w:val="24"/>
          <w:szCs w:val="24"/>
          <w:lang w:val="en-GB"/>
        </w:rPr>
        <w:t>or technical biases.</w:t>
      </w:r>
      <w:r w:rsidRPr="00A14CCB">
        <w:rPr>
          <w:rFonts w:ascii="Arial" w:hAnsi="Arial" w:cs="Arial"/>
          <w:sz w:val="24"/>
          <w:szCs w:val="24"/>
          <w:lang w:val="en-GB"/>
        </w:rPr>
        <w:t xml:space="preserve"> Among the </w:t>
      </w:r>
      <w:r w:rsidR="004D46FE" w:rsidRPr="00A14CCB">
        <w:rPr>
          <w:rFonts w:ascii="Arial" w:hAnsi="Arial" w:cs="Arial"/>
          <w:sz w:val="24"/>
          <w:szCs w:val="24"/>
          <w:lang w:val="en-GB"/>
        </w:rPr>
        <w:t xml:space="preserve">most </w:t>
      </w:r>
      <w:r w:rsidR="000F3569" w:rsidRPr="00A14CCB">
        <w:rPr>
          <w:rFonts w:ascii="Arial" w:hAnsi="Arial" w:cs="Arial"/>
          <w:sz w:val="24"/>
          <w:szCs w:val="24"/>
          <w:lang w:val="en-GB"/>
        </w:rPr>
        <w:t xml:space="preserve">consistently </w:t>
      </w:r>
      <w:r w:rsidR="003C53A4" w:rsidRPr="00A14CCB">
        <w:rPr>
          <w:rFonts w:ascii="Arial" w:hAnsi="Arial" w:cs="Arial"/>
          <w:sz w:val="24"/>
          <w:szCs w:val="24"/>
          <w:lang w:val="en-GB"/>
        </w:rPr>
        <w:t xml:space="preserve">enriched </w:t>
      </w:r>
      <w:r w:rsidRPr="00A14CCB">
        <w:rPr>
          <w:rFonts w:ascii="Arial" w:hAnsi="Arial" w:cs="Arial"/>
          <w:sz w:val="24"/>
          <w:szCs w:val="24"/>
          <w:lang w:val="en-GB"/>
        </w:rPr>
        <w:t>transcripts</w:t>
      </w:r>
      <w:r w:rsidR="000F3569" w:rsidRPr="00A14CCB">
        <w:rPr>
          <w:rFonts w:ascii="Arial" w:hAnsi="Arial" w:cs="Arial"/>
          <w:sz w:val="24"/>
          <w:szCs w:val="24"/>
          <w:lang w:val="en-GB"/>
        </w:rPr>
        <w:t xml:space="preserve">, of particular interest is PPP1R15A, </w:t>
      </w:r>
      <w:r w:rsidR="003C53A4" w:rsidRPr="00A14CCB">
        <w:rPr>
          <w:rFonts w:ascii="Arial" w:hAnsi="Arial" w:cs="Arial"/>
          <w:sz w:val="24"/>
          <w:szCs w:val="24"/>
          <w:lang w:val="en-GB"/>
        </w:rPr>
        <w:t xml:space="preserve">encoding for a protein </w:t>
      </w:r>
      <w:r w:rsidR="000F3569" w:rsidRPr="00A14CCB">
        <w:rPr>
          <w:rFonts w:ascii="Arial" w:hAnsi="Arial" w:cs="Arial"/>
          <w:sz w:val="24"/>
          <w:szCs w:val="24"/>
          <w:lang w:val="en-GB"/>
        </w:rPr>
        <w:t>that promotes apoptosis and inflammation through the NF-κB pathway</w:t>
      </w:r>
      <w:r w:rsidR="00300753" w:rsidRPr="00A14CCB">
        <w:rPr>
          <w:rFonts w:ascii="Arial" w:hAnsi="Arial" w:cs="Arial"/>
          <w:sz w:val="24"/>
          <w:szCs w:val="24"/>
          <w:lang w:val="en-GB"/>
        </w:rPr>
        <w:fldChar w:fldCharType="begin"/>
      </w:r>
      <w:r w:rsidR="00A14CCB" w:rsidRPr="00A14CCB">
        <w:rPr>
          <w:rFonts w:ascii="Arial" w:hAnsi="Arial" w:cs="Arial"/>
          <w:sz w:val="24"/>
          <w:szCs w:val="24"/>
          <w:lang w:val="en-GB"/>
        </w:rPr>
        <w:instrText xml:space="preserve"> ADDIN ZOTERO_ITEM CSL_CITATION {"citationID":"HC0gV7ys","properties":{"unsorted":false,"formattedCitation":"(93)","plainCitation":"(93)","noteIndex":0},"citationItems":[{"id":956,"uris":["http://zotero.org/users/local/q86rvdj2/items/EKDRDILR"],"itemData":{"id":956,"type":"article-journal","abstract":"ABSTRACT\n            Ischemic stroke (IS) is a prevalent and serious neurological disorder, and is one of the major contributors to mortality and disability worldwide. The activation of autophagy and the in</w:instrText>
      </w:r>
      <w:r w:rsidR="00A14CCB" w:rsidRPr="005379E1">
        <w:rPr>
          <w:rFonts w:ascii="Arial" w:hAnsi="Arial" w:cs="Arial"/>
          <w:sz w:val="24"/>
          <w:szCs w:val="24"/>
          <w:lang w:val="en-GB"/>
        </w:rPr>
        <w:instrText>flammatory response following cerebral ischemia are crucial in the progression of IS. Protein phosphatase 1 regulatory subunit 15A (PPP1R15A), as a stress</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responsive protein, has been proven to be closely associated with autophagy. Nevertheless, the molecular mechanism of PPP1R15A in IS remains to be fully understood. Our study screened PPP1R15A as a candidate gene by bioinformatics analysis of the differentially expressed genes (DEGs) in IS and autophagy</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related genes (ARGs). Functionally, experiments uncovered that down</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regulation of PPP1R15A alleviated oxygen–glucose deprivation/reoxygenation (OGD/R)</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mediated inhibition of cell viability and promotion of LDH release, cell apoptosis, autophagy, and inflammation in A172 and SH</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SY5Y cells. Simultaneously, silencing PPP1R15A ameliorated the IS progression in the middle cerebral artery occlusion and reperfusion (MCAO/R) rat model. Furthermore, PPP1R15A activated the toll</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like receptor 4 (TLR4)/nuclear factor kappa B (NF</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κB) pathway in vivo and in vitro. Rescue experiments indicated that TLR4 inhibitors TAK</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242 and NF</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κB inhibitors BAY</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11</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7082 effectively alleviated the malignant progression of IS mediated by overexpression of PPP1R15A. Our data illustrated that PPP1R15A promoted OGD/R</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induced cytotoxicity, apoptosis, autophagy, and inflammation by activating the TLR4/NF</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κB pathway.","container-title":"Journal of Neuroscience Research","DOI":"10.1002/jnr.70073","ISSN":"0360-4012, 1097-4547","issue":"8","journalAbbreviation":"J of Neuroscience Research","lang</w:instrText>
      </w:r>
      <w:r w:rsidR="00A14CCB" w:rsidRPr="00A14CCB">
        <w:rPr>
          <w:rFonts w:ascii="Arial" w:hAnsi="Arial" w:cs="Arial"/>
          <w:sz w:val="24"/>
          <w:szCs w:val="24"/>
          <w:lang w:val="en-GB"/>
        </w:rPr>
        <w:instrText>uage":"en","page":"e70073","source":"DOI.org (Crossref)","title":"&lt;span style=\"font-variant:small-caps;\"&gt;PPP1R15A&lt;/span&gt; Promotes Apoptosis, Autophagy, and Inflammatory Response to Exacerbate Ischemic Stroke Through Activation of &lt;span style=\"font-vari</w:instrText>
      </w:r>
      <w:r w:rsidR="00A14CCB" w:rsidRPr="005379E1">
        <w:rPr>
          <w:rFonts w:ascii="Arial" w:hAnsi="Arial" w:cs="Arial"/>
          <w:sz w:val="24"/>
          <w:szCs w:val="24"/>
          <w:lang w:val="en-GB"/>
        </w:rPr>
        <w:instrText xml:space="preserve">ant:small-caps;\"&gt;TLR4&lt;/span&gt; / &lt;span style=\"font-variant:small-caps;\"&gt;NF&lt;/span&gt; </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 xml:space="preserve"> &lt;span style=\"font-variant:small-caps;\"&gt;κB&lt;/span&gt; Pathway","title-short":"&lt;span style=\"font-variant","volume":"103","author":[{"family":"Liu","given":"Lijuan"},{"family</w:instrText>
      </w:r>
      <w:r w:rsidR="00A14CCB" w:rsidRPr="00A14CCB">
        <w:rPr>
          <w:rFonts w:ascii="Arial" w:hAnsi="Arial" w:cs="Arial"/>
          <w:sz w:val="24"/>
          <w:szCs w:val="24"/>
          <w:lang w:val="en-GB"/>
        </w:rPr>
        <w:instrText xml:space="preserve">":"Li","given":"Jian"},{"family":"Yin","given":"Ping"},{"family":"Kong","given":"Shuangyan"},{"family":"Li","given":"Jingxin"}],"issued":{"date-parts":[["2025",8]]}}}],"schema":"https://github.com/citation-style-language/schema/raw/master/csl-citation.json"} </w:instrText>
      </w:r>
      <w:r w:rsidR="00300753" w:rsidRPr="00A14CCB">
        <w:rPr>
          <w:rFonts w:ascii="Arial" w:hAnsi="Arial" w:cs="Arial"/>
          <w:sz w:val="24"/>
          <w:szCs w:val="24"/>
          <w:lang w:val="en-GB"/>
        </w:rPr>
        <w:fldChar w:fldCharType="separate"/>
      </w:r>
      <w:r w:rsidR="00A14CCB" w:rsidRPr="00A14CCB">
        <w:rPr>
          <w:rFonts w:ascii="Arial" w:hAnsi="Arial" w:cs="Arial"/>
          <w:sz w:val="24"/>
          <w:lang w:val="en-GB"/>
        </w:rPr>
        <w:t>(93)</w:t>
      </w:r>
      <w:r w:rsidR="00300753" w:rsidRPr="00A14CCB">
        <w:rPr>
          <w:rFonts w:ascii="Arial" w:hAnsi="Arial" w:cs="Arial"/>
          <w:sz w:val="24"/>
          <w:szCs w:val="24"/>
          <w:lang w:val="en-GB"/>
        </w:rPr>
        <w:fldChar w:fldCharType="end"/>
      </w:r>
      <w:r w:rsidR="000F3569" w:rsidRPr="00A14CCB">
        <w:rPr>
          <w:rFonts w:ascii="Arial" w:hAnsi="Arial" w:cs="Arial"/>
          <w:sz w:val="24"/>
          <w:szCs w:val="24"/>
          <w:lang w:val="en-GB"/>
        </w:rPr>
        <w:t>, potentially contributing to the anti-inflammation observed upon SG assembly</w:t>
      </w:r>
      <w:r w:rsidR="00891207"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aM2JpxR3","properties":{"unsorted":false,"formattedCitation":"(7)","plainCitation":"(7)","noteIndex":0},"citationItems":[{"id":"7QlDGlPw/whmaCuBT","uris":["http://zotero.org/users/local/1p9EH8ax/items/BR3BXXDM"],"itemData":{"id":"HdbqYvT6/eaG4uvqu","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91207" w:rsidRPr="00A14CCB">
        <w:rPr>
          <w:rFonts w:ascii="Arial" w:hAnsi="Arial" w:cs="Arial"/>
          <w:sz w:val="24"/>
          <w:szCs w:val="24"/>
          <w:lang w:val="en-GB"/>
        </w:rPr>
        <w:fldChar w:fldCharType="separate"/>
      </w:r>
      <w:r w:rsidR="0097304F" w:rsidRPr="005379E1">
        <w:rPr>
          <w:rFonts w:ascii="Arial" w:hAnsi="Arial" w:cs="Arial"/>
          <w:sz w:val="24"/>
        </w:rPr>
        <w:t>(7)</w:t>
      </w:r>
      <w:r w:rsidR="00891207" w:rsidRPr="00A14CCB">
        <w:rPr>
          <w:rFonts w:ascii="Arial" w:hAnsi="Arial" w:cs="Arial"/>
          <w:sz w:val="24"/>
          <w:szCs w:val="24"/>
          <w:lang w:val="en-GB"/>
        </w:rPr>
        <w:fldChar w:fldCharType="end"/>
      </w:r>
      <w:r w:rsidR="000F3569" w:rsidRPr="00A14CCB">
        <w:rPr>
          <w:rFonts w:ascii="Arial" w:hAnsi="Arial" w:cs="Arial"/>
          <w:sz w:val="24"/>
          <w:szCs w:val="24"/>
          <w:lang w:val="en-GB"/>
        </w:rPr>
        <w:t>.</w:t>
      </w:r>
    </w:p>
    <w:p w14:paraId="7F8F4514" w14:textId="77BBC0C1" w:rsidR="00891207" w:rsidRPr="00A14CCB" w:rsidRDefault="00891207" w:rsidP="003B38FB">
      <w:pPr>
        <w:jc w:val="both"/>
        <w:rPr>
          <w:rFonts w:ascii="Arial" w:hAnsi="Arial" w:cs="Arial"/>
          <w:sz w:val="24"/>
          <w:szCs w:val="24"/>
          <w:lang w:val="en-GB"/>
        </w:rPr>
      </w:pPr>
      <w:r w:rsidRPr="00A14CCB">
        <w:rPr>
          <w:rFonts w:ascii="Arial" w:hAnsi="Arial" w:cs="Arial"/>
          <w:sz w:val="24"/>
          <w:szCs w:val="24"/>
        </w:rPr>
        <w:t xml:space="preserve">To further explore the disagreement between studies for individual transcripts, we examined </w:t>
      </w:r>
      <w:r w:rsidRPr="00A14CCB">
        <w:rPr>
          <w:rFonts w:ascii="Arial" w:hAnsi="Arial" w:cs="Arial"/>
          <w:i/>
          <w:iCs/>
          <w:sz w:val="24"/>
          <w:szCs w:val="24"/>
        </w:rPr>
        <w:t>NORAD</w:t>
      </w:r>
      <w:r w:rsidRPr="00A14CCB">
        <w:rPr>
          <w:rFonts w:ascii="Arial" w:hAnsi="Arial" w:cs="Arial"/>
          <w:sz w:val="24"/>
          <w:szCs w:val="24"/>
        </w:rPr>
        <w:t>, the RNA with the highest presence-in-SG score (Supplementary Figure 8B) and a commonly used SG marker</w:t>
      </w:r>
      <w:r w:rsidRPr="00A14CCB">
        <w:rPr>
          <w:rFonts w:ascii="Arial" w:hAnsi="Arial" w:cs="Arial"/>
          <w:sz w:val="24"/>
          <w:szCs w:val="24"/>
        </w:rPr>
        <w:fldChar w:fldCharType="begin"/>
      </w:r>
      <w:r w:rsidR="00300753" w:rsidRPr="00A14CCB">
        <w:rPr>
          <w:rFonts w:ascii="Arial" w:hAnsi="Arial" w:cs="Arial"/>
          <w:sz w:val="24"/>
          <w:szCs w:val="24"/>
        </w:rPr>
        <w:instrText xml:space="preserve"> ADDIN ZOTERO_ITEM CSL_CITATION {"citationID":"dMKugz2i","properties":{"unsorted":false,"formattedCitation":"(31)","plainCitation":"(31)","noteIndex":0},"citationItems":[{"id":"7QlDGlPw/FbnlmiAa","uris":["http://zotero.org/users/local/1p9EH8ax/items/WPA4SC2G"],"itemData":{"id":"HdbqYvT6/LSQSyBZz","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A14CCB">
        <w:rPr>
          <w:rFonts w:ascii="Arial" w:hAnsi="Arial" w:cs="Arial"/>
          <w:sz w:val="24"/>
          <w:szCs w:val="24"/>
        </w:rPr>
        <w:fldChar w:fldCharType="separate"/>
      </w:r>
      <w:r w:rsidR="0097304F" w:rsidRPr="005379E1">
        <w:rPr>
          <w:rFonts w:ascii="Arial" w:hAnsi="Arial" w:cs="Arial"/>
          <w:sz w:val="24"/>
        </w:rPr>
        <w:t>(31)</w:t>
      </w:r>
      <w:r w:rsidRPr="00A14CCB">
        <w:rPr>
          <w:rFonts w:ascii="Arial" w:hAnsi="Arial" w:cs="Arial"/>
          <w:sz w:val="24"/>
          <w:szCs w:val="24"/>
        </w:rPr>
        <w:fldChar w:fldCharType="end"/>
      </w:r>
      <w:r w:rsidRPr="00A14CCB">
        <w:rPr>
          <w:rFonts w:ascii="Arial" w:hAnsi="Arial" w:cs="Arial"/>
          <w:sz w:val="24"/>
          <w:szCs w:val="24"/>
        </w:rPr>
        <w:t xml:space="preserve">. </w:t>
      </w:r>
      <w:r w:rsidRPr="00A14CCB">
        <w:rPr>
          <w:rFonts w:ascii="Arial" w:hAnsi="Arial" w:cs="Arial"/>
          <w:i/>
          <w:iCs/>
          <w:sz w:val="24"/>
          <w:szCs w:val="24"/>
        </w:rPr>
        <w:t>NORAD</w:t>
      </w:r>
      <w:r w:rsidRPr="00A14CCB">
        <w:rPr>
          <w:rFonts w:ascii="Arial" w:hAnsi="Arial" w:cs="Arial"/>
          <w:sz w:val="24"/>
          <w:szCs w:val="24"/>
        </w:rPr>
        <w:t xml:space="preserve"> displayed </w:t>
      </w:r>
      <w:r w:rsidR="00A722F2" w:rsidRPr="00A14CCB">
        <w:rPr>
          <w:rFonts w:ascii="Arial" w:hAnsi="Arial" w:cs="Arial"/>
          <w:sz w:val="24"/>
          <w:szCs w:val="24"/>
        </w:rPr>
        <w:t>very strong enrichment in SGs in some</w:t>
      </w:r>
      <w:r w:rsidRPr="00A14CCB">
        <w:rPr>
          <w:rFonts w:ascii="Arial" w:hAnsi="Arial" w:cs="Arial"/>
          <w:sz w:val="24"/>
          <w:szCs w:val="24"/>
        </w:rPr>
        <w:t xml:space="preserve"> dataset</w:t>
      </w:r>
      <w:r w:rsidR="00A722F2" w:rsidRPr="00A14CCB">
        <w:rPr>
          <w:rFonts w:ascii="Arial" w:hAnsi="Arial" w:cs="Arial"/>
          <w:sz w:val="24"/>
          <w:szCs w:val="24"/>
        </w:rPr>
        <w:t>s but also</w:t>
      </w:r>
      <w:r w:rsidRPr="00A14CCB">
        <w:rPr>
          <w:rFonts w:ascii="Arial" w:hAnsi="Arial" w:cs="Arial"/>
          <w:sz w:val="24"/>
          <w:szCs w:val="24"/>
        </w:rPr>
        <w:t xml:space="preserve"> substantial disagreement between the underlying studies (Supplementary Figure 8B). We found that th</w:t>
      </w:r>
      <w:r w:rsidR="00A722F2" w:rsidRPr="00A14CCB">
        <w:rPr>
          <w:rFonts w:ascii="Arial" w:hAnsi="Arial" w:cs="Arial"/>
          <w:sz w:val="24"/>
          <w:szCs w:val="24"/>
        </w:rPr>
        <w:t>e strong</w:t>
      </w:r>
      <w:r w:rsidRPr="00A14CCB">
        <w:rPr>
          <w:rFonts w:ascii="Arial" w:hAnsi="Arial" w:cs="Arial"/>
          <w:sz w:val="24"/>
          <w:szCs w:val="24"/>
        </w:rPr>
        <w:t xml:space="preserve"> enrichment was driven almost entirely by DC studies (Supplementary Figure 8D). In contrast, </w:t>
      </w:r>
      <w:r w:rsidR="00A14CCB" w:rsidRPr="00A14CCB">
        <w:rPr>
          <w:rFonts w:ascii="Arial" w:hAnsi="Arial" w:cs="Arial"/>
          <w:sz w:val="24"/>
          <w:szCs w:val="24"/>
        </w:rPr>
        <w:t xml:space="preserve">other </w:t>
      </w:r>
      <w:r w:rsidRPr="00A14CCB">
        <w:rPr>
          <w:rFonts w:ascii="Arial" w:hAnsi="Arial" w:cs="Arial"/>
          <w:sz w:val="24"/>
          <w:szCs w:val="24"/>
        </w:rPr>
        <w:t xml:space="preserve">purification methods showed comparatively little or no enrichment of </w:t>
      </w:r>
      <w:r w:rsidRPr="005379E1">
        <w:rPr>
          <w:rFonts w:ascii="Arial" w:hAnsi="Arial" w:cs="Arial"/>
          <w:i/>
          <w:iCs/>
          <w:sz w:val="24"/>
          <w:szCs w:val="24"/>
        </w:rPr>
        <w:t>NORAD</w:t>
      </w:r>
      <w:r w:rsidRPr="00A14CCB">
        <w:rPr>
          <w:rFonts w:ascii="Arial" w:hAnsi="Arial" w:cs="Arial"/>
          <w:sz w:val="24"/>
          <w:szCs w:val="24"/>
        </w:rPr>
        <w:t xml:space="preserve">. </w:t>
      </w:r>
      <w:r w:rsidRPr="00891207">
        <w:rPr>
          <w:rFonts w:ascii="Arial" w:hAnsi="Arial" w:cs="Arial"/>
          <w:sz w:val="24"/>
          <w:szCs w:val="24"/>
        </w:rPr>
        <w:t xml:space="preserve">This discrepancy </w:t>
      </w:r>
      <w:r w:rsidR="00D40AFE">
        <w:rPr>
          <w:rFonts w:ascii="Arial" w:hAnsi="Arial" w:cs="Arial"/>
          <w:sz w:val="24"/>
          <w:szCs w:val="24"/>
        </w:rPr>
        <w:t>was not mitigated by</w:t>
      </w:r>
      <w:r>
        <w:rPr>
          <w:rFonts w:ascii="Arial" w:hAnsi="Arial" w:cs="Arial"/>
          <w:sz w:val="24"/>
          <w:szCs w:val="24"/>
        </w:rPr>
        <w:t xml:space="preserve"> our </w:t>
      </w:r>
      <w:r w:rsidRPr="00891207">
        <w:rPr>
          <w:rFonts w:ascii="Arial" w:hAnsi="Arial" w:cs="Arial"/>
          <w:sz w:val="24"/>
          <w:szCs w:val="24"/>
        </w:rPr>
        <w:t>correction procedure</w:t>
      </w:r>
      <w:r>
        <w:rPr>
          <w:rFonts w:ascii="Arial" w:hAnsi="Arial" w:cs="Arial"/>
          <w:sz w:val="24"/>
          <w:szCs w:val="24"/>
        </w:rPr>
        <w:t>s</w:t>
      </w:r>
      <w:r w:rsidRPr="00891207">
        <w:rPr>
          <w:rFonts w:ascii="Arial" w:hAnsi="Arial" w:cs="Arial"/>
          <w:sz w:val="24"/>
          <w:szCs w:val="24"/>
        </w:rPr>
        <w:t xml:space="preserve">, suggesting that </w:t>
      </w:r>
      <w:r w:rsidR="00D40AFE">
        <w:rPr>
          <w:rFonts w:ascii="Arial" w:hAnsi="Arial" w:cs="Arial"/>
          <w:sz w:val="24"/>
          <w:szCs w:val="24"/>
        </w:rPr>
        <w:t xml:space="preserve">it </w:t>
      </w:r>
      <w:r w:rsidRPr="00891207">
        <w:rPr>
          <w:rFonts w:ascii="Arial" w:hAnsi="Arial" w:cs="Arial"/>
          <w:sz w:val="24"/>
          <w:szCs w:val="24"/>
        </w:rPr>
        <w:t>at least part</w:t>
      </w:r>
      <w:r w:rsidR="00D40AFE">
        <w:rPr>
          <w:rFonts w:ascii="Arial" w:hAnsi="Arial" w:cs="Arial"/>
          <w:sz w:val="24"/>
          <w:szCs w:val="24"/>
        </w:rPr>
        <w:t>ially</w:t>
      </w:r>
      <w:r w:rsidRPr="00891207">
        <w:rPr>
          <w:rFonts w:ascii="Arial" w:hAnsi="Arial" w:cs="Arial"/>
          <w:sz w:val="24"/>
          <w:szCs w:val="24"/>
        </w:rPr>
        <w:t xml:space="preserve"> reflects a genuine methodological difference in SG capture. </w:t>
      </w:r>
    </w:p>
    <w:p w14:paraId="5B72C841" w14:textId="66C2C357" w:rsidR="00623B5A" w:rsidRPr="00A14CCB" w:rsidRDefault="00076CB0" w:rsidP="001B750D">
      <w:pPr>
        <w:pStyle w:val="Heading2"/>
        <w:jc w:val="both"/>
        <w:rPr>
          <w:lang w:val="en-GB"/>
        </w:rPr>
      </w:pPr>
      <w:r w:rsidRPr="00A14CCB">
        <w:rPr>
          <w:lang w:val="en-GB"/>
        </w:rPr>
        <w:t xml:space="preserve">Mechanistic </w:t>
      </w:r>
      <w:r w:rsidR="00E2317D" w:rsidRPr="00A14CCB">
        <w:rPr>
          <w:lang w:val="en-GB"/>
        </w:rPr>
        <w:t>m</w:t>
      </w:r>
      <w:r w:rsidRPr="00A14CCB">
        <w:rPr>
          <w:lang w:val="en-GB"/>
        </w:rPr>
        <w:t>odel of SG-</w:t>
      </w:r>
      <w:r w:rsidR="00E2317D" w:rsidRPr="00A14CCB">
        <w:rPr>
          <w:lang w:val="en-GB"/>
        </w:rPr>
        <w:t>m</w:t>
      </w:r>
      <w:r w:rsidRPr="00A14CCB">
        <w:rPr>
          <w:lang w:val="en-GB"/>
        </w:rPr>
        <w:t xml:space="preserve">ediated </w:t>
      </w:r>
      <w:r w:rsidR="00E2317D" w:rsidRPr="00A14CCB">
        <w:rPr>
          <w:lang w:val="en-GB"/>
        </w:rPr>
        <w:t>i</w:t>
      </w:r>
      <w:r w:rsidRPr="00A14CCB">
        <w:rPr>
          <w:lang w:val="en-GB"/>
        </w:rPr>
        <w:t xml:space="preserve">nflammation </w:t>
      </w:r>
      <w:r w:rsidR="00E2317D" w:rsidRPr="00A14CCB">
        <w:rPr>
          <w:lang w:val="en-GB"/>
        </w:rPr>
        <w:t>d</w:t>
      </w:r>
      <w:r w:rsidRPr="00A14CCB">
        <w:rPr>
          <w:lang w:val="en-GB"/>
        </w:rPr>
        <w:t xml:space="preserve">ampening via </w:t>
      </w:r>
      <w:r w:rsidR="00E2317D" w:rsidRPr="00A14CCB">
        <w:rPr>
          <w:lang w:val="en-GB"/>
        </w:rPr>
        <w:t>m</w:t>
      </w:r>
      <w:r w:rsidRPr="00A14CCB">
        <w:rPr>
          <w:lang w:val="en-GB"/>
        </w:rPr>
        <w:t xml:space="preserve">itochondrial RNA </w:t>
      </w:r>
      <w:r w:rsidR="00E2317D" w:rsidRPr="00A14CCB">
        <w:rPr>
          <w:lang w:val="en-GB"/>
        </w:rPr>
        <w:t>s</w:t>
      </w:r>
      <w:r w:rsidRPr="00A14CCB">
        <w:rPr>
          <w:lang w:val="en-GB"/>
        </w:rPr>
        <w:t>equestration</w:t>
      </w:r>
    </w:p>
    <w:p w14:paraId="28D94F2D" w14:textId="2ED12CF2" w:rsidR="004D3386" w:rsidRPr="00A14CCB" w:rsidRDefault="00BD4148" w:rsidP="004D3386">
      <w:pPr>
        <w:jc w:val="both"/>
        <w:rPr>
          <w:rFonts w:ascii="Arial" w:hAnsi="Arial" w:cs="Arial"/>
          <w:sz w:val="24"/>
          <w:szCs w:val="24"/>
          <w:lang w:val="en-GB"/>
        </w:rPr>
      </w:pPr>
      <w:r w:rsidRPr="00A14CCB">
        <w:rPr>
          <w:rFonts w:ascii="Arial" w:hAnsi="Arial" w:cs="Arial"/>
          <w:sz w:val="24"/>
          <w:szCs w:val="24"/>
          <w:lang w:val="en-GB"/>
        </w:rPr>
        <w:t>To explore mechanisms underlying the dampening of stress and inflammatory signa</w:t>
      </w:r>
      <w:ins w:id="157" w:author="Diana Vieira" w:date="2026-08-27T09:59:00Z" w16du:dateUtc="2026-08-27T08:59:00Z">
        <w:r w:rsidR="00CB1A50">
          <w:rPr>
            <w:rFonts w:ascii="Arial" w:hAnsi="Arial" w:cs="Arial"/>
            <w:sz w:val="24"/>
            <w:szCs w:val="24"/>
            <w:lang w:val="en-GB"/>
          </w:rPr>
          <w:t>l</w:t>
        </w:r>
      </w:ins>
      <w:r w:rsidRPr="00A14CCB">
        <w:rPr>
          <w:rFonts w:ascii="Arial" w:hAnsi="Arial" w:cs="Arial"/>
          <w:sz w:val="24"/>
          <w:szCs w:val="24"/>
          <w:lang w:val="en-GB"/>
        </w:rPr>
        <w:t xml:space="preserve">ling suggested by our meta-analysis, we </w:t>
      </w:r>
      <w:r w:rsidR="00387D0E" w:rsidRPr="00A14CCB">
        <w:rPr>
          <w:rFonts w:ascii="Arial" w:hAnsi="Arial" w:cs="Arial"/>
          <w:sz w:val="24"/>
          <w:szCs w:val="24"/>
          <w:lang w:val="en-GB"/>
        </w:rPr>
        <w:t xml:space="preserve">compared </w:t>
      </w:r>
      <w:r w:rsidR="00417879" w:rsidRPr="00A14CCB">
        <w:rPr>
          <w:rFonts w:ascii="Arial" w:hAnsi="Arial" w:cs="Arial"/>
          <w:sz w:val="24"/>
          <w:szCs w:val="24"/>
          <w:lang w:val="en-GB"/>
        </w:rPr>
        <w:t xml:space="preserve">the transcriptomic signal </w:t>
      </w:r>
      <w:r w:rsidR="00F109F1">
        <w:rPr>
          <w:rFonts w:ascii="Arial" w:hAnsi="Arial" w:cs="Arial"/>
          <w:sz w:val="24"/>
          <w:szCs w:val="24"/>
          <w:lang w:val="en-GB"/>
        </w:rPr>
        <w:t>of</w:t>
      </w:r>
      <w:r w:rsidR="00F109F1" w:rsidRPr="00A14CCB">
        <w:rPr>
          <w:rFonts w:ascii="Arial" w:hAnsi="Arial" w:cs="Arial"/>
          <w:sz w:val="24"/>
          <w:szCs w:val="24"/>
          <w:lang w:val="en-GB"/>
        </w:rPr>
        <w:t xml:space="preserve"> </w:t>
      </w:r>
      <w:r w:rsidR="00417879" w:rsidRPr="00A14CCB">
        <w:rPr>
          <w:rFonts w:ascii="Arial" w:hAnsi="Arial" w:cs="Arial"/>
          <w:sz w:val="24"/>
          <w:szCs w:val="24"/>
          <w:lang w:val="en-GB"/>
        </w:rPr>
        <w:t xml:space="preserve">WCs bearing SGs with that of SGs </w:t>
      </w:r>
      <w:r w:rsidR="00F109F1">
        <w:rPr>
          <w:rFonts w:ascii="Arial" w:hAnsi="Arial" w:cs="Arial"/>
          <w:sz w:val="24"/>
          <w:szCs w:val="24"/>
          <w:lang w:val="en-GB"/>
        </w:rPr>
        <w:t>relative to</w:t>
      </w:r>
      <w:r w:rsidR="00417879" w:rsidRPr="00A14CCB">
        <w:rPr>
          <w:rFonts w:ascii="Arial" w:hAnsi="Arial" w:cs="Arial"/>
          <w:sz w:val="24"/>
          <w:szCs w:val="24"/>
          <w:lang w:val="en-GB"/>
        </w:rPr>
        <w:t xml:space="preserve"> their host WCs </w:t>
      </w:r>
      <w:r w:rsidR="00F109F1">
        <w:rPr>
          <w:rFonts w:ascii="Arial" w:hAnsi="Arial" w:cs="Arial"/>
          <w:sz w:val="24"/>
          <w:szCs w:val="24"/>
          <w:lang w:val="en-GB"/>
        </w:rPr>
        <w:t>and observed</w:t>
      </w:r>
      <w:r w:rsidR="00387D0E" w:rsidRPr="00A14CCB">
        <w:rPr>
          <w:rFonts w:ascii="Arial" w:hAnsi="Arial" w:cs="Arial"/>
          <w:sz w:val="24"/>
          <w:szCs w:val="24"/>
          <w:lang w:val="en-GB"/>
        </w:rPr>
        <w:t xml:space="preserve"> </w:t>
      </w:r>
      <w:r w:rsidR="00354BAE">
        <w:rPr>
          <w:rFonts w:ascii="Arial" w:hAnsi="Arial" w:cs="Arial"/>
          <w:sz w:val="24"/>
          <w:szCs w:val="24"/>
          <w:lang w:val="en-GB"/>
        </w:rPr>
        <w:t xml:space="preserve">no </w:t>
      </w:r>
      <w:r w:rsidR="00F109F1">
        <w:rPr>
          <w:rFonts w:ascii="Arial" w:hAnsi="Arial" w:cs="Arial"/>
          <w:sz w:val="24"/>
          <w:szCs w:val="24"/>
          <w:lang w:val="en-GB"/>
        </w:rPr>
        <w:t>meaningful</w:t>
      </w:r>
      <w:r w:rsidRPr="00A14CCB">
        <w:rPr>
          <w:rFonts w:ascii="Arial" w:hAnsi="Arial" w:cs="Arial"/>
          <w:sz w:val="24"/>
          <w:szCs w:val="24"/>
          <w:lang w:val="en-GB"/>
        </w:rPr>
        <w:t xml:space="preserve"> correlation (Figure </w:t>
      </w:r>
      <w:r w:rsidR="004E60BE" w:rsidRPr="00A14CCB">
        <w:rPr>
          <w:rFonts w:ascii="Arial" w:hAnsi="Arial" w:cs="Arial"/>
          <w:sz w:val="24"/>
          <w:szCs w:val="24"/>
          <w:lang w:val="en-GB"/>
        </w:rPr>
        <w:t>5</w:t>
      </w:r>
      <w:r w:rsidRPr="00A14CCB">
        <w:rPr>
          <w:rFonts w:ascii="Arial" w:hAnsi="Arial" w:cs="Arial"/>
          <w:sz w:val="24"/>
          <w:szCs w:val="24"/>
          <w:lang w:val="en-GB"/>
        </w:rPr>
        <w:t>A).</w:t>
      </w:r>
    </w:p>
    <w:p w14:paraId="33BF36CF" w14:textId="37433350" w:rsidR="004D3386" w:rsidRPr="001B750D" w:rsidRDefault="004D3386" w:rsidP="004D3386">
      <w:pPr>
        <w:jc w:val="both"/>
        <w:rPr>
          <w:rFonts w:ascii="Arial" w:hAnsi="Arial" w:cs="Arial"/>
          <w:sz w:val="24"/>
          <w:szCs w:val="24"/>
          <w:lang w:val="en-GB"/>
        </w:rPr>
      </w:pPr>
      <w:r w:rsidRPr="00A14CCB">
        <w:rPr>
          <w:rFonts w:ascii="Arial" w:hAnsi="Arial" w:cs="Arial"/>
          <w:sz w:val="24"/>
          <w:szCs w:val="24"/>
          <w:lang w:val="en-GB"/>
        </w:rPr>
        <w:t xml:space="preserve">Consistent with </w:t>
      </w:r>
      <w:r w:rsidR="007D5907" w:rsidRPr="00A14CCB">
        <w:rPr>
          <w:rFonts w:ascii="Arial" w:hAnsi="Arial" w:cs="Arial"/>
          <w:sz w:val="24"/>
          <w:szCs w:val="24"/>
          <w:lang w:val="en-GB"/>
        </w:rPr>
        <w:t>SG</w:t>
      </w:r>
      <w:del w:id="158" w:author="Diana Vieira" w:date="2026-08-27T10:02:00Z" w16du:dateUtc="2026-08-27T09:02:00Z">
        <w:r w:rsidR="007D5907" w:rsidRPr="00A14CCB" w:rsidDel="007A0730">
          <w:rPr>
            <w:rFonts w:ascii="Arial" w:hAnsi="Arial" w:cs="Arial"/>
            <w:sz w:val="24"/>
            <w:szCs w:val="24"/>
            <w:lang w:val="en-GB"/>
          </w:rPr>
          <w:delText>’</w:delText>
        </w:r>
      </w:del>
      <w:r w:rsidR="007D5907" w:rsidRPr="00A14CCB">
        <w:rPr>
          <w:rFonts w:ascii="Arial" w:hAnsi="Arial" w:cs="Arial"/>
          <w:sz w:val="24"/>
          <w:szCs w:val="24"/>
          <w:lang w:val="en-GB"/>
        </w:rPr>
        <w:t>s</w:t>
      </w:r>
      <w:ins w:id="159" w:author="Diana Vieira" w:date="2026-08-27T10:02:00Z" w16du:dateUtc="2026-08-27T09:02:00Z">
        <w:r w:rsidR="007A0730">
          <w:rPr>
            <w:rFonts w:ascii="Arial" w:hAnsi="Arial" w:cs="Arial"/>
            <w:sz w:val="24"/>
            <w:szCs w:val="24"/>
            <w:lang w:val="en-GB"/>
          </w:rPr>
          <w:t>’</w:t>
        </w:r>
      </w:ins>
      <w:r w:rsidRPr="00A14CCB">
        <w:rPr>
          <w:rFonts w:ascii="Arial" w:hAnsi="Arial" w:cs="Arial"/>
          <w:sz w:val="24"/>
          <w:szCs w:val="24"/>
          <w:lang w:val="en-GB"/>
        </w:rPr>
        <w:t xml:space="preserve"> reported role as senescence inhibitors</w:t>
      </w:r>
      <w:r w:rsidR="00525353"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Hu9RZd86","properties":{"formattedCitation":"(15)","plainCitation":"(15)","noteIndex":0},"citationItems":[{"id":"7QlDGlPw/XVYM2PBS","uris":["http://zotero.org/users/local/1p9EH8ax/items/BKDK22WH"],"itemData":{"id":"HtmS51Tt/0bhit1aw","type":"article-journal","container-title":"EMBO reports","DOI":"10.15252/embr.201744722","ISSN":"1469-221X, 1469-3178","issue":"5","journalAbbreviation":"EMBO Reports","language":"en","page":"e44722","source":"DOI.org (Crossref)</w:instrText>
      </w:r>
      <w:r w:rsidR="00300753">
        <w:rPr>
          <w:rFonts w:ascii="Arial" w:hAnsi="Arial" w:cs="Arial" w:hint="eastAsia"/>
          <w:sz w:val="24"/>
          <w:szCs w:val="24"/>
          <w:lang w:val="en-GB"/>
        </w:rPr>
        <w:instrText>","title":"Stress granules counteract senescence by sequestration of PAI</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1","volume":"19","author":[{"family":"Omer","given":"Amr"},{"family":"Patel","given":"Devang"},{"family":"Lian","given":"Xian Jin"},{"family":"Sadek","given":"Jason"},{"family":"Di M</w:instrText>
      </w:r>
      <w:r w:rsidR="00300753">
        <w:rPr>
          <w:rFonts w:ascii="Arial" w:hAnsi="Arial" w:cs="Arial"/>
          <w:sz w:val="24"/>
          <w:szCs w:val="24"/>
          <w:lang w:val="en-GB"/>
        </w:rPr>
        <w:instrText xml:space="preserve">arco","given":"Sergio"},{"family":"Pause","given":"Arnim"},{"family":"Gorospe","given":"Myriam"},{"family":"Gallouzi","given":"Imed Eddine"}],"issued":{"date-parts":[["2018",5]]}}}],"schema":"https://github.com/citation-style-language/schema/raw/master/csl-citation.json"} </w:instrText>
      </w:r>
      <w:r w:rsidR="00525353" w:rsidRPr="001B750D">
        <w:rPr>
          <w:rFonts w:ascii="Arial" w:hAnsi="Arial" w:cs="Arial"/>
          <w:sz w:val="24"/>
          <w:szCs w:val="24"/>
          <w:lang w:val="en-GB"/>
        </w:rPr>
        <w:fldChar w:fldCharType="separate"/>
      </w:r>
      <w:r w:rsidR="0097304F" w:rsidRPr="0097304F">
        <w:rPr>
          <w:rFonts w:ascii="Aptos" w:hAnsi="Aptos"/>
          <w:sz w:val="24"/>
          <w:lang w:val="en-GB"/>
        </w:rPr>
        <w:t>(15)</w:t>
      </w:r>
      <w:r w:rsidR="00525353" w:rsidRPr="001B750D">
        <w:rPr>
          <w:rFonts w:ascii="Arial" w:hAnsi="Arial" w:cs="Arial"/>
          <w:sz w:val="24"/>
          <w:szCs w:val="24"/>
          <w:lang w:val="en-GB"/>
        </w:rPr>
        <w:fldChar w:fldCharType="end"/>
      </w:r>
      <w:r w:rsidRPr="001B750D">
        <w:rPr>
          <w:rFonts w:ascii="Arial" w:hAnsi="Arial" w:cs="Arial"/>
          <w:sz w:val="24"/>
          <w:szCs w:val="24"/>
          <w:lang w:val="en-GB"/>
        </w:rPr>
        <w:t xml:space="preserve">, we found that a recent study targeting the SASP showed downregulation of pathways similar </w:t>
      </w:r>
      <w:r w:rsidR="00387D0E" w:rsidRPr="001B750D">
        <w:rPr>
          <w:rFonts w:ascii="Arial" w:hAnsi="Arial" w:cs="Arial"/>
          <w:sz w:val="24"/>
          <w:szCs w:val="24"/>
          <w:lang w:val="en-GB"/>
        </w:rPr>
        <w:t>to those we observed</w:t>
      </w:r>
      <w:r w:rsidRPr="001B750D">
        <w:rPr>
          <w:rFonts w:ascii="Arial" w:hAnsi="Arial" w:cs="Arial"/>
          <w:sz w:val="24"/>
          <w:szCs w:val="24"/>
          <w:lang w:val="en-GB"/>
        </w:rPr>
        <w:t xml:space="preserve"> in SG assembly</w:t>
      </w:r>
      <w:r w:rsidR="00E27F2C"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NKjPaNgq","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E27F2C" w:rsidRPr="001B750D">
        <w:rPr>
          <w:rFonts w:ascii="Arial" w:hAnsi="Arial" w:cs="Arial"/>
          <w:sz w:val="24"/>
          <w:szCs w:val="24"/>
          <w:lang w:val="en-GB"/>
        </w:rPr>
        <w:fldChar w:fldCharType="separate"/>
      </w:r>
      <w:r w:rsidR="0097304F" w:rsidRPr="0097304F">
        <w:rPr>
          <w:rFonts w:ascii="Aptos" w:hAnsi="Aptos"/>
          <w:sz w:val="24"/>
          <w:lang w:val="en-GB"/>
        </w:rPr>
        <w:t>(55)</w:t>
      </w:r>
      <w:r w:rsidR="00E27F2C" w:rsidRPr="001B750D">
        <w:rPr>
          <w:rFonts w:ascii="Arial" w:hAnsi="Arial" w:cs="Arial"/>
          <w:sz w:val="24"/>
          <w:szCs w:val="24"/>
          <w:lang w:val="en-GB"/>
        </w:rPr>
        <w:fldChar w:fldCharType="end"/>
      </w:r>
      <w:r w:rsidRPr="001B750D">
        <w:rPr>
          <w:rFonts w:ascii="Arial" w:hAnsi="Arial" w:cs="Arial"/>
          <w:sz w:val="24"/>
          <w:szCs w:val="24"/>
          <w:lang w:val="en-GB"/>
        </w:rPr>
        <w:t xml:space="preserve">. However, a direct comparison reveals notable differences in gene expression between SASP inhibition and SG formation (Figure </w:t>
      </w:r>
      <w:r w:rsidR="004E60BE" w:rsidRPr="001B750D">
        <w:rPr>
          <w:rFonts w:ascii="Arial" w:hAnsi="Arial" w:cs="Arial"/>
          <w:sz w:val="24"/>
          <w:szCs w:val="24"/>
          <w:lang w:val="en-GB"/>
        </w:rPr>
        <w:t>5</w:t>
      </w:r>
      <w:r w:rsidR="00387D0E" w:rsidRPr="001B750D">
        <w:rPr>
          <w:rFonts w:ascii="Arial" w:hAnsi="Arial" w:cs="Arial"/>
          <w:sz w:val="24"/>
          <w:szCs w:val="24"/>
          <w:lang w:val="en-GB"/>
        </w:rPr>
        <w:t>B</w:t>
      </w:r>
      <w:r w:rsidRPr="001B750D">
        <w:rPr>
          <w:rFonts w:ascii="Arial" w:hAnsi="Arial" w:cs="Arial"/>
          <w:sz w:val="24"/>
          <w:szCs w:val="24"/>
          <w:lang w:val="en-GB"/>
        </w:rPr>
        <w:t>).</w:t>
      </w:r>
      <w:r w:rsidR="00525353" w:rsidRPr="001B750D">
        <w:rPr>
          <w:rFonts w:ascii="Arial" w:hAnsi="Arial" w:cs="Arial"/>
          <w:sz w:val="24"/>
          <w:szCs w:val="24"/>
          <w:lang w:val="en-GB"/>
        </w:rPr>
        <w:t xml:space="preserve">  Nevertheless, </w:t>
      </w:r>
      <w:r w:rsidR="00393E03" w:rsidRPr="001B750D">
        <w:rPr>
          <w:rFonts w:ascii="Arial" w:hAnsi="Arial" w:cs="Arial"/>
          <w:sz w:val="24"/>
          <w:szCs w:val="24"/>
          <w:lang w:val="en-GB"/>
        </w:rPr>
        <w:t>b</w:t>
      </w:r>
      <w:r w:rsidR="00525353" w:rsidRPr="001B750D">
        <w:rPr>
          <w:rFonts w:ascii="Arial" w:hAnsi="Arial" w:cs="Arial"/>
          <w:sz w:val="24"/>
          <w:szCs w:val="24"/>
          <w:lang w:val="en-GB"/>
        </w:rPr>
        <w:t xml:space="preserve">oth conditions shared downregulation of mitochondrially encoded RNAs </w:t>
      </w:r>
      <w:r w:rsidR="00525353" w:rsidRPr="001B750D">
        <w:rPr>
          <w:rFonts w:ascii="Arial" w:hAnsi="Arial" w:cs="Arial"/>
          <w:sz w:val="24"/>
          <w:szCs w:val="24"/>
          <w:lang w:val="en-GB"/>
        </w:rPr>
        <w:lastRenderedPageBreak/>
        <w:t>and</w:t>
      </w:r>
      <w:r w:rsidR="00BD23BD" w:rsidRPr="001B750D">
        <w:rPr>
          <w:rFonts w:ascii="Arial" w:hAnsi="Arial" w:cs="Arial"/>
          <w:sz w:val="24"/>
          <w:szCs w:val="24"/>
          <w:lang w:val="en-GB"/>
        </w:rPr>
        <w:t>,</w:t>
      </w:r>
      <w:r w:rsidR="00525353" w:rsidRPr="001B750D">
        <w:rPr>
          <w:rFonts w:ascii="Arial" w:hAnsi="Arial" w:cs="Arial"/>
          <w:sz w:val="24"/>
          <w:szCs w:val="24"/>
          <w:lang w:val="en-GB"/>
        </w:rPr>
        <w:t xml:space="preserve"> although overall correlations were weak, GSEA revealed broad suppression of inflammation-related pathways (Figure </w:t>
      </w:r>
      <w:r w:rsidR="004E60BE" w:rsidRPr="001B750D">
        <w:rPr>
          <w:rFonts w:ascii="Arial" w:hAnsi="Arial" w:cs="Arial"/>
          <w:sz w:val="24"/>
          <w:szCs w:val="24"/>
          <w:lang w:val="en-GB"/>
        </w:rPr>
        <w:t>5</w:t>
      </w:r>
      <w:r w:rsidR="00525353" w:rsidRPr="001B750D">
        <w:rPr>
          <w:rFonts w:ascii="Arial" w:hAnsi="Arial" w:cs="Arial"/>
          <w:sz w:val="24"/>
          <w:szCs w:val="24"/>
          <w:lang w:val="en-GB"/>
        </w:rPr>
        <w:t>C).</w:t>
      </w:r>
    </w:p>
    <w:p w14:paraId="52B7AD81" w14:textId="7BB46485" w:rsidR="00525353" w:rsidRDefault="00525353" w:rsidP="00525353">
      <w:pPr>
        <w:jc w:val="both"/>
        <w:rPr>
          <w:rFonts w:ascii="Arial" w:hAnsi="Arial" w:cs="Arial"/>
          <w:sz w:val="24"/>
          <w:szCs w:val="24"/>
          <w:lang w:val="en-GB"/>
        </w:rPr>
      </w:pPr>
      <w:r w:rsidRPr="001B750D">
        <w:rPr>
          <w:rFonts w:ascii="Arial" w:hAnsi="Arial" w:cs="Arial"/>
          <w:sz w:val="24"/>
          <w:szCs w:val="24"/>
          <w:lang w:val="en-GB"/>
        </w:rPr>
        <w:t>Since senescent cells exhibit cytoplasmic accumulation of mitochondrial dsRNA that drives inflammation</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5mex7kiW","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(55)</w:t>
      </w:r>
      <w:r w:rsidRPr="001B750D">
        <w:rPr>
          <w:rFonts w:ascii="Arial" w:hAnsi="Arial" w:cs="Arial"/>
          <w:sz w:val="24"/>
          <w:szCs w:val="24"/>
          <w:lang w:val="en-GB"/>
        </w:rPr>
        <w:fldChar w:fldCharType="end"/>
      </w:r>
      <w:r w:rsidRPr="001B750D">
        <w:rPr>
          <w:rFonts w:ascii="Arial" w:hAnsi="Arial" w:cs="Arial"/>
          <w:sz w:val="24"/>
          <w:szCs w:val="24"/>
          <w:lang w:val="en-GB"/>
        </w:rPr>
        <w:t>, and SGs have been reported to counteract senescence</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HuRkQNDo","properties":{"formattedCitation":"(15)","plainCitation":"(15)","noteIndex":0},"citationItems":[{"id":"7QlDGlPw/XVYM2PBS","uris":["http://zotero.org/users/local/1p9EH8ax/items/BKDK22WH"],"itemData":{"id":"HtmS51Tt/0bhit1aw","type":"article-journal","container-title":"EMBO reports","DOI":"10.15252/embr.201744722","ISSN":"1469-221X, 1469-3178","issue":"5","journalAbbreviation":"EMBO Reports","language":"en","page":"e44722","source":"DOI.org (Crossref)</w:instrText>
      </w:r>
      <w:r w:rsidR="00300753">
        <w:rPr>
          <w:rFonts w:ascii="Arial" w:hAnsi="Arial" w:cs="Arial" w:hint="eastAsia"/>
          <w:sz w:val="24"/>
          <w:szCs w:val="24"/>
          <w:lang w:val="en-GB"/>
        </w:rPr>
        <w:instrText>","title":"Stress granules counteract senescence by sequestration of PAI</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1","volume":"19","author":[{"family":"Omer","given":"Amr"},{"family":"Patel","given":"Devang"},{"family":"Lian","given":"Xian Jin"},{"family":"Sadek","given":"Jason"},{"family":"Di M</w:instrText>
      </w:r>
      <w:r w:rsidR="00300753">
        <w:rPr>
          <w:rFonts w:ascii="Arial" w:hAnsi="Arial" w:cs="Arial"/>
          <w:sz w:val="24"/>
          <w:szCs w:val="24"/>
          <w:lang w:val="en-GB"/>
        </w:rPr>
        <w:instrText xml:space="preserve">arco","given":"Sergio"},{"family":"Pause","given":"Arnim"},{"family":"Gorospe","given":"Myriam"},{"family":"Gallouzi","given":"Imed Eddine"}],"issued":{"date-parts":[["2018",5]]}}}],"schema":"https://github.com/citation-style-language/schema/raw/master/csl-citation.json"}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(15)</w:t>
      </w:r>
      <w:r w:rsidRPr="001B750D">
        <w:rPr>
          <w:rFonts w:ascii="Arial" w:hAnsi="Arial" w:cs="Arial"/>
          <w:sz w:val="24"/>
          <w:szCs w:val="24"/>
          <w:lang w:val="en-GB"/>
        </w:rPr>
        <w:fldChar w:fldCharType="end"/>
      </w:r>
      <w:r w:rsidRPr="001B750D">
        <w:rPr>
          <w:rFonts w:ascii="Arial" w:hAnsi="Arial" w:cs="Arial"/>
          <w:sz w:val="24"/>
          <w:szCs w:val="24"/>
          <w:lang w:val="en-GB"/>
        </w:rPr>
        <w:t xml:space="preserve">, we propose a working model (Figure </w:t>
      </w:r>
      <w:r w:rsidR="004E60BE" w:rsidRPr="001B750D">
        <w:rPr>
          <w:rFonts w:ascii="Arial" w:hAnsi="Arial" w:cs="Arial"/>
          <w:sz w:val="24"/>
          <w:szCs w:val="24"/>
          <w:lang w:val="en-GB"/>
        </w:rPr>
        <w:t>5</w:t>
      </w:r>
      <w:r w:rsidR="00964B37" w:rsidRPr="001B750D">
        <w:rPr>
          <w:rFonts w:ascii="Arial" w:hAnsi="Arial" w:cs="Arial"/>
          <w:sz w:val="24"/>
          <w:szCs w:val="24"/>
          <w:lang w:val="en-GB"/>
        </w:rPr>
        <w:t>D</w:t>
      </w:r>
      <w:r w:rsidRPr="001B750D">
        <w:rPr>
          <w:rFonts w:ascii="Arial" w:hAnsi="Arial" w:cs="Arial"/>
          <w:sz w:val="24"/>
          <w:szCs w:val="24"/>
          <w:lang w:val="en-GB"/>
        </w:rPr>
        <w:t xml:space="preserve">). </w:t>
      </w:r>
      <w:r w:rsidR="007E2B38" w:rsidRPr="001B750D">
        <w:rPr>
          <w:rFonts w:ascii="Arial" w:hAnsi="Arial" w:cs="Arial"/>
          <w:sz w:val="24"/>
          <w:szCs w:val="24"/>
          <w:lang w:val="en-GB"/>
        </w:rPr>
        <w:t>In the absence of SGs, cellular stress promotes cytoplasmic leakage of mitochondrial dsRNA, which activates the RIG-I/MDA5/MAVS innate immune pathways</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N6hx5N90","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(55)</w:t>
      </w:r>
      <w:r w:rsidRPr="001B750D">
        <w:rPr>
          <w:rFonts w:ascii="Arial" w:hAnsi="Arial" w:cs="Arial"/>
          <w:sz w:val="24"/>
          <w:szCs w:val="24"/>
          <w:lang w:val="en-GB"/>
        </w:rPr>
        <w:fldChar w:fldCharType="end"/>
      </w:r>
      <w:r w:rsidRPr="001B750D">
        <w:rPr>
          <w:rFonts w:ascii="Arial" w:hAnsi="Arial" w:cs="Arial"/>
          <w:sz w:val="24"/>
          <w:szCs w:val="24"/>
          <w:lang w:val="en-GB"/>
        </w:rPr>
        <w:t>. These innate immune pathways normally detect viral nucleic acids</w:t>
      </w:r>
      <w:r w:rsidR="00964B37" w:rsidRPr="001B750D">
        <w:rPr>
          <w:rFonts w:ascii="Arial" w:hAnsi="Arial" w:cs="Arial"/>
          <w:sz w:val="24"/>
          <w:szCs w:val="24"/>
          <w:lang w:val="en-GB"/>
        </w:rPr>
        <w:t xml:space="preserve"> (like dsRNA)</w:t>
      </w:r>
      <w:r w:rsidRPr="001B750D">
        <w:rPr>
          <w:rFonts w:ascii="Arial" w:hAnsi="Arial" w:cs="Arial"/>
          <w:sz w:val="24"/>
          <w:szCs w:val="24"/>
          <w:lang w:val="en-GB"/>
        </w:rPr>
        <w:t xml:space="preserve"> and trigger interferon and inflammatory responses, ultimately promoting SASP</w:t>
      </w:r>
      <w:r w:rsidR="00964B37"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Fa7LN2O","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sidRPr="001B750D">
        <w:rPr>
          <w:rFonts w:ascii="Arial" w:hAnsi="Arial" w:cs="Arial"/>
          <w:sz w:val="24"/>
          <w:szCs w:val="24"/>
          <w:lang w:val="en-GB"/>
        </w:rPr>
        <w:fldChar w:fldCharType="separate"/>
      </w:r>
      <w:r w:rsidR="0097304F" w:rsidRPr="0097304F">
        <w:rPr>
          <w:rFonts w:ascii="Aptos" w:hAnsi="Aptos"/>
          <w:sz w:val="24"/>
          <w:lang w:val="en-GB"/>
        </w:rPr>
        <w:t>(94)</w:t>
      </w:r>
      <w:r w:rsidR="00964B37" w:rsidRPr="001B750D">
        <w:rPr>
          <w:rFonts w:ascii="Arial" w:hAnsi="Arial" w:cs="Arial"/>
          <w:sz w:val="24"/>
          <w:szCs w:val="24"/>
          <w:lang w:val="en-GB"/>
        </w:rPr>
        <w:fldChar w:fldCharType="end"/>
      </w:r>
      <w:r w:rsidRPr="001B750D">
        <w:rPr>
          <w:rFonts w:ascii="Arial" w:hAnsi="Arial" w:cs="Arial"/>
          <w:sz w:val="24"/>
          <w:szCs w:val="24"/>
          <w:lang w:val="en-GB"/>
        </w:rPr>
        <w:t>.</w:t>
      </w:r>
      <w:r w:rsidR="00964B37" w:rsidRPr="001B750D">
        <w:rPr>
          <w:rFonts w:ascii="Arial" w:hAnsi="Arial" w:cs="Arial"/>
          <w:sz w:val="24"/>
          <w:szCs w:val="24"/>
          <w:lang w:val="en-GB"/>
        </w:rPr>
        <w:t xml:space="preserve"> Despite its cellular intrinsic origin, it has been previously shown that mitochondrial dsRNA can activate these pathways</w:t>
      </w:r>
      <w:r w:rsidR="00964B37"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lUIUt85W","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sidRPr="001B750D">
        <w:rPr>
          <w:rFonts w:ascii="Arial" w:hAnsi="Arial" w:cs="Arial"/>
          <w:sz w:val="24"/>
          <w:szCs w:val="24"/>
          <w:lang w:val="en-GB"/>
        </w:rPr>
        <w:fldChar w:fldCharType="separate"/>
      </w:r>
      <w:r w:rsidR="0097304F" w:rsidRPr="0097304F">
        <w:rPr>
          <w:rFonts w:ascii="Aptos" w:hAnsi="Aptos"/>
          <w:sz w:val="24"/>
          <w:lang w:val="en-GB"/>
        </w:rPr>
        <w:t>(94)</w:t>
      </w:r>
      <w:r w:rsidR="00964B37" w:rsidRPr="001B750D">
        <w:rPr>
          <w:rFonts w:ascii="Arial" w:hAnsi="Arial" w:cs="Arial"/>
          <w:sz w:val="24"/>
          <w:szCs w:val="24"/>
          <w:lang w:val="en-GB"/>
        </w:rPr>
        <w:fldChar w:fldCharType="end"/>
      </w:r>
      <w:r w:rsidR="00964B37" w:rsidRPr="001B750D">
        <w:rPr>
          <w:rFonts w:ascii="Arial" w:hAnsi="Arial" w:cs="Arial"/>
          <w:sz w:val="24"/>
          <w:szCs w:val="24"/>
          <w:lang w:val="en-GB"/>
        </w:rPr>
        <w:t xml:space="preserve">. </w:t>
      </w:r>
      <w:r w:rsidRPr="001B750D">
        <w:rPr>
          <w:rFonts w:ascii="Arial" w:hAnsi="Arial" w:cs="Arial"/>
          <w:sz w:val="24"/>
          <w:szCs w:val="24"/>
          <w:lang w:val="en-GB"/>
        </w:rPr>
        <w:t>When SGs are present, they may sequester these leaked nucleic acids</w:t>
      </w:r>
      <w:r w:rsidR="00964B37" w:rsidRPr="001B750D">
        <w:rPr>
          <w:rFonts w:ascii="Arial" w:hAnsi="Arial" w:cs="Arial"/>
          <w:sz w:val="24"/>
          <w:szCs w:val="24"/>
          <w:lang w:val="en-GB"/>
        </w:rPr>
        <w:t xml:space="preserve">, </w:t>
      </w:r>
      <w:r w:rsidRPr="001B750D">
        <w:rPr>
          <w:rFonts w:ascii="Arial" w:hAnsi="Arial" w:cs="Arial"/>
          <w:sz w:val="24"/>
          <w:szCs w:val="24"/>
          <w:lang w:val="en-GB"/>
        </w:rPr>
        <w:t>possibly explaining their frequent proximity to mitochondria</w:t>
      </w:r>
      <w:r w:rsidR="00330DDB"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5f9kPy6","properties":{"unsorted":false,"formattedCitation":"(95)","plainCitation":"(95)","noteIndex":0},"citationItems":[{"id":"7QlDGlPw/sdoH0Nve","uris":["http://zotero.org/users/local/q86rvdj2/items/KVCGFUNB"],"itemData":{"id":"Vt4aYKIl/0stzLyRF","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330DDB" w:rsidRPr="001B750D">
        <w:rPr>
          <w:rFonts w:ascii="Arial" w:hAnsi="Arial" w:cs="Arial"/>
          <w:sz w:val="24"/>
          <w:szCs w:val="24"/>
          <w:lang w:val="en-GB"/>
        </w:rPr>
        <w:fldChar w:fldCharType="separate"/>
      </w:r>
      <w:r w:rsidR="0097304F" w:rsidRPr="0097304F">
        <w:rPr>
          <w:rFonts w:ascii="Aptos" w:hAnsi="Aptos"/>
          <w:sz w:val="24"/>
          <w:lang w:val="en-GB"/>
        </w:rPr>
        <w:t>(95)</w:t>
      </w:r>
      <w:r w:rsidR="00330DDB" w:rsidRPr="001B750D">
        <w:rPr>
          <w:rFonts w:ascii="Arial" w:hAnsi="Arial" w:cs="Arial"/>
          <w:sz w:val="24"/>
          <w:szCs w:val="24"/>
          <w:lang w:val="en-GB"/>
        </w:rPr>
        <w:fldChar w:fldCharType="end"/>
      </w:r>
      <w:r w:rsidR="00964B37" w:rsidRPr="001B750D">
        <w:rPr>
          <w:rFonts w:ascii="Arial" w:hAnsi="Arial" w:cs="Arial"/>
          <w:sz w:val="24"/>
          <w:szCs w:val="24"/>
          <w:lang w:val="en-GB"/>
        </w:rPr>
        <w:t xml:space="preserve">, </w:t>
      </w:r>
      <w:r w:rsidRPr="001B750D">
        <w:rPr>
          <w:rFonts w:ascii="Arial" w:hAnsi="Arial" w:cs="Arial"/>
          <w:sz w:val="24"/>
          <w:szCs w:val="24"/>
          <w:lang w:val="en-GB"/>
        </w:rPr>
        <w:t>thereby dampening inflammatory signa</w:t>
      </w:r>
      <w:ins w:id="160" w:author="Diana Vieira" w:date="2026-08-27T09:59:00Z" w16du:dateUtc="2026-08-27T08:59:00Z">
        <w:r w:rsidR="00CB1A50">
          <w:rPr>
            <w:rFonts w:ascii="Arial" w:hAnsi="Arial" w:cs="Arial"/>
            <w:sz w:val="24"/>
            <w:szCs w:val="24"/>
            <w:lang w:val="en-GB"/>
          </w:rPr>
          <w:t>l</w:t>
        </w:r>
      </w:ins>
      <w:r w:rsidRPr="001B750D">
        <w:rPr>
          <w:rFonts w:ascii="Arial" w:hAnsi="Arial" w:cs="Arial"/>
          <w:sz w:val="24"/>
          <w:szCs w:val="24"/>
          <w:lang w:val="en-GB"/>
        </w:rPr>
        <w:t>ling and</w:t>
      </w:r>
      <w:r w:rsidR="00964B37" w:rsidRPr="001B750D">
        <w:rPr>
          <w:rFonts w:ascii="Arial" w:hAnsi="Arial" w:cs="Arial"/>
          <w:sz w:val="24"/>
          <w:szCs w:val="24"/>
          <w:lang w:val="en-GB"/>
        </w:rPr>
        <w:t xml:space="preserve"> perhaps even</w:t>
      </w:r>
      <w:r w:rsidRPr="001B750D">
        <w:rPr>
          <w:rFonts w:ascii="Arial" w:hAnsi="Arial" w:cs="Arial"/>
          <w:sz w:val="24"/>
          <w:szCs w:val="24"/>
          <w:lang w:val="en-GB"/>
        </w:rPr>
        <w:t xml:space="preserve"> delaying SASP onset. </w:t>
      </w:r>
    </w:p>
    <w:p w14:paraId="36590C10" w14:textId="77777777" w:rsidR="00397245" w:rsidRPr="00397245" w:rsidRDefault="00397245" w:rsidP="00397245">
      <w:pPr>
        <w:rPr>
          <w:lang w:val="en-GB"/>
        </w:rPr>
      </w:pPr>
    </w:p>
    <w:p w14:paraId="1130A16D" w14:textId="77777777" w:rsidR="00397245" w:rsidRPr="002C281C" w:rsidRDefault="00397245" w:rsidP="00397245">
      <w:pPr>
        <w:rPr>
          <w:rFonts w:ascii="Arial" w:hAnsi="Arial" w:cs="Arial"/>
          <w:sz w:val="20"/>
          <w:szCs w:val="20"/>
          <w:lang w:val="en-GB"/>
        </w:rPr>
      </w:pPr>
      <w:r w:rsidRPr="002C281C">
        <w:rPr>
          <w:rFonts w:ascii="Arial" w:hAnsi="Arial" w:cs="Arial"/>
          <w:sz w:val="20"/>
          <w:szCs w:val="20"/>
          <w:lang w:val="en-GB"/>
        </w:rPr>
        <w:br w:type="page"/>
      </w:r>
    </w:p>
    <w:p w14:paraId="11AD7D63" w14:textId="77777777" w:rsidR="00397245" w:rsidRPr="002C281C" w:rsidRDefault="00397245" w:rsidP="00397245">
      <w:pPr>
        <w:jc w:val="both"/>
        <w:rPr>
          <w:rFonts w:ascii="Arial" w:hAnsi="Arial" w:cs="Arial"/>
          <w:sz w:val="20"/>
          <w:szCs w:val="20"/>
          <w:lang w:val="en-GB"/>
        </w:rPr>
      </w:pPr>
    </w:p>
    <w:p w14:paraId="47AFE793" w14:textId="77777777" w:rsidR="00397245" w:rsidRPr="002C281C" w:rsidRDefault="00397245" w:rsidP="00397245">
      <w:pPr>
        <w:jc w:val="both"/>
        <w:rPr>
          <w:rFonts w:ascii="Arial" w:hAnsi="Arial" w:cs="Arial"/>
          <w:sz w:val="20"/>
          <w:szCs w:val="20"/>
          <w:lang w:val="en-GB"/>
        </w:rPr>
      </w:pPr>
    </w:p>
    <w:p w14:paraId="4253DD7A" w14:textId="77777777" w:rsidR="00397245" w:rsidRPr="002C281C" w:rsidRDefault="00397245" w:rsidP="00397245">
      <w:pPr>
        <w:jc w:val="both"/>
        <w:rPr>
          <w:rFonts w:ascii="Arial" w:hAnsi="Arial" w:cs="Arial"/>
          <w:b/>
          <w:bCs/>
          <w:sz w:val="20"/>
          <w:szCs w:val="20"/>
          <w:lang w:val="en-GB"/>
        </w:rPr>
      </w:pPr>
      <w:r w:rsidRPr="002C281C">
        <w:rPr>
          <w:rFonts w:ascii="Arial" w:hAnsi="Arial" w:cs="Arial"/>
          <w:b/>
          <w:bCs/>
          <w:noProof/>
          <w:sz w:val="20"/>
          <w:szCs w:val="20"/>
          <w:lang w:val="en-GB"/>
        </w:rPr>
        <w:drawing>
          <wp:inline distT="0" distB="0" distL="0" distR="0" wp14:anchorId="72EED267" wp14:editId="4F0AB772">
            <wp:extent cx="5940703" cy="5502275"/>
            <wp:effectExtent l="0" t="0" r="3175" b="0"/>
            <wp:docPr id="14175197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08958" name="Imagem 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0703" cy="5502275"/>
                    </a:xfrm>
                    <a:prstGeom prst="rect">
                      <a:avLst/>
                    </a:prstGeom>
                  </pic:spPr>
                </pic:pic>
              </a:graphicData>
            </a:graphic>
          </wp:inline>
        </w:drawing>
      </w:r>
    </w:p>
    <w:p w14:paraId="0D73ED8F" w14:textId="372E6E7D" w:rsidR="00397245" w:rsidRPr="001B750D" w:rsidRDefault="00397245" w:rsidP="00525353">
      <w:pPr>
        <w:jc w:val="both"/>
        <w:rPr>
          <w:rFonts w:ascii="Arial" w:hAnsi="Arial" w:cs="Arial"/>
          <w:sz w:val="20"/>
          <w:szCs w:val="20"/>
          <w:lang w:val="en-GB"/>
        </w:rPr>
      </w:pPr>
      <w:r w:rsidRPr="002C281C">
        <w:rPr>
          <w:rFonts w:ascii="Arial" w:hAnsi="Arial" w:cs="Arial"/>
          <w:b/>
          <w:bCs/>
          <w:sz w:val="20"/>
          <w:szCs w:val="20"/>
          <w:lang w:val="en-GB"/>
        </w:rPr>
        <w:t xml:space="preserve">Figure 5. Mechanistic model of mitochondrial dsRNA–SG axis in inflammation control. </w:t>
      </w:r>
      <w:r w:rsidRPr="002C281C">
        <w:rPr>
          <w:rFonts w:ascii="Arial" w:hAnsi="Arial" w:cs="Arial"/>
          <w:sz w:val="20"/>
          <w:szCs w:val="20"/>
          <w:lang w:val="en-GB"/>
        </w:rPr>
        <w:t>(A)</w:t>
      </w:r>
      <w:r w:rsidRPr="002C281C">
        <w:rPr>
          <w:rFonts w:ascii="Arial" w:hAnsi="Arial" w:cs="Arial"/>
          <w:b/>
          <w:bCs/>
          <w:sz w:val="20"/>
          <w:szCs w:val="20"/>
          <w:lang w:val="en-GB"/>
        </w:rPr>
        <w:t xml:space="preserve"> </w:t>
      </w:r>
      <w:r w:rsidRPr="002C281C">
        <w:rPr>
          <w:rFonts w:ascii="Arial" w:hAnsi="Arial" w:cs="Arial"/>
          <w:sz w:val="20"/>
          <w:szCs w:val="20"/>
          <w:lang w:val="en-GB"/>
        </w:rPr>
        <w:t>Scatter plot of t-statistics of DGE between SG-bearing WC samples and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{"citationID":"R6mmTD52","properties":{"formattedCitation":"(7,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(7, 41, 43)</w:t>
      </w:r>
      <w:r w:rsidRPr="002C281C">
        <w:rPr>
          <w:rFonts w:ascii="Arial" w:hAnsi="Arial" w:cs="Arial"/>
          <w:sz w:val="20"/>
          <w:szCs w:val="20"/>
          <w:lang w:val="en-GB"/>
        </w:rPr>
        <w:fldChar w:fldCharType="end"/>
      </w:r>
      <w:r w:rsidRPr="002C281C">
        <w:rPr>
          <w:rFonts w:ascii="Arial" w:hAnsi="Arial" w:cs="Arial"/>
          <w:sz w:val="20"/>
          <w:szCs w:val="20"/>
          <w:lang w:val="en-GB"/>
        </w:rPr>
        <w:t xml:space="preserve"> (X-Axis), and </w:t>
      </w:r>
      <w:r>
        <w:rPr>
          <w:rFonts w:ascii="Arial" w:hAnsi="Arial" w:cs="Arial"/>
          <w:sz w:val="20"/>
          <w:szCs w:val="20"/>
          <w:lang w:val="en-GB"/>
        </w:rPr>
        <w:t>weighted average</w:t>
      </w:r>
      <w:r w:rsidRPr="002C281C">
        <w:rPr>
          <w:rFonts w:ascii="Arial" w:hAnsi="Arial" w:cs="Arial"/>
          <w:sz w:val="20"/>
          <w:szCs w:val="20"/>
          <w:lang w:val="en-GB"/>
        </w:rPr>
        <w:t xml:space="preserve"> of t-statistics</w:t>
      </w:r>
      <w:r>
        <w:rPr>
          <w:rFonts w:ascii="Arial" w:hAnsi="Arial" w:cs="Arial"/>
          <w:sz w:val="20"/>
          <w:szCs w:val="20"/>
          <w:lang w:val="en-GB"/>
        </w:rPr>
        <w:t xml:space="preserve"> (see Methods)</w:t>
      </w:r>
      <w:r w:rsidRPr="002C281C">
        <w:rPr>
          <w:rFonts w:ascii="Arial" w:hAnsi="Arial" w:cs="Arial"/>
          <w:sz w:val="20"/>
          <w:szCs w:val="20"/>
          <w:lang w:val="en-GB"/>
        </w:rPr>
        <w:t xml:space="preserve"> of DGE between SGs and WCs across studies (Y-Axis); transcripts as circles; transcripts with most differential/concurrent enrichment between axes labelled and colo</w:t>
      </w:r>
      <w:r>
        <w:rPr>
          <w:rFonts w:ascii="Arial" w:hAnsi="Arial" w:cs="Arial"/>
          <w:sz w:val="20"/>
          <w:szCs w:val="20"/>
          <w:lang w:val="en-GB"/>
        </w:rPr>
        <w:t>u</w:t>
      </w:r>
      <w:r w:rsidRPr="002C281C">
        <w:rPr>
          <w:rFonts w:ascii="Arial" w:hAnsi="Arial" w:cs="Arial"/>
          <w:sz w:val="20"/>
          <w:szCs w:val="20"/>
          <w:lang w:val="en-GB"/>
        </w:rPr>
        <w:t xml:space="preserve">red dark red (|WC Enrichment * SG Enrichment| &gt; 40 t-statistic); density contour lines in dark red, Spearman’s correlation coefficient </w:t>
      </w:r>
      <w:r w:rsidRPr="002C281C">
        <w:rPr>
          <w:rFonts w:ascii="Symbol" w:eastAsia="Symbol" w:hAnsi="Symbol" w:cs="Symbol"/>
          <w:sz w:val="20"/>
          <w:szCs w:val="20"/>
          <w:lang w:val="en-GB"/>
        </w:rPr>
        <w:t>r</w:t>
      </w:r>
      <w:r w:rsidRPr="002C281C">
        <w:rPr>
          <w:rFonts w:ascii="Arial" w:hAnsi="Arial" w:cs="Arial"/>
          <w:sz w:val="20"/>
          <w:szCs w:val="20"/>
          <w:lang w:val="en-GB"/>
        </w:rPr>
        <w:t xml:space="preserve"> and associated test’s p-value on bottom left corner.</w:t>
      </w:r>
      <w:r w:rsidRPr="002C281C">
        <w:rPr>
          <w:rFonts w:ascii="Arial" w:hAnsi="Arial" w:cs="Arial"/>
          <w:b/>
          <w:bCs/>
          <w:sz w:val="20"/>
          <w:szCs w:val="20"/>
          <w:lang w:val="en-GB"/>
        </w:rPr>
        <w:t xml:space="preserve"> </w:t>
      </w:r>
      <w:r w:rsidRPr="002C281C">
        <w:rPr>
          <w:rFonts w:ascii="Arial" w:hAnsi="Arial" w:cs="Arial"/>
          <w:sz w:val="20"/>
          <w:szCs w:val="20"/>
          <w:lang w:val="en-GB"/>
        </w:rPr>
        <w:t>(B)</w:t>
      </w:r>
      <w:r w:rsidRPr="002C281C">
        <w:rPr>
          <w:rFonts w:ascii="Arial" w:hAnsi="Arial" w:cs="Arial"/>
          <w:b/>
          <w:bCs/>
          <w:sz w:val="20"/>
          <w:szCs w:val="20"/>
          <w:lang w:val="en-GB"/>
        </w:rPr>
        <w:t xml:space="preserve"> </w:t>
      </w:r>
      <w:r w:rsidRPr="002C281C">
        <w:rPr>
          <w:rFonts w:ascii="Arial" w:hAnsi="Arial" w:cs="Arial"/>
          <w:sz w:val="20"/>
          <w:szCs w:val="20"/>
          <w:lang w:val="en-GB"/>
        </w:rPr>
        <w:t>Scatter plot of t-statistics of DGE between SASP-inhibited WC samples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1HjgZ9o3","properties":{"formattedCitation":"(55)","plainCitation":"(55)","noteIndex":0},"citationItems":[{"id":"7QlDGlPw/IneWLFEq","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through siRNA treatment against MFN1/2</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tKRwfIy","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and their non-inhibited counterparts (Y-Axis – SASP Inhibition), and t-statistics of DGE between SG-bearing WC and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{"citationID":"wCWka01D","properties":{"formattedCitation":"(7,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(7, 41, 43)</w:t>
      </w:r>
      <w:r w:rsidRPr="002C281C">
        <w:rPr>
          <w:rFonts w:ascii="Arial" w:hAnsi="Arial" w:cs="Arial"/>
          <w:sz w:val="20"/>
          <w:szCs w:val="20"/>
          <w:lang w:val="en-GB"/>
        </w:rPr>
        <w:fldChar w:fldCharType="end"/>
      </w:r>
      <w:r w:rsidRPr="002C281C">
        <w:rPr>
          <w:rFonts w:ascii="Arial" w:hAnsi="Arial" w:cs="Arial"/>
          <w:sz w:val="20"/>
          <w:szCs w:val="20"/>
          <w:lang w:val="en-GB"/>
        </w:rPr>
        <w:t>; transcripts as circles; trancripts with most conserved enrichment between axes labelled and colo</w:t>
      </w:r>
      <w:r>
        <w:rPr>
          <w:rFonts w:ascii="Arial" w:hAnsi="Arial" w:cs="Arial"/>
          <w:sz w:val="20"/>
          <w:szCs w:val="20"/>
          <w:lang w:val="en-GB"/>
        </w:rPr>
        <w:t>u</w:t>
      </w:r>
      <w:r w:rsidRPr="002C281C">
        <w:rPr>
          <w:rFonts w:ascii="Arial" w:hAnsi="Arial" w:cs="Arial"/>
          <w:sz w:val="20"/>
          <w:szCs w:val="20"/>
          <w:lang w:val="en-GB"/>
        </w:rPr>
        <w:t xml:space="preserve">red dark red (SG Enrichment * SASP Inhibition &gt; 20), and green if mitochondrially-encoded; density contour lines in dark red, Spearman’s correlation coefficient </w:t>
      </w:r>
      <w:r w:rsidRPr="002C281C">
        <w:rPr>
          <w:rFonts w:ascii="Symbol" w:eastAsia="Symbol" w:hAnsi="Symbol" w:cs="Symbol"/>
          <w:sz w:val="20"/>
          <w:szCs w:val="20"/>
          <w:lang w:val="en-GB"/>
        </w:rPr>
        <w:t>r</w:t>
      </w:r>
      <w:r w:rsidRPr="002C281C">
        <w:rPr>
          <w:rFonts w:ascii="Arial" w:hAnsi="Arial" w:cs="Arial"/>
          <w:sz w:val="20"/>
          <w:szCs w:val="20"/>
          <w:lang w:val="en-GB"/>
        </w:rPr>
        <w:t xml:space="preserve"> and associated test’s p-value on top left corner; Fisher’s test for mitochondrially-encoded </w:t>
      </w:r>
      <w:r w:rsidRPr="002C281C">
        <w:rPr>
          <w:rFonts w:ascii="Arial" w:hAnsi="Arial" w:cs="Arial"/>
          <w:sz w:val="20"/>
          <w:szCs w:val="20"/>
          <w:lang w:val="en-GB"/>
        </w:rPr>
        <w:lastRenderedPageBreak/>
        <w:t xml:space="preserve">transcripts on bottom left corner. (C) Scatter plot of GSEA NES of Hallmark gene sets, with genes ranked by t-statistics of </w:t>
      </w:r>
      <w:r>
        <w:rPr>
          <w:rFonts w:ascii="Arial" w:hAnsi="Arial" w:cs="Arial"/>
          <w:sz w:val="20"/>
          <w:szCs w:val="20"/>
          <w:lang w:val="en-GB"/>
        </w:rPr>
        <w:t>DGE</w:t>
      </w:r>
      <w:r w:rsidRPr="002C281C">
        <w:rPr>
          <w:rFonts w:ascii="Arial" w:hAnsi="Arial" w:cs="Arial"/>
          <w:sz w:val="20"/>
          <w:szCs w:val="20"/>
          <w:lang w:val="en-GB"/>
        </w:rPr>
        <w:t>, in SG-bearing cells compared to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{"citationID":"7xmmX4Ny","properties":{"unsorted":false,"formattedCitation":"(29, 50, 51, 53)","plainCitation":"(29, 50, 51, 53)","noteIndex":0},"citationItems":[{"id":"7QlDGlPw/J6uUxkLm","uris":["http://zotero.org/users/local/1p9EH8ax/items/4ULW7W7L"],"itemData":{"id":"jCcWpdK2/0qH0ns4Q","type":"article-journal","abstract":"Abstract\n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H"}],"issued":{"date-parts":[["2020",7,9]]}}},{"id":"7QlDGlPw/UZaa8tcf","uris":["http://zotero.org/users/local/1p9EH8ax/items/38B6FF2B"],"itemData":{"id":"jCcWpdK2/hGsg69dw","type":"article-journal","abstract":"Abstract\n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(29, 50, 51, 53)</w:t>
      </w:r>
      <w:r w:rsidRPr="002C281C">
        <w:rPr>
          <w:rFonts w:ascii="Arial" w:hAnsi="Arial" w:cs="Arial"/>
          <w:sz w:val="20"/>
          <w:szCs w:val="20"/>
          <w:lang w:val="en-GB"/>
        </w:rPr>
        <w:fldChar w:fldCharType="end"/>
      </w:r>
      <w:r w:rsidRPr="002C281C">
        <w:rPr>
          <w:rFonts w:ascii="Arial" w:hAnsi="Arial" w:cs="Arial"/>
          <w:sz w:val="20"/>
          <w:szCs w:val="20"/>
          <w:lang w:val="en-GB"/>
        </w:rPr>
        <w:t xml:space="preserve"> (X-Axis) and SASP inhibited samples against their non-inhibited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AkCl9sax","properties":{"formattedCitation":"(55)","plainCitation":"(55)","noteIndex":0},"citationItems":[{"id":"7QlDGlPw/IneWLFEq","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(Y-Axis). Fisher’s test OR and associated p-value are shown in the plot. Hallmarks linked to inflammation are highlighted</w:t>
      </w:r>
      <w:r>
        <w:rPr>
          <w:rFonts w:ascii="Arial" w:hAnsi="Arial" w:cs="Arial"/>
          <w:sz w:val="20"/>
          <w:szCs w:val="20"/>
          <w:lang w:val="en-GB"/>
        </w:rPr>
        <w:t xml:space="preserve"> and labelled</w:t>
      </w:r>
      <w:r w:rsidRPr="002C281C">
        <w:rPr>
          <w:rFonts w:ascii="Arial" w:hAnsi="Arial" w:cs="Arial"/>
          <w:sz w:val="20"/>
          <w:szCs w:val="20"/>
          <w:lang w:val="en-GB"/>
        </w:rPr>
        <w:t>. (D) Schematic of the proposed mitochondrial dsRNA–SG axis in inflammation control. In the absence of SGs (left), cellular stress promotes mitochondrial nucleic acid leakage, likely via BAX/BAK and VDAC1/2 pores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XIZbELD","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Leaked dsRNA is sensed by RIG-I and MDA5, which signal through MAVS to trigger an inflammatory cascade</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5t40SsIk","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When SGs are present (right), leaked dsRNAs are sequestered within them, shielding these RNAs from RIG-I and MDA5 recognition and thereby preventing or attenuating inflammatory signal</w:t>
      </w:r>
      <w:ins w:id="161" w:author="Diana Vieira" w:date="2026-08-27T09:59:00Z" w16du:dateUtc="2026-08-27T08:59:00Z">
        <w:r w:rsidR="00CB1A50">
          <w:rPr>
            <w:rFonts w:ascii="Arial" w:hAnsi="Arial" w:cs="Arial"/>
            <w:sz w:val="20"/>
            <w:szCs w:val="20"/>
            <w:lang w:val="en-GB"/>
          </w:rPr>
          <w:t>l</w:t>
        </w:r>
      </w:ins>
      <w:r w:rsidRPr="002C281C">
        <w:rPr>
          <w:rFonts w:ascii="Arial" w:hAnsi="Arial" w:cs="Arial"/>
          <w:sz w:val="20"/>
          <w:szCs w:val="20"/>
          <w:lang w:val="en-GB"/>
        </w:rPr>
        <w:t xml:space="preserve">ing. In A and C, </w:t>
      </w:r>
      <w:r w:rsidRPr="002C281C">
        <w:rPr>
          <w:rFonts w:ascii="Arial" w:hAnsi="Arial" w:cs="Arial"/>
          <w:color w:val="000000" w:themeColor="text1"/>
          <w:sz w:val="20"/>
          <w:szCs w:val="20"/>
          <w:lang w:val="en-GB"/>
        </w:rPr>
        <w:t>dashed lines depict identity (Y = X; Y = -X). In C, dotted lines depict X = 0 and Y = 0.</w:t>
      </w:r>
    </w:p>
    <w:p w14:paraId="4C2686BB" w14:textId="3B00A06E" w:rsidR="007C0AFC" w:rsidRPr="001B750D" w:rsidRDefault="007158FC" w:rsidP="00533F41">
      <w:pPr>
        <w:jc w:val="both"/>
        <w:rPr>
          <w:rFonts w:ascii="Arial" w:hAnsi="Arial" w:cs="Arial"/>
          <w:sz w:val="24"/>
          <w:szCs w:val="24"/>
          <w:lang w:val="en-GB"/>
        </w:rPr>
      </w:pPr>
      <w:r w:rsidRPr="001B750D">
        <w:rPr>
          <w:rFonts w:ascii="Arial" w:hAnsi="Arial" w:cs="Arial"/>
          <w:sz w:val="24"/>
          <w:szCs w:val="24"/>
          <w:lang w:val="en-GB"/>
        </w:rPr>
        <w:t>Indeed, several recent studies have shown that mitochondrial dsRNA can locali</w:t>
      </w:r>
      <w:r w:rsidR="00354BAE">
        <w:rPr>
          <w:rFonts w:ascii="Arial" w:hAnsi="Arial" w:cs="Arial"/>
          <w:sz w:val="24"/>
          <w:szCs w:val="24"/>
          <w:lang w:val="en-GB"/>
        </w:rPr>
        <w:t>s</w:t>
      </w:r>
      <w:r w:rsidRPr="00A14CCB">
        <w:rPr>
          <w:rFonts w:ascii="Arial" w:hAnsi="Arial" w:cs="Arial"/>
          <w:sz w:val="24"/>
          <w:szCs w:val="24"/>
          <w:lang w:val="en-GB"/>
        </w:rPr>
        <w:t>e to SGs, either through increased mitochondrial permeability</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{"citationID":"s9i85edT","properties":{"formattedCitation":"(76)","plainCitation":"(76)","noteIndex":0},"citationItems":[{"id":134,"uris":["http://zotero.org/users/local/q86rvdj2/items/HRYLS8CR"],"itemData":{"id":134,"type":"article-journal","abstract":"In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(76)</w:t>
      </w:r>
      <w:r w:rsidRPr="001B750D">
        <w:rPr>
          <w:rFonts w:ascii="Arial" w:hAnsi="Arial" w:cs="Arial"/>
          <w:sz w:val="24"/>
          <w:szCs w:val="24"/>
          <w:lang w:val="en-GB"/>
        </w:rPr>
        <w:fldChar w:fldCharType="end"/>
      </w:r>
      <w:r w:rsidRPr="001B750D">
        <w:rPr>
          <w:rFonts w:ascii="Arial" w:hAnsi="Arial" w:cs="Arial"/>
          <w:sz w:val="24"/>
          <w:szCs w:val="24"/>
          <w:lang w:val="en-GB"/>
        </w:rPr>
        <w:t xml:space="preserve"> or stress-induced release through fibrosis</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{"citationID":"yhBJ9LNI","properties":{"formattedCitation":"(96)","plainCitation":"(96)","noteIndex":0},"citationItems":[{"id":136,"uris":["http://zotero.org/users/local/q86rvdj2/items/BNM5WMLP"],"itemData":{"id":136,"type":"article","abstract":"ABSTRACT\n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(96)</w:t>
      </w:r>
      <w:r w:rsidRPr="001B750D">
        <w:rPr>
          <w:rFonts w:ascii="Arial" w:hAnsi="Arial" w:cs="Arial"/>
          <w:sz w:val="24"/>
          <w:szCs w:val="24"/>
          <w:lang w:val="en-GB"/>
        </w:rPr>
        <w:fldChar w:fldCharType="end"/>
      </w:r>
      <w:r w:rsidRPr="001B750D">
        <w:rPr>
          <w:rFonts w:ascii="Arial" w:hAnsi="Arial" w:cs="Arial"/>
          <w:sz w:val="24"/>
          <w:szCs w:val="24"/>
          <w:lang w:val="en-GB"/>
        </w:rPr>
        <w:t xml:space="preserve"> or ag</w:t>
      </w:r>
      <w:ins w:id="162" w:author="Diana Vieira" w:date="2026-08-27T10:02:00Z" w16du:dateUtc="2026-08-27T09:02:00Z">
        <w:r w:rsidR="003F4929">
          <w:rPr>
            <w:rFonts w:ascii="Arial" w:hAnsi="Arial" w:cs="Arial"/>
            <w:sz w:val="24"/>
            <w:szCs w:val="24"/>
            <w:lang w:val="en-GB"/>
          </w:rPr>
          <w:t>e</w:t>
        </w:r>
      </w:ins>
      <w:r w:rsidRPr="001B750D">
        <w:rPr>
          <w:rFonts w:ascii="Arial" w:hAnsi="Arial" w:cs="Arial"/>
          <w:sz w:val="24"/>
          <w:szCs w:val="24"/>
          <w:lang w:val="en-GB"/>
        </w:rPr>
        <w:t>ing</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{"citationID":"5NPwDVhR","properties":{"formattedCitation":"(97)","plainCitation":"(97)","noteIndex":0},"citationItems":[{"id":133,"uris":["http://zotero.org/users/local/q86rvdj2/items/N75XNYGE"],"itemData":{"id":133,"type":"article","abstract":"Abstract\n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(97)</w:t>
      </w:r>
      <w:r w:rsidRPr="001B750D">
        <w:rPr>
          <w:rFonts w:ascii="Arial" w:hAnsi="Arial" w:cs="Arial"/>
          <w:sz w:val="24"/>
          <w:szCs w:val="24"/>
          <w:lang w:val="en-GB"/>
        </w:rPr>
        <w:fldChar w:fldCharType="end"/>
      </w:r>
      <w:r w:rsidRPr="001B750D">
        <w:rPr>
          <w:rFonts w:ascii="Arial" w:hAnsi="Arial" w:cs="Arial"/>
          <w:sz w:val="24"/>
          <w:szCs w:val="24"/>
          <w:lang w:val="en-GB"/>
        </w:rPr>
        <w:t>. However, this raises an important issue: both fibrosis and ag</w:t>
      </w:r>
      <w:ins w:id="163" w:author="Diana Vieira" w:date="2026-08-27T10:02:00Z" w16du:dateUtc="2026-08-27T09:02:00Z">
        <w:r w:rsidR="003F4929">
          <w:rPr>
            <w:rFonts w:ascii="Arial" w:hAnsi="Arial" w:cs="Arial"/>
            <w:sz w:val="24"/>
            <w:szCs w:val="24"/>
            <w:lang w:val="en-GB"/>
          </w:rPr>
          <w:t>e</w:t>
        </w:r>
      </w:ins>
      <w:r w:rsidRPr="001B750D">
        <w:rPr>
          <w:rFonts w:ascii="Arial" w:hAnsi="Arial" w:cs="Arial"/>
          <w:sz w:val="24"/>
          <w:szCs w:val="24"/>
          <w:lang w:val="en-GB"/>
        </w:rPr>
        <w:t>ing are strongly linked to oxidative stress</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{"citationID":"eTI2PUpK","properties":{"formattedCitation":"(98, 99)","plainCitation":"(98, 99)","noteIndex":0},"citationItems":[{"id":"7QlDGlPw/OhrGxegK","uris":["http://zotero.org/users/local/q86rvdj2/items/285EDDCX"],"itemData":{"id":137,"type":"article-journal","abstract":"Most chronic inflammatory illnesses include fibrosis as a pathogenic characteristic. Extracellular matrix (ECM) components build up in excess to cause fibrosis or scarring. The fibrotic process finally results in organ malfunction and death if it is severely progressive. Fibrosis affects nearly all tissues of the body. The fibrosis process is associated with chronic inflammation, metabolic homeostasis, and transforming growth factor-β1 (TGF-β1) signaling, where the balance between the oxidant and antioxidant systems appears to be a key modulator in managing these processes. Virtually every organ system, including the lungs, heart, kidney, and liver, can be affected by fibrosis, which is characterized as an excessive accumulation of connective tissue components. Organ malfunction is frequently caused by fibrotic tissue remodeling, which is also frequently linked to high morbidity and mortality. Up to 45% of all fatalities in the industrialized world are caused by fibrosis, which can damage any organ. Long believed to be persistently progressing and irreversible, fibrosis has now been revealed to be a very dynamic process by preclinical models and clinical studies in a variety of organ systems. The pathways from tissue damage to inflammation, fibrosis, and/or malfunction are the main topics of this review. Furthermore, the fibrosis of different organs with their effects was discussed. Finally, we highlight many of the principal mechanisms of fibrosis. These pathways could be considered as promising targets for the development of potential therapies for a variety of important human diseases.","container-title":"International Journal of Molecular Sciences","DOI":"10.3390/ijms24044004","ISSN":"1422-0067","issue":"4","journalAbbreviation":"IJMS","language":"en","license":"https://creativecommons.org/licenses/by/4.0/","page":"4004","source":"DOI.org (Crossref)","title":"Fibrosis: Types, Effects, Markers, Mechanisms for Disease Progression, and Its Relation with Oxidative Stress, Immunity, and Inflammation","title-short":"Fibrosis","volume":"24","author":[{"family":"Antar","given":"Samar A."},{"family":"Ashour","given":"Nada A."},{"family":"Marawan","given":"Mohamed E."},{"family":"Al-Karmalawy","given":"Ahmed A."}],"issued":{"date-parts":[["2023",2,16]]}}},{"id":139,"uris":["http://zotero.org/users/local/q86rvdj2/items/L9ITLWLH"],"itemData":{"id":139,"type":"article-journal","abstract":"Reactive oxygen and nitrogen species (RONS) are produced by several endogenous and exogenous processes, and their negative effects are neutralized by antioxidant defenses. Oxidative stress occurs from the imbalance between RONS production and these antioxidant defenses. Aging is a process characterized by the progressive loss of tissue and organ function. The oxidative stress theory of aging is based on the hypothesis that age-associated functional losses are due to the accumulation of RONS-induced damages. At the same time, oxidative stress is involved in several age-related conditions (ie, cardiovascular diseases [CVDs], chronic obstructive pulmonary disease, chronic kidney disease, neurodegenerative diseases, and cancer), including sarcopenia and frailty. Different types of oxidative stress biomarkers have been identified and may provide important information about the efficacy of the treatment, guiding the selection of the most effective drugs/dose regimens for patients and, if particularly relevant from a pathophysiological point of view, acting on a specific therapeutic target. Given the important role of oxidative stress in the pathogenesis of many clinical conditions and aging, antioxidant therapy could positively affect the natural history of several diseases, but further investigation is needed to evaluate the real efficacy of these therapeutic interventions. The purpose of this paper is to provide a review of literature on this complex topic of ever increasing interest.","container-title":"Clinical Interventions in Aging","DOI":"10.2147/CIA.S158513","ISSN":"1178-1998","journalAbbreviation":"Clin Interv Aging","language":"eng","page":"757-772","PMID":"29731617","PMCID":"PMC5927356","source":"PubMed","title":"Oxidative stress, aging, and diseases","volume":"13","author":[{"family":"Liguori","given":"Ilaria"},{"family":"Russo","given":"Gennaro"},{"family":"Curcio","given":"Francesco"},{"family":"Bulli","given":"Giulia"},{"family":"Aran","given":"Luisa"},{"family":"Della-Morte","given":"David"},{"family":"Gargiulo","given":"Gaetano"},{"family":"Testa","given":"Gianluca"},{"family":"Cacciatore","given":"Francesco"},{"family":"Bonaduce","given":"Domenico"},{"family":"Abete","given":"Pasquale"}],"issued":{"date-parts":[["2018"]]}}}],"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(98, 99)</w:t>
      </w:r>
      <w:r w:rsidRPr="001B750D">
        <w:rPr>
          <w:rFonts w:ascii="Arial" w:hAnsi="Arial" w:cs="Arial"/>
          <w:sz w:val="24"/>
          <w:szCs w:val="24"/>
          <w:lang w:val="en-GB"/>
        </w:rPr>
        <w:fldChar w:fldCharType="end"/>
      </w:r>
      <w:r w:rsidRPr="001B750D">
        <w:rPr>
          <w:rFonts w:ascii="Arial" w:hAnsi="Arial" w:cs="Arial"/>
          <w:sz w:val="24"/>
          <w:szCs w:val="24"/>
          <w:lang w:val="en-GB"/>
        </w:rPr>
        <w:t>, which in turn promotes mitochondrial dysfunction and nucleic acid leakage</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{"citationID":"bJgcYAGP","properties":{"formattedCitation":"(100)","plainCitation":"(100)","noteIndex":0},"citationItems":[{"id":142,"uris":["http://zotero.org/users/local/q86rvdj2/items/Z2QNFQLI"],"itemData":{"id":142,"type":"article-journal","abstract":"Abstract\n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(100)</w:t>
      </w:r>
      <w:r w:rsidRPr="001B750D">
        <w:rPr>
          <w:rFonts w:ascii="Arial" w:hAnsi="Arial" w:cs="Arial"/>
          <w:sz w:val="24"/>
          <w:szCs w:val="24"/>
          <w:lang w:val="en-GB"/>
        </w:rPr>
        <w:fldChar w:fldCharType="end"/>
      </w:r>
      <w:r w:rsidRPr="001B750D">
        <w:rPr>
          <w:rFonts w:ascii="Arial" w:hAnsi="Arial" w:cs="Arial"/>
          <w:sz w:val="24"/>
          <w:szCs w:val="24"/>
          <w:lang w:val="en-GB"/>
        </w:rPr>
        <w:t>. It therefore remains unclear whether the proposed mitochondria–SG–inflammation axis represents a general stress response, or whether it is specific to stresses that directly disrupt mitochondrial integrity.</w:t>
      </w:r>
    </w:p>
    <w:p w14:paraId="1AC4C392" w14:textId="6C116DA5" w:rsidR="00E40400" w:rsidRPr="001B750D" w:rsidRDefault="00E40400" w:rsidP="00697B77">
      <w:pPr>
        <w:pStyle w:val="Heading2"/>
        <w:rPr>
          <w:lang w:val="en-GB"/>
        </w:rPr>
      </w:pPr>
      <w:r w:rsidRPr="001B750D">
        <w:rPr>
          <w:lang w:val="en-GB"/>
        </w:rPr>
        <w:t xml:space="preserve">Immunofluorescence </w:t>
      </w:r>
      <w:r w:rsidR="00354BAE">
        <w:rPr>
          <w:lang w:val="en-GB"/>
        </w:rPr>
        <w:t>suggests</w:t>
      </w:r>
      <w:r w:rsidRPr="001B750D">
        <w:rPr>
          <w:lang w:val="en-GB"/>
        </w:rPr>
        <w:t xml:space="preserve"> selective sequestration of mitochondrial dsRNA into SGs during hyperosmotic stress</w:t>
      </w:r>
    </w:p>
    <w:p w14:paraId="27B37477" w14:textId="0031F19D" w:rsidR="00A22B92" w:rsidRPr="001B750D" w:rsidRDefault="00A22B92" w:rsidP="00152C5D">
      <w:pPr>
        <w:jc w:val="both"/>
        <w:rPr>
          <w:rFonts w:ascii="Arial" w:hAnsi="Arial" w:cs="Arial"/>
          <w:sz w:val="24"/>
          <w:szCs w:val="24"/>
          <w:lang w:val="en-GB"/>
        </w:rPr>
      </w:pPr>
      <w:r w:rsidRPr="001B750D">
        <w:rPr>
          <w:rFonts w:ascii="Arial" w:hAnsi="Arial" w:cs="Arial"/>
          <w:sz w:val="24"/>
          <w:szCs w:val="24"/>
          <w:lang w:val="en-GB"/>
        </w:rPr>
        <w:t>To avoid confounding effects of oxidative stress, which is tightly linked to mitochondrial dysfunction and nucleic acid leakage</w:t>
      </w:r>
      <w:r w:rsidR="00697B77"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{"citationID":"39k3a9jU","properties":{"formattedCitation":"(100)","plainCitation":"(100)","noteIndex":0},"citationItems":[{"id":142,"uris":["http://zotero.org/users/local/q86rvdj2/items/Z2QNFQLI"],"itemData":{"id":142,"type":"article-journal","abstract":"Abstract\n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00697B77" w:rsidRPr="001B750D">
        <w:rPr>
          <w:rFonts w:ascii="Arial" w:hAnsi="Arial" w:cs="Arial"/>
          <w:sz w:val="24"/>
          <w:szCs w:val="24"/>
          <w:lang w:val="en-GB"/>
        </w:rPr>
        <w:fldChar w:fldCharType="separate"/>
      </w:r>
      <w:r w:rsidR="0097304F" w:rsidRPr="0097304F">
        <w:rPr>
          <w:rFonts w:ascii="Aptos" w:hAnsi="Aptos"/>
          <w:sz w:val="24"/>
          <w:lang w:val="en-GB"/>
        </w:rPr>
        <w:t>(100)</w:t>
      </w:r>
      <w:r w:rsidR="00697B77" w:rsidRPr="001B750D">
        <w:rPr>
          <w:rFonts w:ascii="Arial" w:hAnsi="Arial" w:cs="Arial"/>
          <w:sz w:val="24"/>
          <w:szCs w:val="24"/>
          <w:lang w:val="en-GB"/>
        </w:rPr>
        <w:fldChar w:fldCharType="end"/>
      </w:r>
      <w:r w:rsidRPr="001B750D">
        <w:rPr>
          <w:rFonts w:ascii="Arial" w:hAnsi="Arial" w:cs="Arial"/>
          <w:sz w:val="24"/>
          <w:szCs w:val="24"/>
          <w:lang w:val="en-GB"/>
        </w:rPr>
        <w:t>, we instead used hyperosmotic stress (</w:t>
      </w:r>
      <w:r w:rsidR="00067C1D" w:rsidRPr="001B750D">
        <w:rPr>
          <w:rFonts w:ascii="Arial" w:hAnsi="Arial" w:cs="Arial"/>
          <w:sz w:val="24"/>
          <w:szCs w:val="24"/>
          <w:lang w:val="en-GB"/>
        </w:rPr>
        <w:t xml:space="preserve">through </w:t>
      </w:r>
      <w:r w:rsidRPr="001B750D">
        <w:rPr>
          <w:rFonts w:ascii="Arial" w:hAnsi="Arial" w:cs="Arial"/>
          <w:sz w:val="24"/>
          <w:szCs w:val="24"/>
          <w:lang w:val="en-GB"/>
        </w:rPr>
        <w:t xml:space="preserve">sorbitol </w:t>
      </w:r>
      <w:r w:rsidR="00067C1D" w:rsidRPr="001B750D">
        <w:rPr>
          <w:rFonts w:ascii="Arial" w:hAnsi="Arial" w:cs="Arial"/>
          <w:sz w:val="24"/>
          <w:szCs w:val="24"/>
          <w:lang w:val="en-GB"/>
        </w:rPr>
        <w:t>exposure</w:t>
      </w:r>
      <w:r w:rsidRPr="001B750D">
        <w:rPr>
          <w:rFonts w:ascii="Arial" w:hAnsi="Arial" w:cs="Arial"/>
          <w:sz w:val="24"/>
          <w:szCs w:val="24"/>
          <w:lang w:val="en-GB"/>
        </w:rPr>
        <w:t>) in U2-OS cells, a widely employed model in SG research</w:t>
      </w:r>
      <w:r w:rsidR="00697B77" w:rsidRPr="001B750D">
        <w:rPr>
          <w:rFonts w:ascii="Arial" w:hAnsi="Arial" w:cs="Arial"/>
          <w:sz w:val="24"/>
          <w:szCs w:val="24"/>
          <w:lang w:val="en-GB"/>
        </w:rPr>
        <w:t xml:space="preserve"> (reviewed in Figure 1B)</w:t>
      </w:r>
      <w:r w:rsidRPr="001B750D">
        <w:rPr>
          <w:rFonts w:ascii="Arial" w:hAnsi="Arial" w:cs="Arial"/>
          <w:sz w:val="24"/>
          <w:szCs w:val="24"/>
          <w:lang w:val="en-GB"/>
        </w:rPr>
        <w:t>. Although hyperosmotic stress can impact mitochondrial function</w:t>
      </w:r>
      <w:r w:rsidR="00067C1D"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{"citationID":"nhSPEZAI","properties":{"formattedCitation":"(101)","plainCitation":"(101)","noteIndex":0},"citationItems":[{"id":155,"uris":["http://zotero.org/users/local/q86rvdj2/items/MMMZKR6X"],"itemData":{"id":155,"type":"article-journal","abstract":"A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Chem","language":"eng","page":"102837","PMID":"36581206","PMCID":"PMC9879793","source":"PubMed","title":"Mitochondria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instrText>
      </w:r>
      <w:r w:rsidR="00067C1D" w:rsidRPr="001B750D">
        <w:rPr>
          <w:rFonts w:ascii="Arial" w:hAnsi="Arial" w:cs="Arial"/>
          <w:sz w:val="24"/>
          <w:szCs w:val="24"/>
          <w:lang w:val="en-GB"/>
        </w:rPr>
        <w:fldChar w:fldCharType="separate"/>
      </w:r>
      <w:r w:rsidR="0097304F" w:rsidRPr="0097304F">
        <w:rPr>
          <w:rFonts w:ascii="Aptos" w:hAnsi="Aptos"/>
          <w:sz w:val="24"/>
          <w:lang w:val="en-GB"/>
        </w:rPr>
        <w:t>(101)</w:t>
      </w:r>
      <w:r w:rsidR="00067C1D" w:rsidRPr="001B750D">
        <w:rPr>
          <w:rFonts w:ascii="Arial" w:hAnsi="Arial" w:cs="Arial"/>
          <w:sz w:val="24"/>
          <w:szCs w:val="24"/>
          <w:lang w:val="en-GB"/>
        </w:rPr>
        <w:fldChar w:fldCharType="end"/>
      </w:r>
      <w:r w:rsidRPr="001B750D">
        <w:rPr>
          <w:rFonts w:ascii="Arial" w:hAnsi="Arial" w:cs="Arial"/>
          <w:sz w:val="24"/>
          <w:szCs w:val="24"/>
          <w:lang w:val="en-GB"/>
        </w:rPr>
        <w:t>, we reasoned that it would perturb mitochondria less directly than oxidative stress, allowing us to better assess stress granule</w:t>
      </w:r>
      <w:r w:rsidR="004736E5" w:rsidRPr="001B750D">
        <w:rPr>
          <w:rFonts w:ascii="Arial" w:hAnsi="Arial" w:cs="Arial"/>
          <w:sz w:val="24"/>
          <w:szCs w:val="24"/>
          <w:lang w:val="en-GB"/>
        </w:rPr>
        <w:t>-</w:t>
      </w:r>
      <w:r w:rsidRPr="001B750D">
        <w:rPr>
          <w:rFonts w:ascii="Arial" w:hAnsi="Arial" w:cs="Arial"/>
          <w:sz w:val="24"/>
          <w:szCs w:val="24"/>
          <w:lang w:val="en-GB"/>
        </w:rPr>
        <w:t>associated RNA dynamics.</w:t>
      </w:r>
      <w:r w:rsidR="000B7F73" w:rsidRPr="001B750D">
        <w:rPr>
          <w:rFonts w:ascii="Arial" w:hAnsi="Arial" w:cs="Arial"/>
          <w:sz w:val="24"/>
          <w:szCs w:val="24"/>
          <w:lang w:val="en-GB"/>
        </w:rPr>
        <w:t xml:space="preserve"> </w:t>
      </w:r>
    </w:p>
    <w:p w14:paraId="3E5705FA" w14:textId="273EC97C" w:rsidR="00B67087" w:rsidRPr="001B750D" w:rsidRDefault="00B67087" w:rsidP="00152C5D">
      <w:pPr>
        <w:jc w:val="both"/>
        <w:rPr>
          <w:rFonts w:ascii="Arial" w:hAnsi="Arial" w:cs="Arial"/>
          <w:sz w:val="24"/>
          <w:szCs w:val="24"/>
          <w:lang w:val="en-GB"/>
        </w:rPr>
      </w:pPr>
      <w:r w:rsidRPr="001B750D">
        <w:rPr>
          <w:rFonts w:ascii="Arial" w:hAnsi="Arial" w:cs="Arial"/>
          <w:sz w:val="24"/>
          <w:szCs w:val="24"/>
          <w:lang w:val="en-GB"/>
        </w:rPr>
        <w:t>Previous work has shown that inhibition of either BAX/BAK or the mitochondrial porins VDAC1/2 prevents leakage of mitochondrial dsRNA into the cytoplasm</w:t>
      </w:r>
      <w:r w:rsidR="00E7536C" w:rsidRPr="001B750D">
        <w:rPr>
          <w:rFonts w:ascii="Arial" w:hAnsi="Arial" w:cs="Arial"/>
          <w:sz w:val="24"/>
          <w:szCs w:val="24"/>
          <w:vertAlign w:val="superscript"/>
          <w:lang w:val="en-GB"/>
        </w:rPr>
        <w:fldChar w:fldCharType="begin"/>
      </w:r>
      <w:r w:rsidR="001823B1">
        <w:rPr>
          <w:rFonts w:ascii="Arial" w:hAnsi="Arial" w:cs="Arial"/>
          <w:sz w:val="24"/>
          <w:szCs w:val="24"/>
          <w:vertAlign w:val="superscript"/>
          <w:lang w:val="en-GB"/>
        </w:rPr>
        <w:instrText xml:space="preserve"> ADDIN ZOTERO_ITEM CSL_CITATION {"citationID":"tFFNDYXa","properties":{"formattedCitation":"(76)","plainCitation":"(76)","noteIndex":0},"citationItems":[{"id":134,"uris":["http://zotero.org/users/local/q86rvdj2/items/HRYLS8CR"],"itemData":{"id":134,"type":"article-journal","abstract":"In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1B750D">
        <w:rPr>
          <w:rFonts w:ascii="Arial" w:hAnsi="Arial" w:cs="Arial"/>
          <w:sz w:val="24"/>
          <w:szCs w:val="24"/>
          <w:vertAlign w:val="superscript"/>
          <w:lang w:val="en-GB"/>
        </w:rPr>
        <w:fldChar w:fldCharType="separate"/>
      </w:r>
      <w:r w:rsidR="0097304F" w:rsidRPr="0097304F">
        <w:rPr>
          <w:rFonts w:ascii="Aptos" w:hAnsi="Aptos"/>
          <w:sz w:val="24"/>
          <w:lang w:val="en-GB"/>
        </w:rPr>
        <w:t>(76)</w:t>
      </w:r>
      <w:r w:rsidR="00E7536C" w:rsidRPr="001B750D">
        <w:rPr>
          <w:rFonts w:ascii="Arial" w:hAnsi="Arial" w:cs="Arial"/>
          <w:sz w:val="24"/>
          <w:szCs w:val="24"/>
          <w:vertAlign w:val="superscript"/>
          <w:lang w:val="en-GB"/>
        </w:rPr>
        <w:fldChar w:fldCharType="end"/>
      </w:r>
      <w:r w:rsidRPr="001B750D">
        <w:rPr>
          <w:rFonts w:ascii="Arial" w:hAnsi="Arial" w:cs="Arial"/>
          <w:sz w:val="24"/>
          <w:szCs w:val="24"/>
          <w:lang w:val="en-GB"/>
        </w:rPr>
        <w:t>. We hypothesi</w:t>
      </w:r>
      <w:r w:rsidR="005B2F9A">
        <w:rPr>
          <w:rFonts w:ascii="Arial" w:hAnsi="Arial" w:cs="Arial"/>
          <w:sz w:val="24"/>
          <w:szCs w:val="24"/>
          <w:lang w:val="en-GB"/>
        </w:rPr>
        <w:t>s</w:t>
      </w:r>
      <w:r w:rsidRPr="001B750D">
        <w:rPr>
          <w:rFonts w:ascii="Arial" w:hAnsi="Arial" w:cs="Arial"/>
          <w:sz w:val="24"/>
          <w:szCs w:val="24"/>
          <w:lang w:val="en-GB"/>
        </w:rPr>
        <w:t xml:space="preserve">ed that this mechanism would also apply during hyperosmotic stress and therefore included the VDAC1/2 inhibitor </w:t>
      </w:r>
      <w:r w:rsidR="00FB121D" w:rsidRPr="001B750D">
        <w:rPr>
          <w:rFonts w:ascii="Arial" w:hAnsi="Arial" w:cs="Arial"/>
          <w:sz w:val="24"/>
          <w:szCs w:val="24"/>
          <w:lang w:val="en-GB"/>
        </w:rPr>
        <w:t>4,4</w:t>
      </w:r>
      <w:r w:rsidR="00C364F0" w:rsidRPr="001B750D">
        <w:rPr>
          <w:rFonts w:ascii="Arial" w:hAnsi="Arial" w:cs="Arial"/>
          <w:sz w:val="24"/>
          <w:szCs w:val="24"/>
          <w:lang w:val="en-GB"/>
        </w:rPr>
        <w:t>´</w:t>
      </w:r>
      <w:r w:rsidR="00FB121D" w:rsidRPr="001B750D">
        <w:rPr>
          <w:rFonts w:ascii="Arial" w:hAnsi="Arial" w:cs="Arial"/>
          <w:sz w:val="24"/>
          <w:szCs w:val="24"/>
          <w:lang w:val="en-GB"/>
        </w:rPr>
        <w:t>-diisothiocyanatostilbene-2,2</w:t>
      </w:r>
      <w:r w:rsidR="00C364F0" w:rsidRPr="001B750D">
        <w:rPr>
          <w:rFonts w:ascii="Arial" w:hAnsi="Arial" w:cs="Arial"/>
          <w:sz w:val="24"/>
          <w:szCs w:val="24"/>
          <w:lang w:val="en-GB"/>
        </w:rPr>
        <w:t>´</w:t>
      </w:r>
      <w:r w:rsidR="00FB121D" w:rsidRPr="001B750D">
        <w:rPr>
          <w:rFonts w:ascii="Arial" w:hAnsi="Arial" w:cs="Arial"/>
          <w:sz w:val="24"/>
          <w:szCs w:val="24"/>
          <w:lang w:val="en-GB"/>
        </w:rPr>
        <w:t>-disulfonate  (</w:t>
      </w:r>
      <w:r w:rsidRPr="001B750D">
        <w:rPr>
          <w:rFonts w:ascii="Arial" w:hAnsi="Arial" w:cs="Arial"/>
          <w:sz w:val="24"/>
          <w:szCs w:val="24"/>
          <w:lang w:val="en-GB"/>
        </w:rPr>
        <w:t>DID</w:t>
      </w:r>
      <w:r w:rsidRPr="001B750D">
        <w:rPr>
          <w:rFonts w:ascii="Arial" w:hAnsi="Arial" w:cs="Arial"/>
          <w:color w:val="000000" w:themeColor="text1"/>
          <w:sz w:val="24"/>
          <w:szCs w:val="24"/>
          <w:lang w:val="en-GB"/>
        </w:rPr>
        <w:t>S</w:t>
      </w:r>
      <w:r w:rsidR="00FB121D" w:rsidRPr="001B750D">
        <w:rPr>
          <w:rFonts w:ascii="Arial" w:hAnsi="Arial" w:cs="Arial"/>
          <w:color w:val="000000" w:themeColor="text1"/>
          <w:sz w:val="24"/>
          <w:szCs w:val="24"/>
          <w:lang w:val="en-GB"/>
        </w:rPr>
        <w:t>)</w:t>
      </w:r>
      <w:r w:rsidR="00E7536C" w:rsidRPr="001B750D">
        <w:rPr>
          <w:rFonts w:ascii="Arial" w:hAnsi="Arial" w:cs="Arial"/>
          <w:color w:val="000000" w:themeColor="text1"/>
          <w:sz w:val="24"/>
          <w:szCs w:val="24"/>
          <w:lang w:val="en-GB"/>
        </w:rPr>
        <w:fldChar w:fldCharType="begin"/>
      </w:r>
      <w:r w:rsidR="001823B1">
        <w:rPr>
          <w:rFonts w:ascii="Arial" w:hAnsi="Arial" w:cs="Arial"/>
          <w:color w:val="000000" w:themeColor="text1"/>
          <w:sz w:val="24"/>
          <w:szCs w:val="24"/>
          <w:lang w:val="en-GB"/>
        </w:rPr>
        <w:instrText xml:space="preserve"> ADDIN ZOTERO_ITEM CSL_CITATION {"citationID":"1Q0eLsxf","properties":{"formattedCitation":"(76)","plainCitation":"(76)","noteIndex":0},"citationItems":[{"id":134,"uris":["http://zotero.org/users/local/q86rvdj2/items/HRYLS8CR"],"itemData":{"id":134,"type":"article-journal","abstract":"In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1B750D">
        <w:rPr>
          <w:rFonts w:ascii="Arial" w:hAnsi="Arial" w:cs="Arial"/>
          <w:color w:val="000000" w:themeColor="text1"/>
          <w:sz w:val="24"/>
          <w:szCs w:val="24"/>
          <w:lang w:val="en-GB"/>
        </w:rPr>
        <w:fldChar w:fldCharType="separate"/>
      </w:r>
      <w:r w:rsidR="0097304F" w:rsidRPr="0097304F">
        <w:rPr>
          <w:rFonts w:ascii="Aptos" w:hAnsi="Aptos"/>
          <w:sz w:val="24"/>
          <w:lang w:val="en-GB"/>
        </w:rPr>
        <w:t>(76)</w:t>
      </w:r>
      <w:r w:rsidR="00E7536C" w:rsidRPr="001B750D">
        <w:rPr>
          <w:rFonts w:ascii="Arial" w:hAnsi="Arial" w:cs="Arial"/>
          <w:color w:val="000000" w:themeColor="text1"/>
          <w:sz w:val="24"/>
          <w:szCs w:val="24"/>
          <w:lang w:val="en-GB"/>
        </w:rPr>
        <w:fldChar w:fldCharType="end"/>
      </w:r>
      <w:r w:rsidRPr="001B750D">
        <w:rPr>
          <w:rFonts w:ascii="Arial" w:hAnsi="Arial" w:cs="Arial"/>
          <w:sz w:val="24"/>
          <w:szCs w:val="24"/>
          <w:lang w:val="en-GB"/>
        </w:rPr>
        <w:t xml:space="preserve"> as an additional control. Detecting dsRNA within SGs under these conditions would strengthen the case that its origin is mitochondrial rather than from alternative sources</w:t>
      </w:r>
      <w:r w:rsidR="00330DDB" w:rsidRPr="001B750D">
        <w:rPr>
          <w:rFonts w:ascii="Arial" w:hAnsi="Arial" w:cs="Arial"/>
          <w:sz w:val="24"/>
          <w:szCs w:val="24"/>
          <w:lang w:val="en-GB"/>
        </w:rPr>
        <w:t>.</w:t>
      </w:r>
      <w:r w:rsidR="00C7514C" w:rsidRPr="001B750D">
        <w:rPr>
          <w:rFonts w:ascii="Arial" w:hAnsi="Arial" w:cs="Arial"/>
          <w:sz w:val="24"/>
          <w:szCs w:val="24"/>
          <w:lang w:val="en-GB"/>
        </w:rPr>
        <w:t xml:space="preserve"> </w:t>
      </w:r>
    </w:p>
    <w:p w14:paraId="2239F013" w14:textId="5A788EB3" w:rsidR="00C7514C" w:rsidRPr="001B750D" w:rsidRDefault="006B2B5B" w:rsidP="00152C5D">
      <w:pPr>
        <w:jc w:val="both"/>
        <w:rPr>
          <w:rFonts w:ascii="Arial" w:hAnsi="Arial" w:cs="Arial"/>
          <w:sz w:val="24"/>
          <w:szCs w:val="24"/>
          <w:lang w:val="en-GB"/>
        </w:rPr>
      </w:pPr>
      <w:r w:rsidRPr="001B750D">
        <w:rPr>
          <w:rFonts w:ascii="Arial" w:hAnsi="Arial" w:cs="Arial"/>
          <w:sz w:val="24"/>
          <w:szCs w:val="24"/>
          <w:lang w:val="en-GB"/>
        </w:rPr>
        <w:t>To test our model and directly visuali</w:t>
      </w:r>
      <w:r w:rsidR="005B2F9A">
        <w:rPr>
          <w:rFonts w:ascii="Arial" w:hAnsi="Arial" w:cs="Arial"/>
          <w:sz w:val="24"/>
          <w:szCs w:val="24"/>
          <w:lang w:val="en-GB"/>
        </w:rPr>
        <w:t>s</w:t>
      </w:r>
      <w:r w:rsidRPr="001B750D">
        <w:rPr>
          <w:rFonts w:ascii="Arial" w:hAnsi="Arial" w:cs="Arial"/>
          <w:sz w:val="24"/>
          <w:szCs w:val="24"/>
          <w:lang w:val="en-GB"/>
        </w:rPr>
        <w:t>e the putative SG–mitochondria–inflammation axis, we performed immunofluorescence using</w:t>
      </w:r>
      <w:r w:rsidR="005B2F9A">
        <w:rPr>
          <w:rFonts w:ascii="Arial" w:hAnsi="Arial" w:cs="Arial"/>
          <w:sz w:val="24"/>
          <w:szCs w:val="24"/>
          <w:lang w:val="en-GB"/>
        </w:rPr>
        <w:t xml:space="preserve"> antibodies against</w:t>
      </w:r>
      <w:r w:rsidRPr="001B750D">
        <w:rPr>
          <w:rFonts w:ascii="Arial" w:hAnsi="Arial" w:cs="Arial"/>
          <w:sz w:val="24"/>
          <w:szCs w:val="24"/>
          <w:lang w:val="en-GB"/>
        </w:rPr>
        <w:t xml:space="preserve"> G3BP1 (SG marker, reviewed in Figure 1B)</w:t>
      </w:r>
      <w:r w:rsidR="005B2F9A">
        <w:rPr>
          <w:rFonts w:ascii="Arial" w:hAnsi="Arial" w:cs="Arial"/>
          <w:sz w:val="24"/>
          <w:szCs w:val="24"/>
          <w:lang w:val="en-GB"/>
        </w:rPr>
        <w:t xml:space="preserve"> and </w:t>
      </w:r>
      <w:r w:rsidRPr="001B750D">
        <w:rPr>
          <w:rFonts w:ascii="Arial" w:hAnsi="Arial" w:cs="Arial"/>
          <w:sz w:val="24"/>
          <w:szCs w:val="24"/>
          <w:lang w:val="en-GB"/>
        </w:rPr>
        <w:t>HSP60 (mitochondrial marker</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X6Qqnlm","properties":{"formattedCitation":"(102)","plainCitation":"(102)","noteIndex":0},"citationItems":[{"id":"7QlDGlPw/vxXqNOaa","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(102)</w:t>
      </w:r>
      <w:r w:rsidRPr="001B750D">
        <w:rPr>
          <w:rFonts w:ascii="Arial" w:hAnsi="Arial" w:cs="Arial"/>
          <w:sz w:val="24"/>
          <w:szCs w:val="24"/>
          <w:lang w:val="en-GB"/>
        </w:rPr>
        <w:fldChar w:fldCharType="end"/>
      </w:r>
      <w:r w:rsidRPr="001B750D">
        <w:rPr>
          <w:rFonts w:ascii="Arial" w:hAnsi="Arial" w:cs="Arial"/>
          <w:sz w:val="24"/>
          <w:szCs w:val="24"/>
          <w:lang w:val="en-GB"/>
        </w:rPr>
        <w:t>), J2 (dsRNA marker</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{"citationID":"imovKZDQ","properties":{"formattedCitation":"(76)","plainCitation":"(76)","noteIndex":0},"citationItems":[{"id":134,"uris":["http://zotero.org/users/local/q86rvdj2/items/HRYLS8CR"],"itemData":{"id":134,"type":"article-journal","abstract":"In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(76)</w:t>
      </w:r>
      <w:r w:rsidRPr="001B750D">
        <w:rPr>
          <w:rFonts w:ascii="Arial" w:hAnsi="Arial" w:cs="Arial"/>
          <w:sz w:val="24"/>
          <w:szCs w:val="24"/>
          <w:lang w:val="en-GB"/>
        </w:rPr>
        <w:fldChar w:fldCharType="end"/>
      </w:r>
      <w:r w:rsidRPr="001B750D">
        <w:rPr>
          <w:rFonts w:ascii="Arial" w:hAnsi="Arial" w:cs="Arial"/>
          <w:sz w:val="24"/>
          <w:szCs w:val="24"/>
          <w:lang w:val="en-GB"/>
        </w:rPr>
        <w:t>), and DAPI (nuclei).</w:t>
      </w:r>
    </w:p>
    <w:p w14:paraId="16950D03" w14:textId="1A26F3E7" w:rsidR="00D65F76" w:rsidRPr="001B750D" w:rsidRDefault="00D65F76" w:rsidP="00152C5D">
      <w:pPr>
        <w:jc w:val="both"/>
        <w:rPr>
          <w:rFonts w:ascii="Arial" w:hAnsi="Arial" w:cs="Arial"/>
          <w:sz w:val="24"/>
          <w:szCs w:val="24"/>
          <w:lang w:val="en-GB"/>
        </w:rPr>
      </w:pPr>
      <w:r w:rsidRPr="001B750D">
        <w:rPr>
          <w:rFonts w:ascii="Arial" w:hAnsi="Arial" w:cs="Arial"/>
          <w:sz w:val="24"/>
          <w:szCs w:val="24"/>
          <w:lang w:val="en-GB"/>
        </w:rPr>
        <w:t xml:space="preserve">Using the conditions described </w:t>
      </w:r>
      <w:r w:rsidR="00982C2D" w:rsidRPr="001B750D">
        <w:rPr>
          <w:rFonts w:ascii="Arial" w:hAnsi="Arial" w:cs="Arial"/>
          <w:sz w:val="24"/>
          <w:szCs w:val="24"/>
          <w:lang w:val="en-GB"/>
        </w:rPr>
        <w:t xml:space="preserve">in </w:t>
      </w:r>
      <w:r w:rsidRPr="001B750D">
        <w:rPr>
          <w:rFonts w:ascii="Arial" w:hAnsi="Arial" w:cs="Arial"/>
          <w:sz w:val="24"/>
          <w:szCs w:val="24"/>
          <w:lang w:val="en-GB"/>
        </w:rPr>
        <w:t xml:space="preserve">Matheny </w:t>
      </w:r>
      <w:r w:rsidR="00982C2D" w:rsidRPr="001B750D">
        <w:rPr>
          <w:rFonts w:ascii="Arial" w:hAnsi="Arial" w:cs="Arial"/>
          <w:sz w:val="24"/>
          <w:szCs w:val="24"/>
          <w:lang w:val="en-GB"/>
        </w:rPr>
        <w:t>2</w:t>
      </w:r>
      <w:r w:rsidRPr="001B750D">
        <w:rPr>
          <w:rFonts w:ascii="Arial" w:hAnsi="Arial" w:cs="Arial"/>
          <w:sz w:val="24"/>
          <w:szCs w:val="24"/>
          <w:lang w:val="en-GB"/>
        </w:rPr>
        <w:t>021</w:t>
      </w:r>
      <w:r w:rsidR="00982C2D"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{"citationID":"wTU6Vonu","properties":{"formattedCitation":"(43, 44)","plainCitation":"(43, 44)","noteIndex":0},"citationItems":[{"id":"7QlDGlPw/vZJtCPF5","uris":["http://zotero.org/users/local/1p9EH8ax/items/JRJEKK4Q"],"itemData":{"id":"f9pzkrjY/Jss72M7B","type":"article-journal","abstract":"Stress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982C2D" w:rsidRPr="001B750D">
        <w:rPr>
          <w:rFonts w:ascii="Arial" w:hAnsi="Arial" w:cs="Arial"/>
          <w:sz w:val="24"/>
          <w:szCs w:val="24"/>
          <w:lang w:val="en-GB"/>
        </w:rPr>
        <w:fldChar w:fldCharType="separate"/>
      </w:r>
      <w:r w:rsidR="0097304F" w:rsidRPr="0097304F">
        <w:rPr>
          <w:rFonts w:ascii="Aptos" w:hAnsi="Aptos"/>
          <w:sz w:val="24"/>
          <w:lang w:val="en-GB"/>
        </w:rPr>
        <w:t>(43, 44)</w:t>
      </w:r>
      <w:r w:rsidR="00982C2D" w:rsidRPr="001B750D">
        <w:rPr>
          <w:rFonts w:ascii="Arial" w:hAnsi="Arial" w:cs="Arial"/>
          <w:sz w:val="24"/>
          <w:szCs w:val="24"/>
          <w:lang w:val="en-GB"/>
        </w:rPr>
        <w:fldChar w:fldCharType="end"/>
      </w:r>
      <w:r w:rsidRPr="001B750D">
        <w:rPr>
          <w:rFonts w:ascii="Arial" w:hAnsi="Arial" w:cs="Arial"/>
          <w:sz w:val="24"/>
          <w:szCs w:val="24"/>
          <w:lang w:val="en-GB"/>
        </w:rPr>
        <w:t>, we confirmed by 63× confocal imaging that U2-OS cells exposed to 0.4 M sorbitol for 3 h robustly formed SGs, visuali</w:t>
      </w:r>
      <w:r w:rsidR="005B2F9A">
        <w:rPr>
          <w:rFonts w:ascii="Arial" w:hAnsi="Arial" w:cs="Arial"/>
          <w:sz w:val="24"/>
          <w:szCs w:val="24"/>
          <w:lang w:val="en-GB"/>
        </w:rPr>
        <w:t>s</w:t>
      </w:r>
      <w:r w:rsidRPr="001B750D">
        <w:rPr>
          <w:rFonts w:ascii="Arial" w:hAnsi="Arial" w:cs="Arial"/>
          <w:sz w:val="24"/>
          <w:szCs w:val="24"/>
          <w:lang w:val="en-GB"/>
        </w:rPr>
        <w:t>ed as G3BP1-</w:t>
      </w:r>
      <w:r w:rsidR="00EE79E4" w:rsidRPr="001B750D">
        <w:rPr>
          <w:rFonts w:ascii="Arial" w:hAnsi="Arial" w:cs="Arial"/>
          <w:sz w:val="24"/>
          <w:szCs w:val="24"/>
          <w:lang w:val="en-GB"/>
        </w:rPr>
        <w:t>circular</w:t>
      </w:r>
      <w:r w:rsidRPr="001B750D">
        <w:rPr>
          <w:rFonts w:ascii="Arial" w:hAnsi="Arial" w:cs="Arial"/>
          <w:sz w:val="24"/>
          <w:szCs w:val="24"/>
          <w:lang w:val="en-GB"/>
        </w:rPr>
        <w:t xml:space="preserve"> foci, which were absent in unstressed controls</w:t>
      </w:r>
      <w:r w:rsidR="00067C1D" w:rsidRPr="001B750D">
        <w:rPr>
          <w:rFonts w:ascii="Arial" w:hAnsi="Arial" w:cs="Arial"/>
          <w:sz w:val="24"/>
          <w:szCs w:val="24"/>
          <w:lang w:val="en-GB"/>
        </w:rPr>
        <w:t xml:space="preserve"> (</w:t>
      </w:r>
      <w:r w:rsidR="00A406B3" w:rsidRPr="001B750D">
        <w:rPr>
          <w:rFonts w:ascii="Arial" w:hAnsi="Arial" w:cs="Arial"/>
          <w:sz w:val="24"/>
          <w:szCs w:val="24"/>
          <w:lang w:val="en-GB"/>
        </w:rPr>
        <w:t xml:space="preserve">Supplementary </w:t>
      </w:r>
      <w:r w:rsidR="00067C1D" w:rsidRPr="001B750D">
        <w:rPr>
          <w:rFonts w:ascii="Arial" w:hAnsi="Arial" w:cs="Arial"/>
          <w:sz w:val="24"/>
          <w:szCs w:val="24"/>
          <w:lang w:val="en-GB"/>
        </w:rPr>
        <w:t xml:space="preserve">Figure </w:t>
      </w:r>
      <w:r w:rsidR="008F765B" w:rsidRPr="001B750D">
        <w:rPr>
          <w:rFonts w:ascii="Arial" w:hAnsi="Arial" w:cs="Arial"/>
          <w:sz w:val="24"/>
          <w:szCs w:val="24"/>
          <w:lang w:val="en-GB"/>
        </w:rPr>
        <w:t>1</w:t>
      </w:r>
      <w:r w:rsidR="00891207">
        <w:rPr>
          <w:rFonts w:ascii="Arial" w:hAnsi="Arial" w:cs="Arial"/>
          <w:sz w:val="24"/>
          <w:szCs w:val="24"/>
          <w:lang w:val="en-GB"/>
        </w:rPr>
        <w:t>1</w:t>
      </w:r>
      <w:r w:rsidR="00067C1D" w:rsidRPr="001B750D">
        <w:rPr>
          <w:rFonts w:ascii="Arial" w:hAnsi="Arial" w:cs="Arial"/>
          <w:sz w:val="24"/>
          <w:szCs w:val="24"/>
          <w:lang w:val="en-GB"/>
        </w:rPr>
        <w:t>)</w:t>
      </w:r>
      <w:r w:rsidRPr="001B750D">
        <w:rPr>
          <w:rFonts w:ascii="Arial" w:hAnsi="Arial" w:cs="Arial"/>
          <w:sz w:val="24"/>
          <w:szCs w:val="24"/>
          <w:lang w:val="en-GB"/>
        </w:rPr>
        <w:t>. Strikingly, co-treatment with the VDAC inhibitor DIDS</w:t>
      </w:r>
      <w:r w:rsidR="00045E82"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{"citationID":"jAtBgBGM","properties":{"formattedCitation":"(76)","plainCitation":"(76)","noteIndex":0},"citationItems":[{"id":134,"uris":["http://zotero.org/users/local/q86rvdj2/items/HRYLS8CR"],"itemData":{"id":134,"type":"article-journal","abstract":"In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045E82" w:rsidRPr="001B750D">
        <w:rPr>
          <w:rFonts w:ascii="Arial" w:hAnsi="Arial" w:cs="Arial"/>
          <w:sz w:val="24"/>
          <w:szCs w:val="24"/>
          <w:lang w:val="en-GB"/>
        </w:rPr>
        <w:fldChar w:fldCharType="separate"/>
      </w:r>
      <w:r w:rsidR="0097304F" w:rsidRPr="0097304F">
        <w:rPr>
          <w:rFonts w:ascii="Aptos" w:hAnsi="Aptos"/>
          <w:sz w:val="24"/>
          <w:lang w:val="en-GB"/>
        </w:rPr>
        <w:t>(76)</w:t>
      </w:r>
      <w:r w:rsidR="00045E82" w:rsidRPr="001B750D">
        <w:rPr>
          <w:rFonts w:ascii="Arial" w:hAnsi="Arial" w:cs="Arial"/>
          <w:sz w:val="24"/>
          <w:szCs w:val="24"/>
          <w:lang w:val="en-GB"/>
        </w:rPr>
        <w:fldChar w:fldCharType="end"/>
      </w:r>
      <w:r w:rsidRPr="001B750D">
        <w:rPr>
          <w:rFonts w:ascii="Arial" w:hAnsi="Arial" w:cs="Arial"/>
          <w:sz w:val="24"/>
          <w:szCs w:val="24"/>
          <w:lang w:val="en-GB"/>
        </w:rPr>
        <w:t xml:space="preserve"> (50 μM) completely </w:t>
      </w:r>
      <w:r w:rsidRPr="001B750D">
        <w:rPr>
          <w:rFonts w:ascii="Arial" w:hAnsi="Arial" w:cs="Arial"/>
          <w:sz w:val="24"/>
          <w:szCs w:val="24"/>
          <w:lang w:val="en-GB"/>
        </w:rPr>
        <w:lastRenderedPageBreak/>
        <w:t>abrogated SG assembly</w:t>
      </w:r>
      <w:r w:rsidR="00067C1D" w:rsidRPr="001B750D">
        <w:rPr>
          <w:rFonts w:ascii="Arial" w:hAnsi="Arial" w:cs="Arial"/>
          <w:sz w:val="24"/>
          <w:szCs w:val="24"/>
          <w:lang w:val="en-GB"/>
        </w:rPr>
        <w:t xml:space="preserve"> (</w:t>
      </w:r>
      <w:r w:rsidR="00A406B3" w:rsidRPr="001B750D">
        <w:rPr>
          <w:rFonts w:ascii="Arial" w:hAnsi="Arial" w:cs="Arial"/>
          <w:sz w:val="24"/>
          <w:szCs w:val="24"/>
          <w:lang w:val="en-GB"/>
        </w:rPr>
        <w:t xml:space="preserve">Supplementary </w:t>
      </w:r>
      <w:r w:rsidR="00067C1D" w:rsidRPr="001B750D">
        <w:rPr>
          <w:rFonts w:ascii="Arial" w:hAnsi="Arial" w:cs="Arial"/>
          <w:sz w:val="24"/>
          <w:szCs w:val="24"/>
          <w:lang w:val="en-GB"/>
        </w:rPr>
        <w:t xml:space="preserve">Figure </w:t>
      </w:r>
      <w:r w:rsidR="008F765B" w:rsidRPr="001B750D">
        <w:rPr>
          <w:rFonts w:ascii="Arial" w:hAnsi="Arial" w:cs="Arial"/>
          <w:sz w:val="24"/>
          <w:szCs w:val="24"/>
          <w:lang w:val="en-GB"/>
        </w:rPr>
        <w:t>1</w:t>
      </w:r>
      <w:r w:rsidR="00891207">
        <w:rPr>
          <w:rFonts w:ascii="Arial" w:hAnsi="Arial" w:cs="Arial"/>
          <w:sz w:val="24"/>
          <w:szCs w:val="24"/>
          <w:lang w:val="en-GB"/>
        </w:rPr>
        <w:t>1</w:t>
      </w:r>
      <w:r w:rsidR="00067C1D" w:rsidRPr="001B750D">
        <w:rPr>
          <w:rFonts w:ascii="Arial" w:hAnsi="Arial" w:cs="Arial"/>
          <w:sz w:val="24"/>
          <w:szCs w:val="24"/>
          <w:lang w:val="en-GB"/>
        </w:rPr>
        <w:t>)</w:t>
      </w:r>
      <w:r w:rsidRPr="001B750D">
        <w:rPr>
          <w:rFonts w:ascii="Arial" w:hAnsi="Arial" w:cs="Arial"/>
          <w:sz w:val="24"/>
          <w:szCs w:val="24"/>
          <w:lang w:val="en-GB"/>
        </w:rPr>
        <w:t>. This finding suggests that mitochondrial permeability, or at least VDAC channel activity, is required for SG formation under hyperosmotic stress</w:t>
      </w:r>
      <w:r w:rsidR="00330DDB" w:rsidRPr="001B750D">
        <w:rPr>
          <w:rFonts w:ascii="Arial" w:hAnsi="Arial" w:cs="Arial"/>
          <w:sz w:val="24"/>
          <w:szCs w:val="24"/>
          <w:lang w:val="en-GB"/>
        </w:rPr>
        <w:t xml:space="preserve"> (or that it impedes </w:t>
      </w:r>
      <w:r w:rsidR="00C36DB0" w:rsidRPr="001B750D">
        <w:rPr>
          <w:rFonts w:ascii="Arial" w:hAnsi="Arial" w:cs="Arial"/>
          <w:sz w:val="24"/>
          <w:szCs w:val="24"/>
          <w:lang w:val="en-GB"/>
        </w:rPr>
        <w:t>G3BP1</w:t>
      </w:r>
      <w:r w:rsidR="00330DDB" w:rsidRPr="001B750D">
        <w:rPr>
          <w:rFonts w:ascii="Arial" w:hAnsi="Arial" w:cs="Arial"/>
          <w:sz w:val="24"/>
          <w:szCs w:val="24"/>
          <w:lang w:val="en-GB"/>
        </w:rPr>
        <w:t xml:space="preserve"> locali</w:t>
      </w:r>
      <w:r w:rsidR="005B2F9A">
        <w:rPr>
          <w:rFonts w:ascii="Arial" w:hAnsi="Arial" w:cs="Arial"/>
          <w:sz w:val="24"/>
          <w:szCs w:val="24"/>
          <w:lang w:val="en-GB"/>
        </w:rPr>
        <w:t>s</w:t>
      </w:r>
      <w:r w:rsidR="00330DDB" w:rsidRPr="001B750D">
        <w:rPr>
          <w:rFonts w:ascii="Arial" w:hAnsi="Arial" w:cs="Arial"/>
          <w:sz w:val="24"/>
          <w:szCs w:val="24"/>
          <w:lang w:val="en-GB"/>
        </w:rPr>
        <w:t>ation into SGs)</w:t>
      </w:r>
      <w:r w:rsidRPr="001B750D">
        <w:rPr>
          <w:rFonts w:ascii="Arial" w:hAnsi="Arial" w:cs="Arial"/>
          <w:sz w:val="24"/>
          <w:szCs w:val="24"/>
          <w:lang w:val="en-GB"/>
        </w:rPr>
        <w:t>.</w:t>
      </w:r>
    </w:p>
    <w:p w14:paraId="16A547BB" w14:textId="4D93A4C6" w:rsidR="00045E82" w:rsidRPr="001B750D" w:rsidRDefault="00045E82" w:rsidP="00152C5D">
      <w:pPr>
        <w:jc w:val="both"/>
        <w:rPr>
          <w:rFonts w:ascii="Arial" w:hAnsi="Arial" w:cs="Arial"/>
          <w:sz w:val="24"/>
          <w:szCs w:val="24"/>
          <w:lang w:val="en-GB"/>
        </w:rPr>
      </w:pPr>
      <w:r w:rsidRPr="001B750D">
        <w:rPr>
          <w:rFonts w:ascii="Arial" w:hAnsi="Arial" w:cs="Arial"/>
          <w:sz w:val="24"/>
          <w:szCs w:val="24"/>
          <w:lang w:val="en-GB"/>
        </w:rPr>
        <w:t>Notably, SGs have previously been reported to modulate mitochondrial permeability by regulating VDAC activity</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{"citationID":"3cOPJveD","properties":{"formattedCitation":"(95)","plainCitation":"(95)","noteIndex":0},"citationItems":[{"id":"7QlDGlPw/sdoH0Nve","uris":["http://zotero.org/users/local/q86rvdj2/items/KVCGFUNB"],"itemData":{"id":93,"type":"article-journal","abstract":"The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(95)</w:t>
      </w:r>
      <w:r w:rsidRPr="001B750D">
        <w:rPr>
          <w:rFonts w:ascii="Arial" w:hAnsi="Arial" w:cs="Arial"/>
          <w:sz w:val="24"/>
          <w:szCs w:val="24"/>
          <w:lang w:val="en-GB"/>
        </w:rPr>
        <w:fldChar w:fldCharType="end"/>
      </w:r>
      <w:r w:rsidRPr="001B750D">
        <w:rPr>
          <w:rFonts w:ascii="Arial" w:hAnsi="Arial" w:cs="Arial"/>
          <w:sz w:val="24"/>
          <w:szCs w:val="24"/>
          <w:lang w:val="en-GB"/>
        </w:rPr>
        <w:t>. The observation that VDAC inhibition blocks SG assembly could point toward a reciprocal relationship, in which SGs both influence and depend on mitochondrial signa</w:t>
      </w:r>
      <w:ins w:id="164" w:author="Diana Vieira" w:date="2026-08-27T09:59:00Z" w16du:dateUtc="2026-08-27T08:59:00Z">
        <w:r w:rsidR="00CB1A50">
          <w:rPr>
            <w:rFonts w:ascii="Arial" w:hAnsi="Arial" w:cs="Arial"/>
            <w:sz w:val="24"/>
            <w:szCs w:val="24"/>
            <w:lang w:val="en-GB"/>
          </w:rPr>
          <w:t>l</w:t>
        </w:r>
      </w:ins>
      <w:r w:rsidRPr="001B750D">
        <w:rPr>
          <w:rFonts w:ascii="Arial" w:hAnsi="Arial" w:cs="Arial"/>
          <w:sz w:val="24"/>
          <w:szCs w:val="24"/>
          <w:lang w:val="en-GB"/>
        </w:rPr>
        <w:t>ling.</w:t>
      </w:r>
    </w:p>
    <w:p w14:paraId="5DBD8070" w14:textId="1CD1600E" w:rsidR="00045E82" w:rsidRPr="001B750D" w:rsidRDefault="00045E82" w:rsidP="00152C5D">
      <w:pPr>
        <w:jc w:val="both"/>
        <w:rPr>
          <w:rFonts w:ascii="Arial" w:hAnsi="Arial" w:cs="Arial"/>
          <w:sz w:val="24"/>
          <w:szCs w:val="24"/>
          <w:lang w:val="en-GB"/>
        </w:rPr>
      </w:pPr>
      <w:r w:rsidRPr="001B750D">
        <w:rPr>
          <w:rFonts w:ascii="Arial" w:hAnsi="Arial" w:cs="Arial"/>
          <w:sz w:val="24"/>
          <w:szCs w:val="24"/>
          <w:lang w:val="en-GB"/>
        </w:rPr>
        <w:t>At the same time, closer inspection showed that in both stressed and unstressed cells treated with DIDS, G3BP1 displayed a broadly similar diffuse distribution</w:t>
      </w:r>
      <w:r w:rsidR="00067C1D" w:rsidRPr="001B750D">
        <w:rPr>
          <w:rFonts w:ascii="Arial" w:hAnsi="Arial" w:cs="Arial"/>
          <w:sz w:val="24"/>
          <w:szCs w:val="24"/>
          <w:lang w:val="en-GB"/>
        </w:rPr>
        <w:t xml:space="preserve"> (</w:t>
      </w:r>
      <w:r w:rsidR="00A406B3" w:rsidRPr="001B750D">
        <w:rPr>
          <w:rFonts w:ascii="Arial" w:hAnsi="Arial" w:cs="Arial"/>
          <w:sz w:val="24"/>
          <w:szCs w:val="24"/>
          <w:lang w:val="en-GB"/>
        </w:rPr>
        <w:t xml:space="preserve">Supplementary </w:t>
      </w:r>
      <w:r w:rsidR="00067C1D" w:rsidRPr="001B750D">
        <w:rPr>
          <w:rFonts w:ascii="Arial" w:hAnsi="Arial" w:cs="Arial"/>
          <w:sz w:val="24"/>
          <w:szCs w:val="24"/>
          <w:lang w:val="en-GB"/>
        </w:rPr>
        <w:t xml:space="preserve">Figure </w:t>
      </w:r>
      <w:r w:rsidR="008F765B" w:rsidRPr="001B750D">
        <w:rPr>
          <w:rFonts w:ascii="Arial" w:hAnsi="Arial" w:cs="Arial"/>
          <w:sz w:val="24"/>
          <w:szCs w:val="24"/>
          <w:lang w:val="en-GB"/>
        </w:rPr>
        <w:t>1</w:t>
      </w:r>
      <w:r w:rsidR="00891207">
        <w:rPr>
          <w:rFonts w:ascii="Arial" w:hAnsi="Arial" w:cs="Arial"/>
          <w:sz w:val="24"/>
          <w:szCs w:val="24"/>
          <w:lang w:val="en-GB"/>
        </w:rPr>
        <w:t>1</w:t>
      </w:r>
      <w:r w:rsidR="00067C1D" w:rsidRPr="001B750D">
        <w:rPr>
          <w:rFonts w:ascii="Arial" w:hAnsi="Arial" w:cs="Arial"/>
          <w:sz w:val="24"/>
          <w:szCs w:val="24"/>
          <w:lang w:val="en-GB"/>
        </w:rPr>
        <w:t>)</w:t>
      </w:r>
      <w:r w:rsidRPr="001B750D">
        <w:rPr>
          <w:rFonts w:ascii="Arial" w:hAnsi="Arial" w:cs="Arial"/>
          <w:sz w:val="24"/>
          <w:szCs w:val="24"/>
          <w:lang w:val="en-GB"/>
        </w:rPr>
        <w:t>. This suggests that DIDS may also exert off-target or global cellular effects, making it difficult to attribute the phenotype exclusively to VDAC inhibition.</w:t>
      </w:r>
    </w:p>
    <w:p w14:paraId="49F528AC" w14:textId="336E2FFA" w:rsidR="00045E82" w:rsidRPr="001B750D" w:rsidRDefault="00045E82" w:rsidP="00152C5D">
      <w:pPr>
        <w:jc w:val="both"/>
        <w:rPr>
          <w:rFonts w:ascii="Arial" w:hAnsi="Arial" w:cs="Arial"/>
          <w:sz w:val="24"/>
          <w:szCs w:val="24"/>
          <w:lang w:val="en-GB"/>
        </w:rPr>
      </w:pPr>
      <w:r w:rsidRPr="001B750D">
        <w:rPr>
          <w:rFonts w:ascii="Arial" w:hAnsi="Arial" w:cs="Arial"/>
          <w:sz w:val="24"/>
          <w:szCs w:val="24"/>
          <w:lang w:val="en-GB"/>
        </w:rPr>
        <w:t>Nevertheless, the requirement for VDAC activity is consistent with a model in which mitochondrial-derived signals contribute to SG assembly. While leakage of mitochondrial nucleic acids remains a plausible mechanism, especially given VDAC’s reported role in their transport</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{"citationID":"EeAXmmc1","properties":{"formattedCitation":"(76)","plainCitation":"(76)","noteIndex":0},"citationItems":[{"id":134,"uris":["http://zotero.org/users/local/q86rvdj2/items/HRYLS8CR"],"itemData":{"id":134,"type":"article-journal","abstract":"In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(76)</w:t>
      </w:r>
      <w:r w:rsidRPr="001B750D">
        <w:rPr>
          <w:rFonts w:ascii="Arial" w:hAnsi="Arial" w:cs="Arial"/>
          <w:sz w:val="24"/>
          <w:szCs w:val="24"/>
          <w:lang w:val="en-GB"/>
        </w:rPr>
        <w:fldChar w:fldCharType="end"/>
      </w:r>
      <w:r w:rsidRPr="001B750D">
        <w:rPr>
          <w:rFonts w:ascii="Arial" w:hAnsi="Arial" w:cs="Arial"/>
          <w:sz w:val="24"/>
          <w:szCs w:val="24"/>
          <w:lang w:val="en-GB"/>
        </w:rPr>
        <w:t>, other damage-associated products (</w:t>
      </w:r>
      <w:r w:rsidRPr="001B750D">
        <w:rPr>
          <w:rFonts w:ascii="Arial" w:hAnsi="Arial" w:cs="Arial"/>
          <w:i/>
          <w:iCs/>
          <w:sz w:val="24"/>
          <w:szCs w:val="24"/>
          <w:lang w:val="en-GB"/>
        </w:rPr>
        <w:t>e.g</w:t>
      </w:r>
      <w:r w:rsidRPr="001B750D">
        <w:rPr>
          <w:rFonts w:ascii="Arial" w:hAnsi="Arial" w:cs="Arial"/>
          <w:sz w:val="24"/>
          <w:szCs w:val="24"/>
          <w:lang w:val="en-GB"/>
        </w:rPr>
        <w:t>., cytochrome</w:t>
      </w:r>
      <w:r w:rsidR="00EE79E4" w:rsidRPr="001B750D">
        <w:rPr>
          <w:rFonts w:ascii="Arial" w:hAnsi="Arial" w:cs="Arial"/>
          <w:sz w:val="24"/>
          <w:szCs w:val="24"/>
          <w:lang w:val="en-GB"/>
        </w:rPr>
        <w:t>, cardiolipin, metabolites</w:t>
      </w:r>
      <w:r w:rsidRPr="001B750D">
        <w:rPr>
          <w:rFonts w:ascii="Arial" w:hAnsi="Arial" w:cs="Arial"/>
          <w:sz w:val="24"/>
          <w:szCs w:val="24"/>
          <w:lang w:val="en-GB"/>
        </w:rPr>
        <w:t>) could also serve as triggers</w:t>
      </w:r>
      <w:r w:rsidR="00EE79E4" w:rsidRPr="001B750D">
        <w:rPr>
          <w:rFonts w:ascii="Arial" w:hAnsi="Arial" w:cs="Arial"/>
          <w:sz w:val="24"/>
          <w:szCs w:val="24"/>
          <w:lang w:val="en-GB"/>
        </w:rPr>
        <w:t xml:space="preserve"> for </w:t>
      </w:r>
      <w:r w:rsidR="001D1E1C" w:rsidRPr="001B750D">
        <w:rPr>
          <w:rFonts w:ascii="Arial" w:hAnsi="Arial" w:cs="Arial"/>
          <w:sz w:val="24"/>
          <w:szCs w:val="24"/>
          <w:lang w:val="en-GB"/>
        </w:rPr>
        <w:t>inflammatory signalling and subsequent SG assembly</w:t>
      </w:r>
      <w:r w:rsidR="00EE79E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ZLBmlhZ","properties":{"formattedCitation":"(103)","plainCitation":"(103)","noteIndex":0},"citationItems":[{"id":"7QlDGlPw/uZ6US4b4","uris":["http://zotero.org/users/local/q86rvdj2/items/RW3P27XP"],"itemData":{"id":159,"type":"article-journal","abstract":"Abstract\n            \n              Both mitochondrial dysfunction and neuroinflammation are implicated in neurodegeneration and neurodegenerative diseases. Accumulating evidence shows multiple links between mitochondrial dysfunction and neuroinflammation. Mitochondrial-derived damage-associated molecular patterns (DAMPs) are recognized by immune receptors of microglia and aggravate neuroinflammation. On the other hand, inflammatory factors released by activated glial cells trigger an intracellular cascade, which regulates mitochondrial metabolism and function. The crosstalk between mitochondrial dysfunction and neuroinflammatory activation is a complex and dynamic process. There is strong evidence that mitochondrial dysfunction precedes neuroinflammation during the progression of diseases. Thus, an in-depth understanding of the specific molecular mechanisms associated with mitochondrial dysfunction and the progression of neuroinflammation in neurodegenerative diseases may contribute to the identification of new targets for the treatment of diseases. In this review, we describe in detail the DAMPs that induce or aggravate neuroinflammation in neurodegenerative diseases including mtDNA, mitochondrial unfolded protein response (mtUPR), mitochondrial reactive oxygen species (mtROS), adenosine triphosphate (ATP), transcription factor A mitochondria (TFAM), cardiolipin, cytochrome\n              c\n              , mitochondrial Ca\n              2+\n              and iron.","container-title":"Acta Pharmacologica Sinica","DOI":"10.1038/s41401-022-00879-6","ISSN":"1671-4083, 1745-7254","issue":"10","journalAbbreviation":"Acta Pharmacol Sin","language":"en","page":"2439-2447","source":"DOI.org (Crossref)","title":"Mitochondrial-derived damage-associated molecular patterns amplify neuroinflammation in neurodegenerative diseases","volume":"43","author":[{"family":"Lin","given":"Miao-miao"},{"family":"Liu","given":"Na"},{"family":"Qin","given":"Zheng-hong"},{"family":"Wang","given":"Yan"}],"issued":{"date-parts":[["2022",10]]}}}],"schema":"https://github.com/citation-style-language/schema/raw/master/csl-citation.json"} </w:instrText>
      </w:r>
      <w:r w:rsidR="00EE79E4" w:rsidRPr="001B750D">
        <w:rPr>
          <w:rFonts w:ascii="Arial" w:hAnsi="Arial" w:cs="Arial"/>
          <w:sz w:val="24"/>
          <w:szCs w:val="24"/>
          <w:lang w:val="en-GB"/>
        </w:rPr>
        <w:fldChar w:fldCharType="separate"/>
      </w:r>
      <w:r w:rsidR="0097304F" w:rsidRPr="0097304F">
        <w:rPr>
          <w:rFonts w:ascii="Aptos" w:hAnsi="Aptos"/>
          <w:sz w:val="24"/>
          <w:lang w:val="en-GB"/>
        </w:rPr>
        <w:t>(103)</w:t>
      </w:r>
      <w:r w:rsidR="00EE79E4" w:rsidRPr="001B750D">
        <w:rPr>
          <w:rFonts w:ascii="Arial" w:hAnsi="Arial" w:cs="Arial"/>
          <w:sz w:val="24"/>
          <w:szCs w:val="24"/>
          <w:lang w:val="en-GB"/>
        </w:rPr>
        <w:fldChar w:fldCharType="end"/>
      </w:r>
      <w:r w:rsidRPr="001B750D">
        <w:rPr>
          <w:rFonts w:ascii="Arial" w:hAnsi="Arial" w:cs="Arial"/>
          <w:sz w:val="24"/>
          <w:szCs w:val="24"/>
          <w:lang w:val="en-GB"/>
        </w:rPr>
        <w:t xml:space="preserve">. Alternatively, impaired import of mitochondrial factors might </w:t>
      </w:r>
      <w:r w:rsidR="00EE79E4" w:rsidRPr="001B750D">
        <w:rPr>
          <w:rFonts w:ascii="Arial" w:hAnsi="Arial" w:cs="Arial"/>
          <w:sz w:val="24"/>
          <w:szCs w:val="24"/>
          <w:lang w:val="en-GB"/>
        </w:rPr>
        <w:t>explain</w:t>
      </w:r>
      <w:r w:rsidRPr="001B750D">
        <w:rPr>
          <w:rFonts w:ascii="Arial" w:hAnsi="Arial" w:cs="Arial"/>
          <w:sz w:val="24"/>
          <w:szCs w:val="24"/>
          <w:lang w:val="en-GB"/>
        </w:rPr>
        <w:t xml:space="preserve"> the effect.</w:t>
      </w:r>
    </w:p>
    <w:p w14:paraId="5D261C1C" w14:textId="186AD964" w:rsidR="00045E82" w:rsidRPr="001B750D" w:rsidRDefault="00045E82" w:rsidP="00152C5D">
      <w:pPr>
        <w:jc w:val="both"/>
        <w:rPr>
          <w:rFonts w:ascii="Arial" w:hAnsi="Arial" w:cs="Arial"/>
          <w:sz w:val="24"/>
          <w:szCs w:val="24"/>
          <w:lang w:val="en-GB"/>
        </w:rPr>
      </w:pPr>
      <w:r w:rsidRPr="001B750D">
        <w:rPr>
          <w:rFonts w:ascii="Arial" w:hAnsi="Arial" w:cs="Arial"/>
          <w:sz w:val="24"/>
          <w:szCs w:val="24"/>
          <w:lang w:val="en-GB"/>
        </w:rPr>
        <w:t>Because SGs preferentially formed near mitochondria</w:t>
      </w:r>
      <w:r w:rsidR="00EE79E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{"citationID":"OwswiaPK","properties":{"formattedCitation":"(95)","plainCitation":"(95)","noteIndex":0},"citationItems":[{"id":"7QlDGlPw/sdoH0Nve","uris":["http://zotero.org/users/local/q86rvdj2/items/KVCGFUNB"],"itemData":{"id":93,"type":"article-journal","abstract":"The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EE79E4" w:rsidRPr="001B750D">
        <w:rPr>
          <w:rFonts w:ascii="Arial" w:hAnsi="Arial" w:cs="Arial"/>
          <w:sz w:val="24"/>
          <w:szCs w:val="24"/>
          <w:lang w:val="en-GB"/>
        </w:rPr>
        <w:fldChar w:fldCharType="separate"/>
      </w:r>
      <w:r w:rsidR="0097304F" w:rsidRPr="0097304F">
        <w:rPr>
          <w:rFonts w:ascii="Aptos" w:hAnsi="Aptos"/>
          <w:sz w:val="24"/>
          <w:lang w:val="en-GB"/>
        </w:rPr>
        <w:t>(95)</w:t>
      </w:r>
      <w:r w:rsidR="00EE79E4" w:rsidRPr="001B750D">
        <w:rPr>
          <w:rFonts w:ascii="Arial" w:hAnsi="Arial" w:cs="Arial"/>
          <w:sz w:val="24"/>
          <w:szCs w:val="24"/>
          <w:lang w:val="en-GB"/>
        </w:rPr>
        <w:fldChar w:fldCharType="end"/>
      </w:r>
      <w:r w:rsidR="00EE79E4" w:rsidRPr="001B750D">
        <w:rPr>
          <w:rFonts w:ascii="Arial" w:hAnsi="Arial" w:cs="Arial"/>
          <w:sz w:val="24"/>
          <w:szCs w:val="24"/>
          <w:lang w:val="en-GB"/>
        </w:rPr>
        <w:t>,</w:t>
      </w:r>
      <w:r w:rsidRPr="001B750D">
        <w:rPr>
          <w:rFonts w:ascii="Arial" w:hAnsi="Arial" w:cs="Arial"/>
          <w:sz w:val="24"/>
          <w:szCs w:val="24"/>
          <w:lang w:val="en-GB"/>
        </w:rPr>
        <w:t xml:space="preserve"> this</w:t>
      </w:r>
      <w:r w:rsidR="00EE79E4" w:rsidRPr="001B750D">
        <w:rPr>
          <w:rFonts w:ascii="Arial" w:hAnsi="Arial" w:cs="Arial"/>
          <w:sz w:val="24"/>
          <w:szCs w:val="24"/>
          <w:lang w:val="en-GB"/>
        </w:rPr>
        <w:t xml:space="preserve"> imaging</w:t>
      </w:r>
      <w:r w:rsidRPr="001B750D">
        <w:rPr>
          <w:rFonts w:ascii="Arial" w:hAnsi="Arial" w:cs="Arial"/>
          <w:sz w:val="24"/>
          <w:szCs w:val="24"/>
          <w:lang w:val="en-GB"/>
        </w:rPr>
        <w:t xml:space="preserve"> setup did not provide sufficient spatial resolution to directly </w:t>
      </w:r>
      <w:r w:rsidR="00EE79E4" w:rsidRPr="001B750D">
        <w:rPr>
          <w:rFonts w:ascii="Arial" w:hAnsi="Arial" w:cs="Arial"/>
          <w:sz w:val="24"/>
          <w:szCs w:val="24"/>
          <w:lang w:val="en-GB"/>
        </w:rPr>
        <w:t>quantify</w:t>
      </w:r>
      <w:r w:rsidRPr="001B750D">
        <w:rPr>
          <w:rFonts w:ascii="Arial" w:hAnsi="Arial" w:cs="Arial"/>
          <w:sz w:val="24"/>
          <w:szCs w:val="24"/>
          <w:lang w:val="en-GB"/>
        </w:rPr>
        <w:t xml:space="preserve"> dsRNA colocali</w:t>
      </w:r>
      <w:r w:rsidR="005B2F9A">
        <w:rPr>
          <w:rFonts w:ascii="Arial" w:hAnsi="Arial" w:cs="Arial"/>
          <w:sz w:val="24"/>
          <w:szCs w:val="24"/>
          <w:lang w:val="en-GB"/>
        </w:rPr>
        <w:t>s</w:t>
      </w:r>
      <w:r w:rsidRPr="001B750D">
        <w:rPr>
          <w:rFonts w:ascii="Arial" w:hAnsi="Arial" w:cs="Arial"/>
          <w:sz w:val="24"/>
          <w:szCs w:val="24"/>
          <w:lang w:val="en-GB"/>
        </w:rPr>
        <w:t>ation within SGs.</w:t>
      </w:r>
    </w:p>
    <w:p w14:paraId="53236424" w14:textId="2759BBEF" w:rsidR="00152C5D" w:rsidRPr="001B750D" w:rsidRDefault="00152C5D" w:rsidP="00152C5D">
      <w:pPr>
        <w:jc w:val="both"/>
        <w:rPr>
          <w:rFonts w:ascii="Arial" w:hAnsi="Arial" w:cs="Arial"/>
          <w:sz w:val="24"/>
          <w:szCs w:val="24"/>
          <w:lang w:val="en-GB"/>
        </w:rPr>
      </w:pPr>
      <w:r w:rsidRPr="001B750D">
        <w:rPr>
          <w:rFonts w:ascii="Arial" w:hAnsi="Arial" w:cs="Arial"/>
          <w:sz w:val="24"/>
          <w:szCs w:val="24"/>
          <w:lang w:val="en-GB"/>
        </w:rPr>
        <w:t xml:space="preserve">To overcome the resolution limitations of conventional confocal microscopy, we re-imaged the same samples using Airyscan with joint deconvolution, which markedly improved spatial resolution. Because DIDS treatment altered the baseline distribution of G3BP1, we restricted our comparisons to stressed versus unstressed conditions only. </w:t>
      </w:r>
      <w:r w:rsidR="001D1E1C" w:rsidRPr="001B750D">
        <w:rPr>
          <w:rFonts w:ascii="Arial" w:hAnsi="Arial" w:cs="Arial"/>
          <w:sz w:val="24"/>
          <w:szCs w:val="24"/>
          <w:lang w:val="en-GB"/>
        </w:rPr>
        <w:t>At</w:t>
      </w:r>
      <w:r w:rsidRPr="001B750D">
        <w:rPr>
          <w:rFonts w:ascii="Arial" w:hAnsi="Arial" w:cs="Arial"/>
          <w:sz w:val="24"/>
          <w:szCs w:val="24"/>
          <w:lang w:val="en-GB"/>
        </w:rPr>
        <w:t xml:space="preserve"> this resolution</w:t>
      </w:r>
      <w:r w:rsidR="00C364F0" w:rsidRPr="001B750D">
        <w:rPr>
          <w:rFonts w:ascii="Arial" w:hAnsi="Arial" w:cs="Arial"/>
          <w:sz w:val="24"/>
          <w:szCs w:val="24"/>
          <w:lang w:val="en-GB"/>
        </w:rPr>
        <w:t>,</w:t>
      </w:r>
      <w:r w:rsidRPr="001B750D">
        <w:rPr>
          <w:rFonts w:ascii="Arial" w:hAnsi="Arial" w:cs="Arial"/>
          <w:sz w:val="24"/>
          <w:szCs w:val="24"/>
          <w:lang w:val="en-GB"/>
        </w:rPr>
        <w:t xml:space="preserve"> G3BP1 signal appeared as small, spherical foci in both stressed and unstressed cells, rather than the diffuse distribution typically observed in unstressed cells with conventional confocal imaging</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067C1D" w:rsidRPr="001B750D">
        <w:rPr>
          <w:rFonts w:ascii="Arial" w:hAnsi="Arial" w:cs="Arial"/>
          <w:sz w:val="24"/>
          <w:szCs w:val="24"/>
          <w:lang w:val="en-GB"/>
        </w:rPr>
        <w:t>A)</w:t>
      </w:r>
      <w:r w:rsidRPr="001B750D">
        <w:rPr>
          <w:rFonts w:ascii="Arial" w:hAnsi="Arial" w:cs="Arial"/>
          <w:sz w:val="24"/>
          <w:szCs w:val="24"/>
          <w:lang w:val="en-GB"/>
        </w:rPr>
        <w:t xml:space="preserve">. This made it more challenging to distinguish bona fide SGs from background G3BP1 signal. </w:t>
      </w:r>
      <w:r w:rsidR="003E7FF4" w:rsidRPr="001B750D">
        <w:rPr>
          <w:rFonts w:ascii="Arial" w:hAnsi="Arial" w:cs="Arial"/>
          <w:sz w:val="24"/>
          <w:szCs w:val="24"/>
          <w:lang w:val="en-GB"/>
        </w:rPr>
        <w:t>This observation highlights a broader issue in the field: image-processing choices for SG detection are rarely reported in detail, yet they can substantially influence what is interpreted as an SG.</w:t>
      </w:r>
    </w:p>
    <w:p w14:paraId="46D84FAF" w14:textId="4ADD841C" w:rsidR="00657FA8" w:rsidRPr="001B750D" w:rsidRDefault="00152C5D" w:rsidP="00657FA8">
      <w:pPr>
        <w:jc w:val="both"/>
        <w:rPr>
          <w:rFonts w:ascii="Arial" w:hAnsi="Arial" w:cs="Arial"/>
          <w:sz w:val="24"/>
          <w:szCs w:val="24"/>
          <w:lang w:val="en-GB"/>
        </w:rPr>
      </w:pPr>
      <w:r w:rsidRPr="001B750D">
        <w:rPr>
          <w:rFonts w:ascii="Arial" w:hAnsi="Arial" w:cs="Arial"/>
          <w:sz w:val="24"/>
          <w:szCs w:val="24"/>
          <w:lang w:val="en-GB"/>
        </w:rPr>
        <w:t>First, we calculated the fraction of mitochondrial volume that colocali</w:t>
      </w:r>
      <w:r w:rsidR="005B2F9A">
        <w:rPr>
          <w:rFonts w:ascii="Arial" w:hAnsi="Arial" w:cs="Arial"/>
          <w:sz w:val="24"/>
          <w:szCs w:val="24"/>
          <w:lang w:val="en-GB"/>
        </w:rPr>
        <w:t>s</w:t>
      </w:r>
      <w:r w:rsidRPr="001B750D">
        <w:rPr>
          <w:rFonts w:ascii="Arial" w:hAnsi="Arial" w:cs="Arial"/>
          <w:sz w:val="24"/>
          <w:szCs w:val="24"/>
          <w:lang w:val="en-GB"/>
        </w:rPr>
        <w:t>ed with dsRNA volume (in voxels)</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067C1D" w:rsidRPr="001B750D">
        <w:rPr>
          <w:rFonts w:ascii="Arial" w:hAnsi="Arial" w:cs="Arial"/>
          <w:sz w:val="24"/>
          <w:szCs w:val="24"/>
          <w:lang w:val="en-GB"/>
        </w:rPr>
        <w:t xml:space="preserve">A, in </w:t>
      </w:r>
      <w:r w:rsidR="00C36DB0" w:rsidRPr="001B750D">
        <w:rPr>
          <w:rFonts w:ascii="Arial" w:hAnsi="Arial" w:cs="Arial"/>
          <w:sz w:val="24"/>
          <w:szCs w:val="24"/>
          <w:lang w:val="en-GB"/>
        </w:rPr>
        <w:t>Cyan</w:t>
      </w:r>
      <w:r w:rsidR="00067C1D" w:rsidRPr="001B750D">
        <w:rPr>
          <w:rFonts w:ascii="Arial" w:hAnsi="Arial" w:cs="Arial"/>
          <w:sz w:val="24"/>
          <w:szCs w:val="24"/>
          <w:lang w:val="en-GB"/>
        </w:rPr>
        <w:t>)</w:t>
      </w:r>
      <w:r w:rsidRPr="001B750D">
        <w:rPr>
          <w:rFonts w:ascii="Arial" w:hAnsi="Arial" w:cs="Arial"/>
          <w:sz w:val="24"/>
          <w:szCs w:val="24"/>
          <w:lang w:val="en-GB"/>
        </w:rPr>
        <w:t xml:space="preserve">. </w:t>
      </w:r>
      <w:r w:rsidR="00FA5A6C" w:rsidRPr="001B750D">
        <w:rPr>
          <w:rFonts w:ascii="Arial" w:hAnsi="Arial" w:cs="Arial"/>
          <w:sz w:val="24"/>
          <w:szCs w:val="24"/>
          <w:lang w:val="en-GB"/>
        </w:rPr>
        <w:t>Unexpectedly, mitochondrial–dsRNA overlap was greater in stressed than in unstressed cells</w:t>
      </w:r>
      <w:r w:rsidR="004A4841" w:rsidRPr="001B750D">
        <w:rPr>
          <w:rFonts w:ascii="Arial" w:hAnsi="Arial" w:cs="Arial"/>
          <w:sz w:val="24"/>
          <w:szCs w:val="24"/>
          <w:lang w:val="en-GB"/>
        </w:rPr>
        <w:t xml:space="preserve">. </w:t>
      </w:r>
      <w:r w:rsidR="00FA5A6C" w:rsidRPr="001B750D">
        <w:rPr>
          <w:rFonts w:ascii="Arial" w:hAnsi="Arial" w:cs="Arial"/>
          <w:sz w:val="24"/>
          <w:szCs w:val="24"/>
          <w:lang w:val="en-GB"/>
        </w:rPr>
        <w:t>This may reflect stress-induced remodelling of mitochondrial morphology that increases measured colocali</w:t>
      </w:r>
      <w:r w:rsidR="005B2F9A">
        <w:rPr>
          <w:rFonts w:ascii="Arial" w:hAnsi="Arial" w:cs="Arial"/>
          <w:sz w:val="24"/>
          <w:szCs w:val="24"/>
          <w:lang w:val="en-GB"/>
        </w:rPr>
        <w:t>s</w:t>
      </w:r>
      <w:r w:rsidR="00FA5A6C" w:rsidRPr="001B750D">
        <w:rPr>
          <w:rFonts w:ascii="Arial" w:hAnsi="Arial" w:cs="Arial"/>
          <w:sz w:val="24"/>
          <w:szCs w:val="24"/>
          <w:lang w:val="en-GB"/>
        </w:rPr>
        <w:t>ation, or enhanced dsRNA production under acute stress. Alternatively, even under nominally unstressed culture conditions, cells may experience a baseline level of stress insufficient to trigger SG assembly yet sufficient to promote mitochondrial dsRNA leakage, consistent with our observation that TIA1 displayed a cytoplasmic rather than nuclear distribution even in unstressed cells</w:t>
      </w:r>
      <w:r w:rsidR="00657FA8" w:rsidRPr="001B750D">
        <w:rPr>
          <w:rFonts w:ascii="Arial" w:hAnsi="Arial" w:cs="Arial"/>
          <w:sz w:val="24"/>
          <w:szCs w:val="24"/>
          <w:lang w:val="en-GB"/>
        </w:rPr>
        <w:t>. Because SGs are thought to have protective functions</w:t>
      </w:r>
      <w:r w:rsidR="00657FA8"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MKQY2q2p","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57FA8" w:rsidRPr="001B750D">
        <w:rPr>
          <w:rFonts w:ascii="Arial" w:hAnsi="Arial" w:cs="Arial"/>
          <w:sz w:val="24"/>
          <w:szCs w:val="24"/>
          <w:lang w:val="en-GB"/>
        </w:rPr>
        <w:fldChar w:fldCharType="separate"/>
      </w:r>
      <w:r w:rsidR="0097304F" w:rsidRPr="0097304F">
        <w:rPr>
          <w:rFonts w:ascii="Aptos" w:hAnsi="Aptos"/>
          <w:sz w:val="24"/>
          <w:lang w:val="en-GB"/>
        </w:rPr>
        <w:t>(7)</w:t>
      </w:r>
      <w:r w:rsidR="00657FA8" w:rsidRPr="001B750D">
        <w:rPr>
          <w:rFonts w:ascii="Arial" w:hAnsi="Arial" w:cs="Arial"/>
          <w:sz w:val="24"/>
          <w:szCs w:val="24"/>
          <w:lang w:val="en-GB"/>
        </w:rPr>
        <w:fldChar w:fldCharType="end"/>
      </w:r>
      <w:r w:rsidR="00657FA8" w:rsidRPr="001B750D">
        <w:rPr>
          <w:rFonts w:ascii="Arial" w:hAnsi="Arial" w:cs="Arial"/>
          <w:sz w:val="24"/>
          <w:szCs w:val="24"/>
          <w:lang w:val="en-GB"/>
        </w:rPr>
        <w:t xml:space="preserve">, their assembly during acute stress might reduce such leakage, independently of any direct uptake. </w:t>
      </w:r>
      <w:r w:rsidR="00657FA8" w:rsidRPr="001B750D">
        <w:rPr>
          <w:rFonts w:ascii="Arial" w:hAnsi="Arial" w:cs="Arial"/>
          <w:sz w:val="24"/>
          <w:szCs w:val="24"/>
          <w:lang w:val="en-GB"/>
        </w:rPr>
        <w:lastRenderedPageBreak/>
        <w:t xml:space="preserve">Moreover, evidence from </w:t>
      </w:r>
      <w:r w:rsidR="00657FA8" w:rsidRPr="001B750D">
        <w:rPr>
          <w:rFonts w:ascii="Arial" w:hAnsi="Arial" w:cs="Arial"/>
          <w:i/>
          <w:iCs/>
          <w:sz w:val="24"/>
          <w:szCs w:val="24"/>
          <w:lang w:val="en-GB"/>
        </w:rPr>
        <w:t>C. elegans</w:t>
      </w:r>
      <w:r w:rsidR="00657FA8" w:rsidRPr="001B750D">
        <w:rPr>
          <w:rFonts w:ascii="Arial" w:hAnsi="Arial" w:cs="Arial"/>
          <w:sz w:val="24"/>
          <w:szCs w:val="24"/>
          <w:lang w:val="en-GB"/>
        </w:rPr>
        <w:t xml:space="preserve"> suggests that inhibition of protein synthesis enhances mitochondrial function</w:t>
      </w:r>
      <w:r w:rsidR="00657FA8"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{"citationID":"ZMIYtYfn","properties":{"formattedCitation":"(104)","plainCitation":"(104)","noteIndex":0},"citationItems":[{"id":161,"uris":["http://zotero.org/users/local/q86rvdj2/items/H6DBU4S9"],"itemData":{"id":161,"type":"article","abstract":"Abstract\n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instrText>
      </w:r>
      <w:r w:rsidR="00657FA8" w:rsidRPr="001B750D">
        <w:rPr>
          <w:rFonts w:ascii="Arial" w:hAnsi="Arial" w:cs="Arial"/>
          <w:sz w:val="24"/>
          <w:szCs w:val="24"/>
          <w:lang w:val="en-GB"/>
        </w:rPr>
        <w:fldChar w:fldCharType="separate"/>
      </w:r>
      <w:r w:rsidR="0097304F" w:rsidRPr="0097304F">
        <w:rPr>
          <w:rFonts w:ascii="Aptos" w:hAnsi="Aptos"/>
          <w:sz w:val="24"/>
          <w:lang w:val="en-GB"/>
        </w:rPr>
        <w:t>(104)</w:t>
      </w:r>
      <w:r w:rsidR="00657FA8" w:rsidRPr="001B750D">
        <w:rPr>
          <w:rFonts w:ascii="Arial" w:hAnsi="Arial" w:cs="Arial"/>
          <w:sz w:val="24"/>
          <w:szCs w:val="24"/>
          <w:lang w:val="en-GB"/>
        </w:rPr>
        <w:fldChar w:fldCharType="end"/>
      </w:r>
      <w:r w:rsidR="00657FA8" w:rsidRPr="001B750D">
        <w:rPr>
          <w:rFonts w:ascii="Arial" w:hAnsi="Arial" w:cs="Arial"/>
          <w:sz w:val="24"/>
          <w:szCs w:val="24"/>
          <w:lang w:val="en-GB"/>
        </w:rPr>
        <w:t>. Since protein synthesis is typically suppressed under strong stress</w:t>
      </w:r>
      <w:r w:rsidR="00657FA8"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zgjWuvy","properties":{"formattedCitation":"(11)","plainCitation":"(11)","noteIndex":0},"citationItems":[{"id":"7QlDGlPw/NAlcW6ab","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657FA8" w:rsidRPr="001B750D">
        <w:rPr>
          <w:rFonts w:ascii="Arial" w:hAnsi="Arial" w:cs="Arial"/>
          <w:sz w:val="24"/>
          <w:szCs w:val="24"/>
          <w:lang w:val="en-GB"/>
        </w:rPr>
        <w:fldChar w:fldCharType="separate"/>
      </w:r>
      <w:r w:rsidR="0097304F" w:rsidRPr="0097304F">
        <w:rPr>
          <w:rFonts w:ascii="Aptos" w:hAnsi="Aptos"/>
          <w:sz w:val="24"/>
          <w:lang w:val="en-GB"/>
        </w:rPr>
        <w:t>(11)</w:t>
      </w:r>
      <w:r w:rsidR="00657FA8" w:rsidRPr="001B750D">
        <w:rPr>
          <w:rFonts w:ascii="Arial" w:hAnsi="Arial" w:cs="Arial"/>
          <w:sz w:val="24"/>
          <w:szCs w:val="24"/>
          <w:lang w:val="en-GB"/>
        </w:rPr>
        <w:fldChar w:fldCharType="end"/>
      </w:r>
      <w:r w:rsidR="00657FA8" w:rsidRPr="001B750D">
        <w:rPr>
          <w:rFonts w:ascii="Arial" w:hAnsi="Arial" w:cs="Arial"/>
          <w:sz w:val="24"/>
          <w:szCs w:val="24"/>
          <w:lang w:val="en-GB"/>
        </w:rPr>
        <w:t>, this could paradoxically increase mitochondrial activity and dsRNA production.</w:t>
      </w:r>
    </w:p>
    <w:p w14:paraId="2C8D716B" w14:textId="10C93B48" w:rsidR="00152C5D" w:rsidRDefault="00657FA8" w:rsidP="00657FA8">
      <w:pPr>
        <w:jc w:val="both"/>
        <w:rPr>
          <w:rFonts w:ascii="Arial" w:hAnsi="Arial" w:cs="Arial"/>
          <w:sz w:val="24"/>
          <w:szCs w:val="24"/>
          <w:lang w:val="en-GB"/>
        </w:rPr>
      </w:pPr>
      <w:r w:rsidRPr="001B750D">
        <w:rPr>
          <w:rFonts w:ascii="Arial" w:hAnsi="Arial" w:cs="Arial"/>
          <w:sz w:val="24"/>
          <w:szCs w:val="24"/>
          <w:lang w:val="en-GB"/>
        </w:rPr>
        <w:t>To accurately assess SG-associated uptake, we excluded dsRNAs overlapping both mitochondria and SGs before quantifying their colocali</w:t>
      </w:r>
      <w:r w:rsidR="005B2F9A">
        <w:rPr>
          <w:rFonts w:ascii="Arial" w:hAnsi="Arial" w:cs="Arial"/>
          <w:sz w:val="24"/>
          <w:szCs w:val="24"/>
          <w:lang w:val="en-GB"/>
        </w:rPr>
        <w:t>s</w:t>
      </w:r>
      <w:r w:rsidRPr="001B750D">
        <w:rPr>
          <w:rFonts w:ascii="Arial" w:hAnsi="Arial" w:cs="Arial"/>
          <w:sz w:val="24"/>
          <w:szCs w:val="24"/>
          <w:lang w:val="en-GB"/>
        </w:rPr>
        <w:t xml:space="preserve">ation with G3BP1. </w:t>
      </w:r>
      <w:r w:rsidR="00152C5D" w:rsidRPr="001B750D">
        <w:rPr>
          <w:rFonts w:ascii="Arial" w:hAnsi="Arial" w:cs="Arial"/>
          <w:sz w:val="24"/>
          <w:szCs w:val="24"/>
          <w:lang w:val="en-GB"/>
        </w:rPr>
        <w:t xml:space="preserve">Using this filtered </w:t>
      </w:r>
      <w:r w:rsidRPr="001B750D">
        <w:rPr>
          <w:rFonts w:ascii="Arial" w:hAnsi="Arial" w:cs="Arial"/>
          <w:sz w:val="24"/>
          <w:szCs w:val="24"/>
          <w:lang w:val="en-GB"/>
        </w:rPr>
        <w:t>signal</w:t>
      </w:r>
      <w:r w:rsidR="00152C5D" w:rsidRPr="001B750D">
        <w:rPr>
          <w:rFonts w:ascii="Arial" w:hAnsi="Arial" w:cs="Arial"/>
          <w:sz w:val="24"/>
          <w:szCs w:val="24"/>
          <w:lang w:val="en-GB"/>
        </w:rPr>
        <w:t>, we then measured the proportion of dsRNA volume colocali</w:t>
      </w:r>
      <w:r w:rsidR="005B2F9A">
        <w:rPr>
          <w:rFonts w:ascii="Arial" w:hAnsi="Arial" w:cs="Arial"/>
          <w:sz w:val="24"/>
          <w:szCs w:val="24"/>
          <w:lang w:val="en-GB"/>
        </w:rPr>
        <w:t>s</w:t>
      </w:r>
      <w:r w:rsidR="00152C5D" w:rsidRPr="001B750D">
        <w:rPr>
          <w:rFonts w:ascii="Arial" w:hAnsi="Arial" w:cs="Arial"/>
          <w:sz w:val="24"/>
          <w:szCs w:val="24"/>
          <w:lang w:val="en-GB"/>
        </w:rPr>
        <w:t>ing with G3BP1 signal</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067C1D" w:rsidRPr="001B750D">
        <w:rPr>
          <w:rFonts w:ascii="Arial" w:hAnsi="Arial" w:cs="Arial"/>
          <w:sz w:val="24"/>
          <w:szCs w:val="24"/>
          <w:lang w:val="en-GB"/>
        </w:rPr>
        <w:t>A, in Magenta)</w:t>
      </w:r>
      <w:r w:rsidR="00152C5D" w:rsidRPr="001B750D">
        <w:rPr>
          <w:rFonts w:ascii="Arial" w:hAnsi="Arial" w:cs="Arial"/>
          <w:sz w:val="24"/>
          <w:szCs w:val="24"/>
          <w:lang w:val="en-GB"/>
        </w:rPr>
        <w:t xml:space="preserve">. </w:t>
      </w:r>
      <w:r w:rsidR="00695C48" w:rsidRPr="001B750D">
        <w:rPr>
          <w:rFonts w:ascii="Arial" w:hAnsi="Arial" w:cs="Arial"/>
          <w:sz w:val="24"/>
          <w:szCs w:val="24"/>
          <w:lang w:val="en-GB"/>
        </w:rPr>
        <w:t>C</w:t>
      </w:r>
      <w:r w:rsidR="00152C5D" w:rsidRPr="001B750D">
        <w:rPr>
          <w:rFonts w:ascii="Arial" w:hAnsi="Arial" w:cs="Arial"/>
          <w:sz w:val="24"/>
          <w:szCs w:val="24"/>
          <w:lang w:val="en-GB"/>
        </w:rPr>
        <w:t>olocali</w:t>
      </w:r>
      <w:r w:rsidR="005B2F9A">
        <w:rPr>
          <w:rFonts w:ascii="Arial" w:hAnsi="Arial" w:cs="Arial"/>
          <w:sz w:val="24"/>
          <w:szCs w:val="24"/>
          <w:lang w:val="en-GB"/>
        </w:rPr>
        <w:t>s</w:t>
      </w:r>
      <w:r w:rsidR="00152C5D" w:rsidRPr="001B750D">
        <w:rPr>
          <w:rFonts w:ascii="Arial" w:hAnsi="Arial" w:cs="Arial"/>
          <w:sz w:val="24"/>
          <w:szCs w:val="24"/>
          <w:lang w:val="en-GB"/>
        </w:rPr>
        <w:t xml:space="preserve">ation was higher under stress, </w:t>
      </w:r>
      <w:r w:rsidR="00695C48" w:rsidRPr="001B750D">
        <w:rPr>
          <w:rFonts w:ascii="Arial" w:hAnsi="Arial" w:cs="Arial"/>
          <w:sz w:val="24"/>
          <w:szCs w:val="24"/>
          <w:lang w:val="en-GB"/>
        </w:rPr>
        <w:t xml:space="preserve">both within mitochondria (Figure </w:t>
      </w:r>
      <w:r w:rsidR="00B33410" w:rsidRPr="001B750D">
        <w:rPr>
          <w:rFonts w:ascii="Arial" w:hAnsi="Arial" w:cs="Arial"/>
          <w:sz w:val="24"/>
          <w:szCs w:val="24"/>
          <w:lang w:val="en-GB"/>
        </w:rPr>
        <w:t>6</w:t>
      </w:r>
      <w:r w:rsidR="00695C48" w:rsidRPr="001B750D">
        <w:rPr>
          <w:rFonts w:ascii="Arial" w:hAnsi="Arial" w:cs="Arial"/>
          <w:sz w:val="24"/>
          <w:szCs w:val="24"/>
          <w:lang w:val="en-GB"/>
        </w:rPr>
        <w:t xml:space="preserve">B) and in SGs, the latter being </w:t>
      </w:r>
      <w:r w:rsidR="00152C5D" w:rsidRPr="001B750D">
        <w:rPr>
          <w:rFonts w:ascii="Arial" w:hAnsi="Arial" w:cs="Arial"/>
          <w:sz w:val="24"/>
          <w:szCs w:val="24"/>
          <w:lang w:val="en-GB"/>
        </w:rPr>
        <w:t>consistent with dsRNA sequestration into SGs</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695C48" w:rsidRPr="001B750D">
        <w:rPr>
          <w:rFonts w:ascii="Arial" w:hAnsi="Arial" w:cs="Arial"/>
          <w:sz w:val="24"/>
          <w:szCs w:val="24"/>
          <w:lang w:val="en-GB"/>
        </w:rPr>
        <w:t>C</w:t>
      </w:r>
      <w:r w:rsidR="00067C1D" w:rsidRPr="001B750D">
        <w:rPr>
          <w:rFonts w:ascii="Arial" w:hAnsi="Arial" w:cs="Arial"/>
          <w:sz w:val="24"/>
          <w:szCs w:val="24"/>
          <w:lang w:val="en-GB"/>
        </w:rPr>
        <w:t>)</w:t>
      </w:r>
      <w:r w:rsidR="00152C5D" w:rsidRPr="001B750D">
        <w:rPr>
          <w:rFonts w:ascii="Arial" w:hAnsi="Arial" w:cs="Arial"/>
          <w:sz w:val="24"/>
          <w:szCs w:val="24"/>
          <w:lang w:val="en-GB"/>
        </w:rPr>
        <w:t xml:space="preserve">. </w:t>
      </w:r>
      <w:r w:rsidR="00DE4645" w:rsidRPr="001B750D">
        <w:rPr>
          <w:rFonts w:ascii="Arial" w:hAnsi="Arial" w:cs="Arial"/>
          <w:sz w:val="24"/>
          <w:szCs w:val="24"/>
          <w:lang w:val="en-GB"/>
        </w:rPr>
        <w:t>To account for the limited sample size, data were modelled using beta distributions (see Methods). The small sample size (</w:t>
      </w:r>
      <w:commentRangeStart w:id="165"/>
      <w:r w:rsidR="00DE4645" w:rsidRPr="001B750D">
        <w:rPr>
          <w:rFonts w:ascii="Arial" w:hAnsi="Arial" w:cs="Arial"/>
          <w:sz w:val="24"/>
          <w:szCs w:val="24"/>
          <w:lang w:val="en-GB"/>
        </w:rPr>
        <w:t>3</w:t>
      </w:r>
      <w:r w:rsidR="00E6760D">
        <w:rPr>
          <w:rFonts w:ascii="Arial" w:hAnsi="Arial" w:cs="Arial"/>
          <w:sz w:val="24"/>
          <w:szCs w:val="24"/>
          <w:lang w:val="en-GB"/>
        </w:rPr>
        <w:t xml:space="preserve"> </w:t>
      </w:r>
      <w:r w:rsidR="00E6760D" w:rsidRPr="00A14CCB">
        <w:rPr>
          <w:rFonts w:ascii="Arial" w:hAnsi="Arial" w:cs="Arial"/>
          <w:i/>
          <w:iCs/>
          <w:sz w:val="24"/>
          <w:szCs w:val="24"/>
          <w:lang w:val="en-GB"/>
        </w:rPr>
        <w:t>versus</w:t>
      </w:r>
      <w:r w:rsidR="00DE4645" w:rsidRPr="001B750D">
        <w:rPr>
          <w:rFonts w:ascii="Arial" w:hAnsi="Arial" w:cs="Arial"/>
          <w:sz w:val="24"/>
          <w:szCs w:val="24"/>
          <w:lang w:val="en-GB"/>
        </w:rPr>
        <w:t xml:space="preserve"> 3</w:t>
      </w:r>
      <w:commentRangeEnd w:id="165"/>
      <w:r w:rsidR="003C65E6" w:rsidRPr="001B750D">
        <w:rPr>
          <w:rStyle w:val="CommentReference"/>
          <w:rFonts w:ascii="Arial" w:hAnsi="Arial" w:cs="Arial"/>
          <w:sz w:val="24"/>
          <w:szCs w:val="24"/>
          <w:lang w:val="en-GB"/>
        </w:rPr>
        <w:commentReference w:id="165"/>
      </w:r>
      <w:r w:rsidR="00DE4645" w:rsidRPr="001B750D">
        <w:rPr>
          <w:rFonts w:ascii="Arial" w:hAnsi="Arial" w:cs="Arial"/>
          <w:sz w:val="24"/>
          <w:szCs w:val="24"/>
          <w:lang w:val="en-GB"/>
        </w:rPr>
        <w:t>) makes statistical significance meaningless but the large observed effect size (AUC = 0.969; Cohen’s d = 2.847) (Figure 6C) suggests the hypothesis that SGs sequester cytoplasmic dsRNA under hyperosmotic stress is worthy of further exploration. Given the technical limitations and modest sample size, these data should be regarded as supportive rather than definitive, and further experimental validation will be required to consolidate this model.</w:t>
      </w:r>
    </w:p>
    <w:p w14:paraId="17F1E6FF" w14:textId="77777777" w:rsidR="003619EE" w:rsidRPr="003619EE" w:rsidRDefault="003619EE" w:rsidP="003619EE">
      <w:pPr>
        <w:rPr>
          <w:lang w:val="en-GB"/>
        </w:rPr>
      </w:pPr>
    </w:p>
    <w:p w14:paraId="36378719" w14:textId="77777777" w:rsidR="003619EE" w:rsidRPr="002C281C" w:rsidRDefault="003619EE" w:rsidP="003619EE">
      <w:pPr>
        <w:jc w:val="both"/>
        <w:rPr>
          <w:rFonts w:ascii="Arial" w:hAnsi="Arial" w:cs="Arial"/>
          <w:color w:val="00B0F0"/>
          <w:sz w:val="24"/>
          <w:szCs w:val="24"/>
          <w:lang w:val="en-GB"/>
        </w:rPr>
      </w:pPr>
    </w:p>
    <w:p w14:paraId="0B46A858" w14:textId="77777777" w:rsidR="003619EE" w:rsidRPr="002C281C" w:rsidRDefault="003619EE" w:rsidP="003619EE">
      <w:pPr>
        <w:jc w:val="both"/>
        <w:rPr>
          <w:rFonts w:ascii="Arial" w:hAnsi="Arial" w:cs="Arial"/>
          <w:color w:val="00B0F0"/>
          <w:sz w:val="24"/>
          <w:szCs w:val="24"/>
          <w:lang w:val="en-GB"/>
        </w:rPr>
      </w:pPr>
    </w:p>
    <w:p w14:paraId="30B4FEC7" w14:textId="77777777" w:rsidR="003619EE" w:rsidRPr="002C281C" w:rsidRDefault="003619EE" w:rsidP="003619EE">
      <w:pPr>
        <w:jc w:val="both"/>
        <w:rPr>
          <w:rFonts w:ascii="Arial" w:hAnsi="Arial" w:cs="Arial"/>
          <w:color w:val="00B0F0"/>
          <w:sz w:val="24"/>
          <w:szCs w:val="24"/>
          <w:lang w:val="en-GB"/>
        </w:rPr>
      </w:pPr>
      <w:r w:rsidRPr="002C281C">
        <w:rPr>
          <w:rFonts w:ascii="Arial" w:hAnsi="Arial" w:cs="Arial"/>
          <w:noProof/>
          <w:color w:val="00B0F0"/>
          <w:sz w:val="24"/>
          <w:szCs w:val="24"/>
          <w:lang w:val="en-GB"/>
        </w:rPr>
        <w:lastRenderedPageBreak/>
        <w:drawing>
          <wp:inline distT="0" distB="0" distL="0" distR="0" wp14:anchorId="2CB94B2D" wp14:editId="5B85B924">
            <wp:extent cx="5943600" cy="6675120"/>
            <wp:effectExtent l="0" t="0" r="0" b="0"/>
            <wp:docPr id="3517198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7339" name="Imagem 1540367339"/>
                    <pic:cNvPicPr/>
                  </pic:nvPicPr>
                  <pic:blipFill>
                    <a:blip r:embed="rId61">
                      <a:extLst>
                        <a:ext uri="{28A0092B-C50C-407E-A947-70E740481C1C}">
                          <a14:useLocalDpi xmlns:a14="http://schemas.microsoft.com/office/drawing/2010/main" val="0"/>
                        </a:ext>
                      </a:extLst>
                    </a:blip>
                    <a:stretch>
                      <a:fillRect/>
                    </a:stretch>
                  </pic:blipFill>
                  <pic:spPr>
                    <a:xfrm>
                      <a:off x="0" y="0"/>
                      <a:ext cx="5943600" cy="6675120"/>
                    </a:xfrm>
                    <a:prstGeom prst="rect">
                      <a:avLst/>
                    </a:prstGeom>
                  </pic:spPr>
                </pic:pic>
              </a:graphicData>
            </a:graphic>
          </wp:inline>
        </w:drawing>
      </w:r>
    </w:p>
    <w:p w14:paraId="0D4CCD9D" w14:textId="13B57CF4" w:rsidR="003619EE" w:rsidRPr="001B750D" w:rsidRDefault="003619EE" w:rsidP="00657FA8">
      <w:pPr>
        <w:jc w:val="both"/>
        <w:rPr>
          <w:rFonts w:ascii="Arial" w:hAnsi="Arial" w:cs="Arial"/>
          <w:sz w:val="20"/>
          <w:szCs w:val="20"/>
          <w:lang w:val="en-GB"/>
        </w:rPr>
      </w:pPr>
      <w:r w:rsidRPr="002C281C">
        <w:rPr>
          <w:rFonts w:ascii="Arial" w:hAnsi="Arial" w:cs="Arial"/>
          <w:b/>
          <w:bCs/>
          <w:sz w:val="20"/>
          <w:szCs w:val="20"/>
          <w:lang w:val="en-GB"/>
        </w:rPr>
        <w:t xml:space="preserve">Figure 6. SG potentially uptake leaked mitochondrial dsRNA. </w:t>
      </w:r>
      <w:r w:rsidRPr="002C281C">
        <w:rPr>
          <w:rFonts w:ascii="Arial" w:hAnsi="Arial" w:cs="Arial"/>
          <w:sz w:val="20"/>
          <w:szCs w:val="20"/>
          <w:lang w:val="en-GB"/>
        </w:rPr>
        <w:t>(A) Representative</w:t>
      </w:r>
      <w:r w:rsidRPr="002C281C">
        <w:rPr>
          <w:rFonts w:ascii="Arial" w:hAnsi="Arial" w:cs="Arial"/>
          <w:b/>
          <w:bCs/>
          <w:sz w:val="20"/>
          <w:szCs w:val="20"/>
          <w:lang w:val="en-GB"/>
        </w:rPr>
        <w:t xml:space="preserve"> </w:t>
      </w:r>
      <w:r w:rsidRPr="002C281C">
        <w:rPr>
          <w:rFonts w:ascii="Arial" w:hAnsi="Arial" w:cs="Arial"/>
          <w:sz w:val="20"/>
          <w:szCs w:val="20"/>
          <w:lang w:val="en-GB"/>
        </w:rPr>
        <w:t xml:space="preserve">immunofluorescence images of U2-OS cells untreated or treated with sorbitol (0.4M). G3BP1 (SG marker, </w:t>
      </w:r>
      <w:r>
        <w:rPr>
          <w:rFonts w:ascii="Arial" w:hAnsi="Arial" w:cs="Arial"/>
          <w:sz w:val="20"/>
          <w:szCs w:val="20"/>
          <w:lang w:val="en-GB"/>
        </w:rPr>
        <w:t>see</w:t>
      </w:r>
      <w:r w:rsidRPr="002C281C">
        <w:rPr>
          <w:rFonts w:ascii="Arial" w:hAnsi="Arial" w:cs="Arial"/>
          <w:sz w:val="20"/>
          <w:szCs w:val="20"/>
          <w:lang w:val="en-GB"/>
        </w:rPr>
        <w:t xml:space="preserve"> Figure 1B) is shown in white, J2 in green (dsRNA marker</w:t>
      </w:r>
      <w:r w:rsidRPr="002C281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{"citationID":"TIlRPdCa","properties":{"formattedCitation":"(76)","plainCitation":"(76)","noteIndex":0},"citationItems":[{"id":134,"uris":["http://zotero.org/users/local/q86rvdj2/items/HRYLS8CR"],"itemData":{"id":134,"type":"article-journal","abstract":"In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(76)</w:t>
      </w:r>
      <w:r w:rsidRPr="002C281C">
        <w:rPr>
          <w:rFonts w:ascii="Arial" w:hAnsi="Arial" w:cs="Arial"/>
          <w:sz w:val="20"/>
          <w:szCs w:val="20"/>
          <w:lang w:val="en-GB"/>
        </w:rPr>
        <w:fldChar w:fldCharType="end"/>
      </w:r>
      <w:r w:rsidRPr="002C281C">
        <w:rPr>
          <w:rFonts w:ascii="Arial" w:hAnsi="Arial" w:cs="Arial"/>
          <w:sz w:val="20"/>
          <w:szCs w:val="20"/>
          <w:lang w:val="en-GB"/>
        </w:rPr>
        <w:t>), H</w:t>
      </w:r>
      <w:ins w:id="166" w:author="Diana Vieira" w:date="2026-08-27T10:07:00Z" w16du:dateUtc="2026-08-27T09:07:00Z">
        <w:r w:rsidR="0020393A">
          <w:rPr>
            <w:rFonts w:ascii="Arial" w:hAnsi="Arial" w:cs="Arial"/>
            <w:sz w:val="20"/>
            <w:szCs w:val="20"/>
            <w:lang w:val="en-GB"/>
          </w:rPr>
          <w:t>S</w:t>
        </w:r>
      </w:ins>
      <w:del w:id="167" w:author="Diana Vieira" w:date="2026-08-27T10:07:00Z" w16du:dateUtc="2026-08-27T09:07:00Z">
        <w:r w:rsidRPr="002C281C" w:rsidDel="0020393A">
          <w:rPr>
            <w:rFonts w:ascii="Arial" w:hAnsi="Arial" w:cs="Arial"/>
            <w:sz w:val="20"/>
            <w:szCs w:val="20"/>
            <w:lang w:val="en-GB"/>
          </w:rPr>
          <w:delText>PS</w:delText>
        </w:r>
      </w:del>
      <w:ins w:id="168" w:author="Diana Vieira" w:date="2026-08-27T10:07:00Z" w16du:dateUtc="2026-08-27T09:07:00Z">
        <w:r w:rsidR="0020393A">
          <w:rPr>
            <w:rFonts w:ascii="Arial" w:hAnsi="Arial" w:cs="Arial"/>
            <w:sz w:val="20"/>
            <w:szCs w:val="20"/>
            <w:lang w:val="en-GB"/>
          </w:rPr>
          <w:t>P</w:t>
        </w:r>
      </w:ins>
      <w:r w:rsidRPr="002C281C">
        <w:rPr>
          <w:rFonts w:ascii="Arial" w:hAnsi="Arial" w:cs="Arial"/>
          <w:sz w:val="20"/>
          <w:szCs w:val="20"/>
          <w:lang w:val="en-GB"/>
        </w:rPr>
        <w:t>60 in red (mitochondrial marker</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6TcqIEmg","properties":{"formattedCitation":"(102)","plainCitation":"(102)","noteIndex":0},"citationItems":[{"id":"7QlDGlPw/vxXqNOaa","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(102)</w:t>
      </w:r>
      <w:r w:rsidRPr="002C281C">
        <w:rPr>
          <w:rFonts w:ascii="Arial" w:hAnsi="Arial" w:cs="Arial"/>
          <w:sz w:val="20"/>
          <w:szCs w:val="20"/>
          <w:lang w:val="en-GB"/>
        </w:rPr>
        <w:fldChar w:fldCharType="end"/>
      </w:r>
      <w:r w:rsidRPr="002C281C">
        <w:rPr>
          <w:rFonts w:ascii="Arial" w:hAnsi="Arial" w:cs="Arial"/>
          <w:sz w:val="20"/>
          <w:szCs w:val="20"/>
          <w:lang w:val="en-GB"/>
        </w:rPr>
        <w:t>), and nuclei (DAPI) in blue. Merged images of these previous channels are also provided. In the “Cyan” row, a merge of J2 is shown with HSP60. Colocali</w:t>
      </w:r>
      <w:r>
        <w:rPr>
          <w:rFonts w:ascii="Arial" w:hAnsi="Arial" w:cs="Arial"/>
          <w:sz w:val="20"/>
          <w:szCs w:val="20"/>
          <w:lang w:val="en-GB"/>
        </w:rPr>
        <w:t>s</w:t>
      </w:r>
      <w:r w:rsidRPr="002C281C">
        <w:rPr>
          <w:rFonts w:ascii="Arial" w:hAnsi="Arial" w:cs="Arial"/>
          <w:sz w:val="20"/>
          <w:szCs w:val="20"/>
          <w:lang w:val="en-GB"/>
        </w:rPr>
        <w:t>ation of these volumes (in voxels) is colo</w:t>
      </w:r>
      <w:r>
        <w:rPr>
          <w:rFonts w:ascii="Arial" w:hAnsi="Arial" w:cs="Arial"/>
          <w:sz w:val="20"/>
          <w:szCs w:val="20"/>
          <w:lang w:val="en-GB"/>
        </w:rPr>
        <w:t>u</w:t>
      </w:r>
      <w:r w:rsidRPr="002C281C">
        <w:rPr>
          <w:rFonts w:ascii="Arial" w:hAnsi="Arial" w:cs="Arial"/>
          <w:sz w:val="20"/>
          <w:szCs w:val="20"/>
          <w:lang w:val="en-GB"/>
        </w:rPr>
        <w:t>red in cyan. In the “Magenta” row, a merge of J2, that did not colocali</w:t>
      </w:r>
      <w:r>
        <w:rPr>
          <w:rFonts w:ascii="Arial" w:hAnsi="Arial" w:cs="Arial"/>
          <w:sz w:val="20"/>
          <w:szCs w:val="20"/>
          <w:lang w:val="en-GB"/>
        </w:rPr>
        <w:t>s</w:t>
      </w:r>
      <w:r w:rsidRPr="002C281C">
        <w:rPr>
          <w:rFonts w:ascii="Arial" w:hAnsi="Arial" w:cs="Arial"/>
          <w:sz w:val="20"/>
          <w:szCs w:val="20"/>
          <w:lang w:val="en-GB"/>
        </w:rPr>
        <w:t>e with HSP60, is shown with G3BP1. Colocali</w:t>
      </w:r>
      <w:r>
        <w:rPr>
          <w:rFonts w:ascii="Arial" w:hAnsi="Arial" w:cs="Arial"/>
          <w:sz w:val="20"/>
          <w:szCs w:val="20"/>
          <w:lang w:val="en-GB"/>
        </w:rPr>
        <w:t>s</w:t>
      </w:r>
      <w:r w:rsidRPr="002C281C">
        <w:rPr>
          <w:rFonts w:ascii="Arial" w:hAnsi="Arial" w:cs="Arial"/>
          <w:sz w:val="20"/>
          <w:szCs w:val="20"/>
          <w:lang w:val="en-GB"/>
        </w:rPr>
        <w:t>ation of these volumes (in voxels) is colo</w:t>
      </w:r>
      <w:r>
        <w:rPr>
          <w:rFonts w:ascii="Arial" w:hAnsi="Arial" w:cs="Arial"/>
          <w:sz w:val="20"/>
          <w:szCs w:val="20"/>
          <w:lang w:val="en-GB"/>
        </w:rPr>
        <w:t>u</w:t>
      </w:r>
      <w:r w:rsidRPr="002C281C">
        <w:rPr>
          <w:rFonts w:ascii="Arial" w:hAnsi="Arial" w:cs="Arial"/>
          <w:sz w:val="20"/>
          <w:szCs w:val="20"/>
          <w:lang w:val="en-GB"/>
        </w:rPr>
        <w:t xml:space="preserve">red in magenta. Scale bar is shown </w:t>
      </w:r>
      <w:ins w:id="169" w:author="Diana Vieira" w:date="2026-08-27T10:08:00Z" w16du:dateUtc="2026-08-27T09:08:00Z">
        <w:r w:rsidR="00966816">
          <w:rPr>
            <w:rFonts w:ascii="Arial" w:hAnsi="Arial" w:cs="Arial"/>
            <w:sz w:val="20"/>
            <w:szCs w:val="20"/>
            <w:lang w:val="en-GB"/>
          </w:rPr>
          <w:t>i</w:t>
        </w:r>
      </w:ins>
      <w:del w:id="170" w:author="Diana Vieira" w:date="2026-08-27T10:08:00Z" w16du:dateUtc="2026-08-27T09:08:00Z">
        <w:r w:rsidRPr="002C281C" w:rsidDel="00966816">
          <w:rPr>
            <w:rFonts w:ascii="Arial" w:hAnsi="Arial" w:cs="Arial"/>
            <w:sz w:val="20"/>
            <w:szCs w:val="20"/>
            <w:lang w:val="en-GB"/>
          </w:rPr>
          <w:delText>o</w:delText>
        </w:r>
      </w:del>
      <w:r w:rsidRPr="002C281C">
        <w:rPr>
          <w:rFonts w:ascii="Arial" w:hAnsi="Arial" w:cs="Arial"/>
          <w:sz w:val="20"/>
          <w:szCs w:val="20"/>
          <w:lang w:val="en-GB"/>
        </w:rPr>
        <w:t>n bottom</w:t>
      </w:r>
      <w:ins w:id="171" w:author="Diana Vieira" w:date="2026-08-27T10:09:00Z" w16du:dateUtc="2026-08-27T09:09:00Z">
        <w:r w:rsidR="00966816">
          <w:rPr>
            <w:rFonts w:ascii="Arial" w:hAnsi="Arial" w:cs="Arial"/>
            <w:sz w:val="20"/>
            <w:szCs w:val="20"/>
            <w:lang w:val="en-GB"/>
          </w:rPr>
          <w:t>-</w:t>
        </w:r>
      </w:ins>
      <w:del w:id="172" w:author="Diana Vieira" w:date="2026-08-27T10:09:00Z" w16du:dateUtc="2026-08-27T09:09:00Z">
        <w:r w:rsidRPr="002C281C" w:rsidDel="00966816">
          <w:rPr>
            <w:rFonts w:ascii="Arial" w:hAnsi="Arial" w:cs="Arial"/>
            <w:sz w:val="20"/>
            <w:szCs w:val="20"/>
            <w:lang w:val="en-GB"/>
          </w:rPr>
          <w:delText xml:space="preserve"> </w:delText>
        </w:r>
      </w:del>
      <w:r w:rsidRPr="002C281C">
        <w:rPr>
          <w:rFonts w:ascii="Arial" w:hAnsi="Arial" w:cs="Arial"/>
          <w:sz w:val="20"/>
          <w:szCs w:val="20"/>
          <w:lang w:val="en-GB"/>
        </w:rPr>
        <w:t xml:space="preserve">right corner of each image, in yellow. (B-C) </w:t>
      </w:r>
      <w:r w:rsidRPr="00B475D4">
        <w:rPr>
          <w:rFonts w:ascii="Arial" w:hAnsi="Arial" w:cs="Arial"/>
          <w:sz w:val="20"/>
          <w:szCs w:val="20"/>
          <w:lang w:val="en-GB"/>
        </w:rPr>
        <w:t>Colocali</w:t>
      </w:r>
      <w:r>
        <w:rPr>
          <w:rFonts w:ascii="Arial" w:hAnsi="Arial" w:cs="Arial"/>
          <w:sz w:val="20"/>
          <w:szCs w:val="20"/>
          <w:lang w:val="en-GB"/>
        </w:rPr>
        <w:t>s</w:t>
      </w:r>
      <w:r w:rsidRPr="00B475D4">
        <w:rPr>
          <w:rFonts w:ascii="Arial" w:hAnsi="Arial" w:cs="Arial"/>
          <w:sz w:val="20"/>
          <w:szCs w:val="20"/>
          <w:lang w:val="en-GB"/>
        </w:rPr>
        <w:t xml:space="preserve">ation proportions between J2 and HSP60 (B) or G3BP1 (C) were first quantified across all images acquired in the experiment (n = 3). For each condition, beta distributions were then fitted </w:t>
      </w:r>
      <w:r w:rsidRPr="00B475D4">
        <w:rPr>
          <w:rFonts w:ascii="Arial" w:hAnsi="Arial" w:cs="Arial"/>
          <w:sz w:val="20"/>
          <w:szCs w:val="20"/>
          <w:lang w:val="en-GB"/>
        </w:rPr>
        <w:lastRenderedPageBreak/>
        <w:t>to both the empirical measurements and the corresponding null distributions generated from randomi</w:t>
      </w:r>
      <w:r>
        <w:rPr>
          <w:rFonts w:ascii="Arial" w:hAnsi="Arial" w:cs="Arial"/>
          <w:sz w:val="20"/>
          <w:szCs w:val="20"/>
          <w:lang w:val="en-GB"/>
        </w:rPr>
        <w:t>s</w:t>
      </w:r>
      <w:r w:rsidRPr="00B475D4">
        <w:rPr>
          <w:rFonts w:ascii="Arial" w:hAnsi="Arial" w:cs="Arial"/>
          <w:sz w:val="20"/>
          <w:szCs w:val="20"/>
          <w:lang w:val="en-GB"/>
        </w:rPr>
        <w:t>ed colocali</w:t>
      </w:r>
      <w:r>
        <w:rPr>
          <w:rFonts w:ascii="Arial" w:hAnsi="Arial" w:cs="Arial"/>
          <w:sz w:val="20"/>
          <w:szCs w:val="20"/>
          <w:lang w:val="en-GB"/>
        </w:rPr>
        <w:t>s</w:t>
      </w:r>
      <w:r w:rsidRPr="00B475D4">
        <w:rPr>
          <w:rFonts w:ascii="Arial" w:hAnsi="Arial" w:cs="Arial"/>
          <w:sz w:val="20"/>
          <w:szCs w:val="20"/>
          <w:lang w:val="en-GB"/>
        </w:rPr>
        <w:t>ation controls. Shown are violin plots representing 1000 values sampled from these fitted beta distributions for each condition. White dots denote the observed empirical colocali</w:t>
      </w:r>
      <w:r>
        <w:rPr>
          <w:rFonts w:ascii="Arial" w:hAnsi="Arial" w:cs="Arial"/>
          <w:sz w:val="20"/>
          <w:szCs w:val="20"/>
          <w:lang w:val="en-GB"/>
        </w:rPr>
        <w:t>s</w:t>
      </w:r>
      <w:r w:rsidRPr="00B475D4">
        <w:rPr>
          <w:rFonts w:ascii="Arial" w:hAnsi="Arial" w:cs="Arial"/>
          <w:sz w:val="20"/>
          <w:szCs w:val="20"/>
          <w:lang w:val="en-GB"/>
        </w:rPr>
        <w:t>ation values. Statistical metrics (AUC, Cohen’s d, p-value) are displayed directly on the plot.</w:t>
      </w:r>
      <w:r w:rsidRPr="002C281C">
        <w:rPr>
          <w:rFonts w:ascii="Arial" w:hAnsi="Arial" w:cs="Arial"/>
          <w:sz w:val="20"/>
          <w:szCs w:val="20"/>
          <w:lang w:val="en-GB"/>
        </w:rPr>
        <w:t xml:space="preserve"> AUC: probability that a randomly selected </w:t>
      </w:r>
      <w:r w:rsidRPr="002C281C">
        <w:rPr>
          <w:rFonts w:ascii="Arial" w:hAnsi="Arial" w:cs="Arial"/>
          <w:i/>
          <w:iCs/>
          <w:sz w:val="20"/>
          <w:szCs w:val="20"/>
          <w:lang w:val="en-GB"/>
        </w:rPr>
        <w:t>Sorbitol</w:t>
      </w:r>
      <w:r w:rsidRPr="002C281C">
        <w:rPr>
          <w:rFonts w:ascii="Arial" w:hAnsi="Arial" w:cs="Arial"/>
          <w:sz w:val="20"/>
          <w:szCs w:val="20"/>
          <w:lang w:val="en-GB"/>
        </w:rPr>
        <w:t xml:space="preserve"> sample has a higher value than a randomly chosen </w:t>
      </w:r>
      <w:r w:rsidRPr="002C281C">
        <w:rPr>
          <w:rFonts w:ascii="Arial" w:hAnsi="Arial" w:cs="Arial"/>
          <w:i/>
          <w:iCs/>
          <w:sz w:val="20"/>
          <w:szCs w:val="20"/>
          <w:lang w:val="en-GB"/>
        </w:rPr>
        <w:t>Control</w:t>
      </w:r>
      <w:r w:rsidRPr="002C281C">
        <w:rPr>
          <w:rFonts w:ascii="Arial" w:hAnsi="Arial" w:cs="Arial"/>
          <w:sz w:val="20"/>
          <w:szCs w:val="20"/>
          <w:lang w:val="en-GB"/>
        </w:rPr>
        <w:t xml:space="preserve"> sample; </w:t>
      </w:r>
      <w:r w:rsidRPr="00B475D4">
        <w:rPr>
          <w:rFonts w:ascii="Arial" w:hAnsi="Arial" w:cs="Arial"/>
          <w:sz w:val="20"/>
          <w:szCs w:val="20"/>
          <w:lang w:val="en-GB"/>
        </w:rPr>
        <w:t xml:space="preserve">p-value obtained from a Student’s t-test. In B and C, AUC and Cohen's d values were obtained by comparing the two sets of 1000 values sampled from the </w:t>
      </w:r>
      <w:del w:id="173" w:author="Diana Vieira" w:date="2026-08-27T10:08:00Z" w16du:dateUtc="2026-08-27T09:08:00Z">
        <w:r w:rsidRPr="00B475D4" w:rsidDel="00966816">
          <w:rPr>
            <w:rFonts w:ascii="Arial" w:hAnsi="Arial" w:cs="Arial"/>
            <w:sz w:val="20"/>
            <w:szCs w:val="20"/>
            <w:lang w:val="en-GB"/>
          </w:rPr>
          <w:delText xml:space="preserve">emited </w:delText>
        </w:r>
      </w:del>
      <w:ins w:id="174" w:author="Diana Vieira" w:date="2026-08-27T10:08:00Z" w16du:dateUtc="2026-08-27T09:08:00Z">
        <w:r w:rsidR="00966816">
          <w:rPr>
            <w:rFonts w:ascii="Arial" w:hAnsi="Arial" w:cs="Arial"/>
            <w:sz w:val="20"/>
            <w:szCs w:val="20"/>
            <w:lang w:val="en-GB"/>
          </w:rPr>
          <w:t>fitted</w:t>
        </w:r>
        <w:r w:rsidR="00966816" w:rsidRPr="00B475D4">
          <w:rPr>
            <w:rFonts w:ascii="Arial" w:hAnsi="Arial" w:cs="Arial"/>
            <w:sz w:val="20"/>
            <w:szCs w:val="20"/>
            <w:lang w:val="en-GB"/>
          </w:rPr>
          <w:t xml:space="preserve"> </w:t>
        </w:r>
      </w:ins>
      <w:r w:rsidRPr="00B475D4">
        <w:rPr>
          <w:rFonts w:ascii="Arial" w:hAnsi="Arial" w:cs="Arial"/>
          <w:sz w:val="20"/>
          <w:szCs w:val="20"/>
          <w:lang w:val="en-GB"/>
        </w:rPr>
        <w:t>beta distributions, whereas the p-value was obtained by comparing the two sets of empirical triplicates.</w:t>
      </w:r>
    </w:p>
    <w:p w14:paraId="5BB6505E" w14:textId="25640BCF" w:rsidR="00152C5D" w:rsidRPr="001B750D" w:rsidRDefault="00152C5D" w:rsidP="00152C5D">
      <w:pPr>
        <w:jc w:val="both"/>
        <w:rPr>
          <w:rFonts w:ascii="Arial" w:hAnsi="Arial" w:cs="Arial"/>
          <w:sz w:val="24"/>
          <w:szCs w:val="24"/>
          <w:lang w:val="en-GB"/>
        </w:rPr>
      </w:pPr>
      <w:r w:rsidRPr="001B750D">
        <w:rPr>
          <w:rFonts w:ascii="Arial" w:hAnsi="Arial" w:cs="Arial"/>
          <w:sz w:val="24"/>
          <w:szCs w:val="24"/>
          <w:lang w:val="en-GB"/>
        </w:rPr>
        <w:t xml:space="preserve">Taken together, these observations </w:t>
      </w:r>
      <w:r w:rsidR="00F2403D" w:rsidRPr="001B750D">
        <w:rPr>
          <w:rFonts w:ascii="Arial" w:hAnsi="Arial" w:cs="Arial"/>
          <w:sz w:val="24"/>
          <w:szCs w:val="24"/>
          <w:lang w:val="en-GB"/>
        </w:rPr>
        <w:t>suggest the</w:t>
      </w:r>
      <w:r w:rsidRPr="001B750D">
        <w:rPr>
          <w:rFonts w:ascii="Arial" w:hAnsi="Arial" w:cs="Arial"/>
          <w:sz w:val="24"/>
          <w:szCs w:val="24"/>
          <w:lang w:val="en-GB"/>
        </w:rPr>
        <w:t xml:space="preserve"> hypothesis that SGs sequester cytoplasmic dsRNA under hyperosmotic stress. However, given the technical limitations and modest sample size, these data should be interpreted as supportive rather than definitive, and additional experiments will be required to fully validate this model.</w:t>
      </w:r>
    </w:p>
    <w:p w14:paraId="4A23DE4A" w14:textId="77777777" w:rsidR="00152C5D" w:rsidRPr="001B750D" w:rsidRDefault="00152C5D" w:rsidP="00152C5D">
      <w:pPr>
        <w:rPr>
          <w:rFonts w:ascii="Arial" w:hAnsi="Arial" w:cs="Arial"/>
          <w:sz w:val="24"/>
          <w:szCs w:val="24"/>
          <w:lang w:val="en-GB"/>
        </w:rPr>
      </w:pPr>
    </w:p>
    <w:p w14:paraId="7C2ED4AD" w14:textId="465ECFCF" w:rsidR="00500E4F" w:rsidRPr="001B750D" w:rsidRDefault="00500E4F" w:rsidP="00500E4F">
      <w:pPr>
        <w:pStyle w:val="Heading2"/>
        <w:rPr>
          <w:lang w:val="en-GB"/>
        </w:rPr>
      </w:pPr>
      <w:r w:rsidRPr="001B750D">
        <w:rPr>
          <w:lang w:val="en-GB"/>
        </w:rPr>
        <w:t>Sequestration of TIA1 in SGs recapitulates splicing alterations from TIA1 depletion</w:t>
      </w:r>
    </w:p>
    <w:p w14:paraId="4BD6B6B3" w14:textId="2B7322BE" w:rsidR="00956A1A" w:rsidRPr="00A14CCB" w:rsidRDefault="00A8589F" w:rsidP="00533F41">
      <w:pPr>
        <w:jc w:val="both"/>
        <w:rPr>
          <w:rFonts w:ascii="Arial" w:hAnsi="Arial" w:cs="Arial"/>
          <w:sz w:val="24"/>
          <w:szCs w:val="24"/>
          <w:lang w:val="en-GB"/>
        </w:rPr>
      </w:pPr>
      <w:r w:rsidRPr="00A14CCB">
        <w:rPr>
          <w:rFonts w:ascii="Arial" w:hAnsi="Arial" w:cs="Arial"/>
          <w:sz w:val="24"/>
          <w:szCs w:val="24"/>
          <w:lang w:val="en-GB"/>
        </w:rPr>
        <w:t>In addition to transcriptomes, we investigated SG-associated proteins</w:t>
      </w:r>
      <w:r w:rsidR="00F12DB4" w:rsidRPr="00A14CCB">
        <w:rPr>
          <w:rFonts w:ascii="Arial" w:hAnsi="Arial" w:cs="Arial"/>
          <w:sz w:val="24"/>
          <w:szCs w:val="24"/>
          <w:lang w:val="en-GB"/>
        </w:rPr>
        <w:t>, with a foc</w:t>
      </w:r>
      <w:r w:rsidR="009E3960" w:rsidRPr="00A14CCB">
        <w:rPr>
          <w:rFonts w:ascii="Arial" w:hAnsi="Arial" w:cs="Arial"/>
          <w:sz w:val="24"/>
          <w:szCs w:val="24"/>
          <w:lang w:val="en-GB"/>
        </w:rPr>
        <w:t>u</w:t>
      </w:r>
      <w:r w:rsidR="00F12DB4" w:rsidRPr="00A14CCB">
        <w:rPr>
          <w:rFonts w:ascii="Arial" w:hAnsi="Arial" w:cs="Arial"/>
          <w:sz w:val="24"/>
          <w:szCs w:val="24"/>
          <w:lang w:val="en-GB"/>
        </w:rPr>
        <w:t xml:space="preserve">s on </w:t>
      </w:r>
      <w:r w:rsidR="009E3960" w:rsidRPr="00A14CCB">
        <w:rPr>
          <w:rFonts w:ascii="Arial" w:hAnsi="Arial" w:cs="Arial"/>
          <w:sz w:val="24"/>
          <w:szCs w:val="24"/>
          <w:lang w:val="en-GB"/>
        </w:rPr>
        <w:t>RBPs, which account for roughly</w:t>
      </w:r>
      <w:r w:rsidRPr="00A14CCB">
        <w:rPr>
          <w:rFonts w:ascii="Arial" w:hAnsi="Arial" w:cs="Arial"/>
          <w:sz w:val="24"/>
          <w:szCs w:val="24"/>
          <w:lang w:val="en-GB"/>
        </w:rPr>
        <w:t xml:space="preserve"> 50% of </w:t>
      </w:r>
      <w:r w:rsidR="009E3960" w:rsidRPr="00A14CCB">
        <w:rPr>
          <w:rFonts w:ascii="Arial" w:hAnsi="Arial" w:cs="Arial"/>
          <w:sz w:val="24"/>
          <w:szCs w:val="24"/>
          <w:lang w:val="en-GB"/>
        </w:rPr>
        <w:t>the SG proteome</w:t>
      </w:r>
      <w:r w:rsidR="00C36DB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ARZAnn79","properties":{"unsorted":false,"formattedCitation":"(8)","plainCitation":"(8)","noteIndex":0},"citationItems":[{"id":"7QlDGlPw/COH0IcUu","uris":["http://zotero.org/users/local/1p9EH8ax/items/JKRCUQTG"],"itemData":{"id":"Vt4aYKIl/IeWTjMbg","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C36DB0" w:rsidRPr="00A14CCB">
        <w:rPr>
          <w:rFonts w:ascii="Arial" w:hAnsi="Arial" w:cs="Arial"/>
          <w:sz w:val="24"/>
          <w:szCs w:val="24"/>
          <w:lang w:val="en-GB"/>
        </w:rPr>
        <w:fldChar w:fldCharType="separate"/>
      </w:r>
      <w:r w:rsidR="0097304F" w:rsidRPr="005379E1">
        <w:rPr>
          <w:rFonts w:ascii="Arial" w:hAnsi="Arial" w:cs="Arial"/>
          <w:sz w:val="24"/>
          <w:lang w:val="en-GB"/>
        </w:rPr>
        <w:t>(8)</w:t>
      </w:r>
      <w:r w:rsidR="00C36DB0" w:rsidRPr="00A14CCB">
        <w:rPr>
          <w:rFonts w:ascii="Arial" w:hAnsi="Arial" w:cs="Arial"/>
          <w:sz w:val="24"/>
          <w:szCs w:val="24"/>
          <w:lang w:val="en-GB"/>
        </w:rPr>
        <w:fldChar w:fldCharType="end"/>
      </w:r>
      <w:r w:rsidR="009E3960" w:rsidRPr="00A14CCB">
        <w:rPr>
          <w:rFonts w:ascii="Arial" w:hAnsi="Arial" w:cs="Arial"/>
          <w:sz w:val="24"/>
          <w:szCs w:val="24"/>
          <w:lang w:val="en-GB"/>
        </w:rPr>
        <w:t>.</w:t>
      </w:r>
      <w:r w:rsidRPr="00A14CCB">
        <w:rPr>
          <w:rFonts w:ascii="Arial" w:hAnsi="Arial" w:cs="Arial"/>
          <w:sz w:val="24"/>
          <w:szCs w:val="24"/>
          <w:lang w:val="en-GB"/>
        </w:rPr>
        <w:t xml:space="preserve"> </w:t>
      </w:r>
      <w:r w:rsidR="00C264E3" w:rsidRPr="00A14CCB">
        <w:rPr>
          <w:rFonts w:ascii="Arial" w:hAnsi="Arial" w:cs="Arial"/>
          <w:sz w:val="24"/>
          <w:szCs w:val="24"/>
          <w:lang w:val="en-GB"/>
        </w:rPr>
        <w:t xml:space="preserve">Because </w:t>
      </w:r>
      <w:r w:rsidR="0031166E" w:rsidRPr="00A14CCB">
        <w:rPr>
          <w:rFonts w:ascii="Arial" w:hAnsi="Arial" w:cs="Arial"/>
          <w:sz w:val="24"/>
          <w:szCs w:val="24"/>
          <w:lang w:val="en-GB"/>
        </w:rPr>
        <w:t xml:space="preserve">only a fraction of the total amount of these proteins </w:t>
      </w:r>
      <w:r w:rsidR="006E70A5" w:rsidRPr="00A14CCB">
        <w:rPr>
          <w:rFonts w:ascii="Arial" w:hAnsi="Arial" w:cs="Arial"/>
          <w:sz w:val="24"/>
          <w:szCs w:val="24"/>
          <w:lang w:val="en-GB"/>
        </w:rPr>
        <w:t xml:space="preserve">in the cell </w:t>
      </w:r>
      <w:r w:rsidR="0031166E" w:rsidRPr="00A14CCB">
        <w:rPr>
          <w:rFonts w:ascii="Arial" w:hAnsi="Arial" w:cs="Arial"/>
          <w:sz w:val="24"/>
          <w:szCs w:val="24"/>
          <w:lang w:val="en-GB"/>
        </w:rPr>
        <w:t>are sequestered in SG</w:t>
      </w:r>
      <w:r w:rsidR="006E70A5" w:rsidRPr="00A14CCB">
        <w:rPr>
          <w:rFonts w:ascii="Arial" w:hAnsi="Arial" w:cs="Arial"/>
          <w:sz w:val="24"/>
          <w:szCs w:val="24"/>
          <w:lang w:val="en-GB"/>
        </w:rPr>
        <w:t>s (</w:t>
      </w:r>
      <w:r w:rsidR="006E70A5" w:rsidRPr="00A14CCB">
        <w:rPr>
          <w:rFonts w:ascii="Arial" w:hAnsi="Arial" w:cs="Arial"/>
          <w:i/>
          <w:iCs/>
          <w:sz w:val="24"/>
          <w:szCs w:val="24"/>
          <w:lang w:val="en-GB"/>
        </w:rPr>
        <w:t>e.g.</w:t>
      </w:r>
      <w:r w:rsidR="006E70A5" w:rsidRPr="00A14CCB">
        <w:rPr>
          <w:rFonts w:ascii="Arial" w:hAnsi="Arial" w:cs="Arial"/>
          <w:sz w:val="24"/>
          <w:szCs w:val="24"/>
          <w:lang w:val="en-GB"/>
        </w:rPr>
        <w:t>, only ~20% of G3BP1</w:t>
      </w:r>
      <w:r w:rsidR="00C36DB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1nE0trp2","properties":{"unsorted":false,"formattedCitation":"(29)","plainCitation":"(29)","noteIndex":0},"citationItems":[{"id":"7QlDGlPw/J6uUxkLm","uris":["http://zotero.org/users/local/1p9EH8ax/items/4ULW7W7L"],"itemData":{"id":"Vt4aYKIl/Drng08LB","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36DB0" w:rsidRPr="00A14CCB">
        <w:rPr>
          <w:rFonts w:ascii="Arial" w:hAnsi="Arial" w:cs="Arial"/>
          <w:sz w:val="24"/>
          <w:szCs w:val="24"/>
          <w:lang w:val="en-GB"/>
        </w:rPr>
        <w:fldChar w:fldCharType="separate"/>
      </w:r>
      <w:r w:rsidR="0097304F" w:rsidRPr="005379E1">
        <w:rPr>
          <w:rFonts w:ascii="Arial" w:hAnsi="Arial" w:cs="Arial"/>
          <w:sz w:val="24"/>
          <w:lang w:val="en-GB"/>
        </w:rPr>
        <w:t>(29)</w:t>
      </w:r>
      <w:r w:rsidR="00C36DB0" w:rsidRPr="00A14CCB">
        <w:rPr>
          <w:rFonts w:ascii="Arial" w:hAnsi="Arial" w:cs="Arial"/>
          <w:sz w:val="24"/>
          <w:szCs w:val="24"/>
          <w:lang w:val="en-GB"/>
        </w:rPr>
        <w:fldChar w:fldCharType="end"/>
      </w:r>
      <w:r w:rsidR="006E70A5" w:rsidRPr="00A14CCB">
        <w:rPr>
          <w:rFonts w:ascii="Arial" w:hAnsi="Arial" w:cs="Arial"/>
          <w:sz w:val="24"/>
          <w:szCs w:val="24"/>
          <w:lang w:val="en-GB"/>
        </w:rPr>
        <w:t>)</w:t>
      </w:r>
      <w:r w:rsidR="0074045A" w:rsidRPr="00A14CCB">
        <w:rPr>
          <w:rFonts w:ascii="Arial" w:hAnsi="Arial" w:cs="Arial"/>
          <w:sz w:val="24"/>
          <w:szCs w:val="24"/>
          <w:lang w:val="en-GB"/>
        </w:rPr>
        <w:t>, the functional impact of their partial sequestration remains unclear.</w:t>
      </w:r>
      <w:r w:rsidR="006E70A5" w:rsidRPr="00A14CCB">
        <w:rPr>
          <w:rFonts w:ascii="Arial" w:hAnsi="Arial" w:cs="Arial"/>
          <w:sz w:val="24"/>
          <w:szCs w:val="24"/>
          <w:lang w:val="en-GB"/>
        </w:rPr>
        <w:t xml:space="preserve"> </w:t>
      </w:r>
      <w:r w:rsidR="001D1E1C" w:rsidRPr="00A14CCB">
        <w:rPr>
          <w:rFonts w:ascii="Arial" w:hAnsi="Arial" w:cs="Arial"/>
          <w:sz w:val="24"/>
          <w:szCs w:val="24"/>
          <w:lang w:val="en-GB"/>
        </w:rPr>
        <w:t>RBPs are multifunctional, with roles spanning splicing regulation, translational control, and RNA stability, among others</w:t>
      </w:r>
      <w:r w:rsidR="00956A1A" w:rsidRPr="00A14CCB">
        <w:rPr>
          <w:rFonts w:ascii="Arial" w:hAnsi="Arial" w:cs="Arial"/>
          <w:sz w:val="24"/>
          <w:szCs w:val="24"/>
          <w:lang w:val="en-GB"/>
        </w:rPr>
        <w:t>. When sequestered in</w:t>
      </w:r>
      <w:r w:rsidR="00A6455D" w:rsidRPr="00A14CCB">
        <w:rPr>
          <w:rFonts w:ascii="Arial" w:hAnsi="Arial" w:cs="Arial"/>
          <w:sz w:val="24"/>
          <w:szCs w:val="24"/>
          <w:lang w:val="en-GB"/>
        </w:rPr>
        <w:t>side</w:t>
      </w:r>
      <w:r w:rsidR="00956A1A" w:rsidRPr="00A14CCB">
        <w:rPr>
          <w:rFonts w:ascii="Arial" w:hAnsi="Arial" w:cs="Arial"/>
          <w:sz w:val="24"/>
          <w:szCs w:val="24"/>
          <w:lang w:val="en-GB"/>
        </w:rPr>
        <w:t xml:space="preserve"> SGs, they are displaced from the nucleus</w:t>
      </w:r>
      <w:r w:rsidR="00A6455D" w:rsidRPr="00A14CCB">
        <w:rPr>
          <w:rFonts w:ascii="Arial" w:hAnsi="Arial" w:cs="Arial"/>
          <w:sz w:val="24"/>
          <w:szCs w:val="24"/>
          <w:lang w:val="en-GB"/>
        </w:rPr>
        <w:t xml:space="preserve">, potentially impairing their functions </w:t>
      </w:r>
      <w:r w:rsidR="003E7382" w:rsidRPr="00A14CCB">
        <w:rPr>
          <w:rFonts w:ascii="Arial" w:hAnsi="Arial" w:cs="Arial"/>
          <w:sz w:val="24"/>
          <w:szCs w:val="24"/>
          <w:lang w:val="en-GB"/>
        </w:rPr>
        <w:t xml:space="preserve">therein, namely splicing regulation, </w:t>
      </w:r>
      <w:r w:rsidR="00011DC7" w:rsidRPr="00A14CCB">
        <w:rPr>
          <w:rFonts w:ascii="Arial" w:hAnsi="Arial" w:cs="Arial"/>
          <w:sz w:val="24"/>
          <w:szCs w:val="24"/>
          <w:lang w:val="en-GB"/>
        </w:rPr>
        <w:t xml:space="preserve">and </w:t>
      </w:r>
      <w:r w:rsidR="00956A1A" w:rsidRPr="00A14CCB">
        <w:rPr>
          <w:rFonts w:ascii="Arial" w:hAnsi="Arial" w:cs="Arial"/>
          <w:sz w:val="24"/>
          <w:szCs w:val="24"/>
          <w:lang w:val="en-GB"/>
        </w:rPr>
        <w:t>leading to downstream biological effects</w:t>
      </w:r>
      <w:r w:rsidR="002F0739" w:rsidRPr="00A14CCB">
        <w:rPr>
          <w:rFonts w:ascii="Arial" w:hAnsi="Arial" w:cs="Arial"/>
          <w:sz w:val="24"/>
          <w:szCs w:val="24"/>
          <w:lang w:val="en-GB"/>
        </w:rPr>
        <w:t>.</w:t>
      </w:r>
    </w:p>
    <w:p w14:paraId="1CC3A499" w14:textId="2C36635A" w:rsidR="00F12DB4" w:rsidRPr="00A14CCB" w:rsidRDefault="00011DC7" w:rsidP="00673D9B">
      <w:pPr>
        <w:jc w:val="both"/>
        <w:rPr>
          <w:rFonts w:ascii="Arial" w:hAnsi="Arial" w:cs="Arial"/>
          <w:noProof/>
          <w:sz w:val="24"/>
          <w:szCs w:val="24"/>
          <w:lang w:val="en-GB"/>
        </w:rPr>
      </w:pPr>
      <w:r w:rsidRPr="00A14CCB">
        <w:rPr>
          <w:rFonts w:ascii="Arial" w:hAnsi="Arial" w:cs="Arial"/>
          <w:sz w:val="24"/>
          <w:szCs w:val="24"/>
          <w:lang w:val="en-GB"/>
        </w:rPr>
        <w:t xml:space="preserve">To test this, we </w:t>
      </w:r>
      <w:r w:rsidR="00956A1A" w:rsidRPr="00A14CCB">
        <w:rPr>
          <w:rFonts w:ascii="Arial" w:hAnsi="Arial" w:cs="Arial"/>
          <w:sz w:val="24"/>
          <w:szCs w:val="24"/>
          <w:lang w:val="en-GB"/>
        </w:rPr>
        <w:t xml:space="preserve">compiled a </w:t>
      </w:r>
      <w:r w:rsidR="00870F15" w:rsidRPr="00A14CCB">
        <w:rPr>
          <w:rFonts w:ascii="Arial" w:hAnsi="Arial" w:cs="Arial"/>
          <w:sz w:val="24"/>
          <w:szCs w:val="24"/>
          <w:lang w:val="en-GB"/>
        </w:rPr>
        <w:t xml:space="preserve">set </w:t>
      </w:r>
      <w:r w:rsidR="00956A1A" w:rsidRPr="00A14CCB">
        <w:rPr>
          <w:rFonts w:ascii="Arial" w:hAnsi="Arial" w:cs="Arial"/>
          <w:sz w:val="24"/>
          <w:szCs w:val="24"/>
          <w:lang w:val="en-GB"/>
        </w:rPr>
        <w:t>of RBPs known to localise to SGs</w:t>
      </w:r>
      <w:r w:rsidR="00E513D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{"citationID":"fbVljTDR","properties":{"formattedCitation":"(8, 30)","plainCitation":"(8, 30)","noteIndex":0},"citationItems":[{"id":"7QlDGlPw/COH0IcUu","uris":["http://zotero.org/users/local/1p9EH8ax/items/JKRCUQTG"],"itemData":{"id":"HtmS51Tt/O8BqSjzX","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7QlDGlPw/XqMjjbqg","uris":["http://zotero.org/users/local/1p9EH8ax/items/WZ7D4YFB"],"itemData":{"id":"HtmS51Tt/c2gRISfZ","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E513DC" w:rsidRPr="00A14CCB">
        <w:rPr>
          <w:rFonts w:ascii="Arial" w:hAnsi="Arial" w:cs="Arial"/>
          <w:sz w:val="24"/>
          <w:szCs w:val="24"/>
          <w:lang w:val="en-GB"/>
        </w:rPr>
        <w:fldChar w:fldCharType="separate"/>
      </w:r>
      <w:r w:rsidR="0097304F" w:rsidRPr="005379E1">
        <w:rPr>
          <w:rFonts w:ascii="Arial" w:hAnsi="Arial" w:cs="Arial"/>
          <w:sz w:val="24"/>
          <w:lang w:val="en-GB"/>
        </w:rPr>
        <w:t>(8, 30)</w:t>
      </w:r>
      <w:r w:rsidR="00E513DC" w:rsidRPr="00A14CCB">
        <w:rPr>
          <w:rFonts w:ascii="Arial" w:hAnsi="Arial" w:cs="Arial"/>
          <w:sz w:val="24"/>
          <w:szCs w:val="24"/>
          <w:lang w:val="en-GB"/>
        </w:rPr>
        <w:fldChar w:fldCharType="end"/>
      </w:r>
      <w:r w:rsidR="00956A1A" w:rsidRPr="00A14CCB">
        <w:rPr>
          <w:rFonts w:ascii="Arial" w:hAnsi="Arial" w:cs="Arial"/>
          <w:sz w:val="24"/>
          <w:szCs w:val="24"/>
          <w:lang w:val="en-GB"/>
        </w:rPr>
        <w:t xml:space="preserve"> and </w:t>
      </w:r>
      <w:r w:rsidR="00870F15" w:rsidRPr="00A14CCB">
        <w:rPr>
          <w:rFonts w:ascii="Arial" w:hAnsi="Arial" w:cs="Arial"/>
          <w:sz w:val="24"/>
          <w:szCs w:val="24"/>
          <w:lang w:val="en-GB"/>
        </w:rPr>
        <w:t>mapped their RNA targets using</w:t>
      </w:r>
      <w:r w:rsidR="00956A1A" w:rsidRPr="00A14CCB">
        <w:rPr>
          <w:rFonts w:ascii="Arial" w:hAnsi="Arial" w:cs="Arial"/>
          <w:sz w:val="24"/>
          <w:szCs w:val="24"/>
          <w:lang w:val="en-GB"/>
        </w:rPr>
        <w:t xml:space="preserve"> eCLIP data</w:t>
      </w:r>
      <w:r w:rsidR="00870F15" w:rsidRPr="00A14CCB">
        <w:rPr>
          <w:rFonts w:ascii="Arial" w:hAnsi="Arial" w:cs="Arial"/>
          <w:sz w:val="24"/>
          <w:szCs w:val="24"/>
          <w:lang w:val="en-GB"/>
        </w:rPr>
        <w:t xml:space="preserve"> (</w:t>
      </w:r>
      <w:r w:rsidR="008A5691" w:rsidRPr="00A14CCB">
        <w:rPr>
          <w:rFonts w:ascii="Arial" w:hAnsi="Arial" w:cs="Arial"/>
          <w:sz w:val="24"/>
          <w:szCs w:val="24"/>
          <w:lang w:val="en-GB"/>
        </w:rPr>
        <w:t>see</w:t>
      </w:r>
      <w:r w:rsidR="00870F15" w:rsidRPr="00A14CCB">
        <w:rPr>
          <w:rFonts w:ascii="Arial" w:hAnsi="Arial" w:cs="Arial"/>
          <w:sz w:val="24"/>
          <w:szCs w:val="24"/>
          <w:lang w:val="en-GB"/>
        </w:rPr>
        <w:t xml:space="preserve"> Methods)</w:t>
      </w:r>
      <w:r w:rsidR="00956A1A" w:rsidRPr="00A14CCB">
        <w:rPr>
          <w:rFonts w:ascii="Arial" w:hAnsi="Arial" w:cs="Arial"/>
          <w:sz w:val="24"/>
          <w:szCs w:val="24"/>
          <w:lang w:val="en-GB"/>
        </w:rPr>
        <w:t xml:space="preserve">. We then </w:t>
      </w:r>
      <w:r w:rsidR="00FA5DAB" w:rsidRPr="00A14CCB">
        <w:rPr>
          <w:rFonts w:ascii="Arial" w:hAnsi="Arial" w:cs="Arial"/>
          <w:sz w:val="24"/>
          <w:szCs w:val="24"/>
          <w:lang w:val="en-GB"/>
        </w:rPr>
        <w:t>performed a differential</w:t>
      </w:r>
      <w:r w:rsidR="00956A1A" w:rsidRPr="00A14CCB">
        <w:rPr>
          <w:rFonts w:ascii="Arial" w:hAnsi="Arial" w:cs="Arial"/>
          <w:sz w:val="24"/>
          <w:szCs w:val="24"/>
          <w:lang w:val="en-GB"/>
        </w:rPr>
        <w:t xml:space="preserve"> alternative splicing</w:t>
      </w:r>
      <w:r w:rsidR="00FA5DAB" w:rsidRPr="00A14CCB">
        <w:rPr>
          <w:rFonts w:ascii="Arial" w:hAnsi="Arial" w:cs="Arial"/>
          <w:sz w:val="24"/>
          <w:szCs w:val="24"/>
          <w:lang w:val="en-GB"/>
        </w:rPr>
        <w:t xml:space="preserve"> analysis (DSA)</w:t>
      </w:r>
      <w:r w:rsidR="00F714A1" w:rsidRPr="00A14CCB">
        <w:rPr>
          <w:rFonts w:ascii="Arial" w:hAnsi="Arial" w:cs="Arial"/>
          <w:sz w:val="24"/>
          <w:szCs w:val="24"/>
          <w:lang w:val="en-GB"/>
        </w:rPr>
        <w:t xml:space="preserve"> </w:t>
      </w:r>
      <w:r w:rsidR="00BA42D9" w:rsidRPr="00A14CCB">
        <w:rPr>
          <w:rFonts w:ascii="Arial" w:hAnsi="Arial" w:cs="Arial"/>
          <w:sz w:val="24"/>
          <w:szCs w:val="24"/>
          <w:lang w:val="en-GB"/>
        </w:rPr>
        <w:t>between dsRNA-stressed cells and unstressed cells</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egl2RifO","properties":{"formattedCitation":"(7)","plainCitation":"(7)","noteIndex":0},"citationItems":[{"id":"7QlDGlPw/whmaCuBT","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(7)</w:t>
      </w:r>
      <w:r w:rsidR="00BA42D9" w:rsidRPr="00A14CCB">
        <w:rPr>
          <w:rFonts w:ascii="Arial" w:hAnsi="Arial" w:cs="Arial"/>
          <w:sz w:val="24"/>
          <w:szCs w:val="24"/>
          <w:lang w:val="en-GB"/>
        </w:rPr>
        <w:fldChar w:fldCharType="end"/>
      </w:r>
      <w:r w:rsidR="00956A1A" w:rsidRPr="00A14CCB">
        <w:rPr>
          <w:rFonts w:ascii="Arial" w:hAnsi="Arial" w:cs="Arial"/>
          <w:sz w:val="24"/>
          <w:szCs w:val="24"/>
          <w:lang w:val="en-GB"/>
        </w:rPr>
        <w:t>, focusing on exon skipping events classified as increased, unchanged, or decreased</w:t>
      </w:r>
      <w:r w:rsidR="00B61F56" w:rsidRPr="00A14CCB">
        <w:rPr>
          <w:rFonts w:ascii="Arial" w:hAnsi="Arial" w:cs="Arial"/>
          <w:sz w:val="24"/>
          <w:szCs w:val="24"/>
          <w:lang w:val="en-GB"/>
        </w:rPr>
        <w:t>, assessing binding enrichment for each of these categories</w:t>
      </w:r>
      <w:r w:rsidR="00BA42D9" w:rsidRPr="00A14CCB">
        <w:rPr>
          <w:rFonts w:ascii="Arial" w:hAnsi="Arial" w:cs="Arial"/>
          <w:sz w:val="24"/>
          <w:szCs w:val="24"/>
          <w:lang w:val="en-GB"/>
        </w:rPr>
        <w:t xml:space="preserve"> </w:t>
      </w:r>
      <w:r w:rsidR="00BA42D9" w:rsidRPr="00A14CCB">
        <w:rPr>
          <w:rFonts w:ascii="Arial" w:hAnsi="Arial" w:cs="Arial"/>
          <w:color w:val="000000" w:themeColor="text1"/>
          <w:sz w:val="24"/>
          <w:szCs w:val="24"/>
          <w:lang w:val="en-GB"/>
        </w:rPr>
        <w:t>(</w:t>
      </w:r>
      <w:r w:rsidR="008A5691" w:rsidRPr="00A14CCB">
        <w:rPr>
          <w:rFonts w:ascii="Arial" w:hAnsi="Arial" w:cs="Arial"/>
          <w:color w:val="000000" w:themeColor="text1"/>
          <w:sz w:val="24"/>
          <w:szCs w:val="24"/>
          <w:lang w:val="en-GB"/>
        </w:rPr>
        <w:t>see</w:t>
      </w:r>
      <w:r w:rsidR="00260224" w:rsidRPr="00A14CCB">
        <w:rPr>
          <w:rFonts w:ascii="Arial" w:hAnsi="Arial" w:cs="Arial"/>
          <w:color w:val="000000" w:themeColor="text1"/>
          <w:sz w:val="24"/>
          <w:szCs w:val="24"/>
          <w:lang w:val="en-GB"/>
        </w:rPr>
        <w:t xml:space="preserve"> Methods, </w:t>
      </w:r>
      <w:r w:rsidR="00BA42D9" w:rsidRPr="00A14CCB">
        <w:rPr>
          <w:rFonts w:ascii="Arial" w:hAnsi="Arial" w:cs="Arial"/>
          <w:color w:val="000000" w:themeColor="text1"/>
          <w:sz w:val="24"/>
          <w:szCs w:val="24"/>
          <w:lang w:val="en-GB"/>
        </w:rPr>
        <w:t xml:space="preserve">Supplementary Figure </w:t>
      </w:r>
      <w:r w:rsidR="00C76435" w:rsidRPr="00A14CCB">
        <w:rPr>
          <w:rFonts w:ascii="Arial" w:hAnsi="Arial" w:cs="Arial"/>
          <w:color w:val="000000" w:themeColor="text1"/>
          <w:sz w:val="24"/>
          <w:szCs w:val="24"/>
          <w:lang w:val="en-GB"/>
        </w:rPr>
        <w:t>1</w:t>
      </w:r>
      <w:r w:rsidR="00891207" w:rsidRPr="00A14CCB">
        <w:rPr>
          <w:rFonts w:ascii="Arial" w:hAnsi="Arial" w:cs="Arial"/>
          <w:color w:val="000000" w:themeColor="text1"/>
          <w:sz w:val="24"/>
          <w:szCs w:val="24"/>
          <w:lang w:val="en-GB"/>
        </w:rPr>
        <w:t>2</w:t>
      </w:r>
      <w:r w:rsidR="00260224" w:rsidRPr="00A14CCB">
        <w:rPr>
          <w:rFonts w:ascii="Arial" w:hAnsi="Arial" w:cs="Arial"/>
          <w:color w:val="000000" w:themeColor="text1"/>
          <w:sz w:val="24"/>
          <w:szCs w:val="24"/>
          <w:lang w:val="en-GB"/>
        </w:rPr>
        <w:t xml:space="preserve"> as example</w:t>
      </w:r>
      <w:r w:rsidR="00BA42D9" w:rsidRPr="00A14CCB">
        <w:rPr>
          <w:rFonts w:ascii="Arial" w:hAnsi="Arial" w:cs="Arial"/>
          <w:sz w:val="24"/>
          <w:szCs w:val="24"/>
          <w:lang w:val="en-GB"/>
        </w:rPr>
        <w:t>)</w:t>
      </w:r>
      <w:r w:rsidR="00B61F56" w:rsidRPr="00A14CCB">
        <w:rPr>
          <w:rFonts w:ascii="Arial" w:hAnsi="Arial" w:cs="Arial"/>
          <w:sz w:val="24"/>
          <w:szCs w:val="24"/>
          <w:lang w:val="en-GB"/>
        </w:rPr>
        <w:t>.</w:t>
      </w:r>
      <w:r w:rsidR="00F27195" w:rsidRPr="00A14CCB">
        <w:rPr>
          <w:rFonts w:ascii="Arial" w:hAnsi="Arial" w:cs="Arial"/>
          <w:sz w:val="24"/>
          <w:szCs w:val="24"/>
          <w:lang w:val="en-GB"/>
        </w:rPr>
        <w:t xml:space="preserve"> </w:t>
      </w:r>
      <w:r w:rsidR="00BA42D9" w:rsidRPr="00A14CCB">
        <w:rPr>
          <w:rFonts w:ascii="Arial" w:hAnsi="Arial" w:cs="Arial"/>
          <w:sz w:val="24"/>
          <w:szCs w:val="24"/>
          <w:lang w:val="en-GB"/>
        </w:rPr>
        <w:t xml:space="preserve">This analysis identified </w:t>
      </w:r>
      <w:r w:rsidR="00260A64" w:rsidRPr="00A14CCB">
        <w:rPr>
          <w:rFonts w:ascii="Arial" w:hAnsi="Arial" w:cs="Arial"/>
          <w:sz w:val="24"/>
          <w:szCs w:val="24"/>
          <w:lang w:val="en-GB"/>
        </w:rPr>
        <w:t xml:space="preserve">six </w:t>
      </w:r>
      <w:r w:rsidR="00BA42D9" w:rsidRPr="00A14CCB">
        <w:rPr>
          <w:rFonts w:ascii="Arial" w:hAnsi="Arial" w:cs="Arial"/>
          <w:sz w:val="24"/>
          <w:szCs w:val="24"/>
          <w:lang w:val="en-GB"/>
        </w:rPr>
        <w:t>RBPs (TIA1, QKI, DDX3X, RBM15</w:t>
      </w:r>
      <w:r w:rsidR="00C24FBE" w:rsidRPr="00A14CCB">
        <w:rPr>
          <w:rFonts w:ascii="Arial" w:hAnsi="Arial" w:cs="Arial"/>
          <w:sz w:val="24"/>
          <w:szCs w:val="24"/>
          <w:lang w:val="en-GB"/>
        </w:rPr>
        <w:t>, PCBP1, and YBX3</w:t>
      </w:r>
      <w:r w:rsidR="00BA42D9" w:rsidRPr="00A14CCB">
        <w:rPr>
          <w:rFonts w:ascii="Arial" w:hAnsi="Arial" w:cs="Arial"/>
          <w:sz w:val="24"/>
          <w:szCs w:val="24"/>
          <w:lang w:val="en-GB"/>
        </w:rPr>
        <w:t>) with significant binding enrichment or depletion in these splicing events</w:t>
      </w:r>
      <w:r w:rsidR="002F0739" w:rsidRPr="00A14CCB">
        <w:rPr>
          <w:rFonts w:ascii="Arial" w:hAnsi="Arial" w:cs="Arial"/>
          <w:sz w:val="24"/>
          <w:szCs w:val="24"/>
          <w:lang w:val="en-GB"/>
        </w:rPr>
        <w:t xml:space="preserve">. </w:t>
      </w:r>
      <w:r w:rsidR="00BA42D9" w:rsidRPr="00A14CCB">
        <w:rPr>
          <w:rFonts w:ascii="Arial" w:hAnsi="Arial" w:cs="Arial"/>
          <w:sz w:val="24"/>
          <w:szCs w:val="24"/>
          <w:lang w:val="en-GB"/>
        </w:rPr>
        <w:t>T</w:t>
      </w:r>
      <w:r w:rsidR="00F27195" w:rsidRPr="00A14CCB">
        <w:rPr>
          <w:rFonts w:ascii="Arial" w:hAnsi="Arial" w:cs="Arial"/>
          <w:sz w:val="24"/>
          <w:szCs w:val="24"/>
          <w:lang w:val="en-GB"/>
        </w:rPr>
        <w:t>o minimi</w:t>
      </w:r>
      <w:r w:rsidR="00480D88" w:rsidRPr="00A14CCB">
        <w:rPr>
          <w:rFonts w:ascii="Arial" w:hAnsi="Arial" w:cs="Arial"/>
          <w:sz w:val="24"/>
          <w:szCs w:val="24"/>
          <w:lang w:val="en-GB"/>
        </w:rPr>
        <w:t>s</w:t>
      </w:r>
      <w:r w:rsidR="00F27195" w:rsidRPr="00A14CCB">
        <w:rPr>
          <w:rFonts w:ascii="Arial" w:hAnsi="Arial" w:cs="Arial"/>
          <w:sz w:val="24"/>
          <w:szCs w:val="24"/>
          <w:lang w:val="en-GB"/>
        </w:rPr>
        <w:t>e confounding between expression</w:t>
      </w:r>
      <w:r w:rsidR="00CE77C6" w:rsidRPr="00A14CCB">
        <w:rPr>
          <w:rFonts w:ascii="Arial" w:hAnsi="Arial" w:cs="Arial"/>
          <w:sz w:val="24"/>
          <w:szCs w:val="24"/>
          <w:lang w:val="en-GB"/>
        </w:rPr>
        <w:t>-</w:t>
      </w:r>
      <w:r w:rsidR="00F27195" w:rsidRPr="00A14CCB">
        <w:rPr>
          <w:rFonts w:ascii="Arial" w:hAnsi="Arial" w:cs="Arial"/>
          <w:sz w:val="24"/>
          <w:szCs w:val="24"/>
          <w:lang w:val="en-GB"/>
        </w:rPr>
        <w:t>driven splicing alterations, we excluded RBPs whose expression differed between stressed and unstressed cells</w:t>
      </w:r>
      <w:r w:rsidR="00BA42D9" w:rsidRPr="00A14CCB">
        <w:rPr>
          <w:rFonts w:ascii="Arial" w:hAnsi="Arial" w:cs="Arial"/>
          <w:sz w:val="24"/>
          <w:szCs w:val="24"/>
          <w:lang w:val="en-GB"/>
        </w:rPr>
        <w:t>, in both SG-assembly competent and incompetent cells</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OP6zJMW","properties":{"formattedCitation":"(7)","plainCitation":"(7)","noteIndex":0},"citationItems":[{"id":"7QlDGlPw/whmaCuBT","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(7)</w:t>
      </w:r>
      <w:r w:rsidR="00BA42D9" w:rsidRPr="00A14CCB">
        <w:rPr>
          <w:rFonts w:ascii="Arial" w:hAnsi="Arial" w:cs="Arial"/>
          <w:sz w:val="24"/>
          <w:szCs w:val="24"/>
          <w:lang w:val="en-GB"/>
        </w:rPr>
        <w:fldChar w:fldCharType="end"/>
      </w:r>
      <w:r w:rsidR="00F27195"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00F27195"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A</w:t>
      </w:r>
      <w:r w:rsidR="00F27195" w:rsidRPr="00A14CCB">
        <w:rPr>
          <w:rFonts w:ascii="Arial" w:hAnsi="Arial" w:cs="Arial"/>
          <w:sz w:val="24"/>
          <w:szCs w:val="24"/>
          <w:lang w:val="en-GB"/>
        </w:rPr>
        <w:t>)</w:t>
      </w:r>
      <w:r w:rsidR="00BA42D9" w:rsidRPr="00A14CCB">
        <w:rPr>
          <w:rFonts w:ascii="Arial" w:hAnsi="Arial" w:cs="Arial"/>
          <w:sz w:val="24"/>
          <w:szCs w:val="24"/>
          <w:lang w:val="en-GB"/>
        </w:rPr>
        <w:t xml:space="preserve">, resulting in a final list of </w:t>
      </w:r>
      <w:r w:rsidR="00260A64" w:rsidRPr="00A14CCB">
        <w:rPr>
          <w:rFonts w:ascii="Arial" w:hAnsi="Arial" w:cs="Arial"/>
          <w:sz w:val="24"/>
          <w:szCs w:val="24"/>
          <w:lang w:val="en-GB"/>
        </w:rPr>
        <w:t>4</w:t>
      </w:r>
      <w:r w:rsidR="00BA42D9" w:rsidRPr="00A14CCB">
        <w:rPr>
          <w:rFonts w:ascii="Arial" w:hAnsi="Arial" w:cs="Arial"/>
          <w:sz w:val="24"/>
          <w:szCs w:val="24"/>
          <w:lang w:val="en-GB"/>
        </w:rPr>
        <w:t xml:space="preserve"> potential targets, QKI, TIA1, </w:t>
      </w:r>
      <w:r w:rsidR="00C24FBE" w:rsidRPr="00A14CCB">
        <w:rPr>
          <w:rFonts w:ascii="Arial" w:hAnsi="Arial" w:cs="Arial"/>
          <w:sz w:val="24"/>
          <w:szCs w:val="24"/>
          <w:lang w:val="en-GB"/>
        </w:rPr>
        <w:t>PCBP1</w:t>
      </w:r>
      <w:r w:rsidR="00BA42D9" w:rsidRPr="00A14CCB">
        <w:rPr>
          <w:rFonts w:ascii="Arial" w:hAnsi="Arial" w:cs="Arial"/>
          <w:sz w:val="24"/>
          <w:szCs w:val="24"/>
          <w:lang w:val="en-GB"/>
        </w:rPr>
        <w:t>, and</w:t>
      </w:r>
      <w:r w:rsidR="00C24FBE" w:rsidRPr="00A14CCB">
        <w:rPr>
          <w:rFonts w:ascii="Arial" w:hAnsi="Arial" w:cs="Arial"/>
          <w:sz w:val="24"/>
          <w:szCs w:val="24"/>
          <w:lang w:val="en-GB"/>
        </w:rPr>
        <w:t xml:space="preserve"> YBX3</w:t>
      </w:r>
      <w:r w:rsidR="00BA42D9" w:rsidRPr="00A14CCB">
        <w:rPr>
          <w:rFonts w:ascii="Arial" w:hAnsi="Arial" w:cs="Arial"/>
          <w:sz w:val="24"/>
          <w:szCs w:val="24"/>
          <w:lang w:val="en-GB"/>
        </w:rPr>
        <w:t>.</w:t>
      </w:r>
      <w:r w:rsidR="00F27195" w:rsidRPr="00A14CCB">
        <w:rPr>
          <w:rFonts w:ascii="Arial" w:hAnsi="Arial" w:cs="Arial"/>
          <w:sz w:val="24"/>
          <w:szCs w:val="24"/>
          <w:lang w:val="en-GB"/>
        </w:rPr>
        <w:t xml:space="preserve"> </w:t>
      </w:r>
      <w:r w:rsidR="00B61F56" w:rsidRPr="00A14CCB">
        <w:rPr>
          <w:rFonts w:ascii="Arial" w:hAnsi="Arial" w:cs="Arial"/>
          <w:sz w:val="24"/>
          <w:szCs w:val="24"/>
          <w:lang w:val="en-GB"/>
        </w:rPr>
        <w:t xml:space="preserve"> </w:t>
      </w:r>
    </w:p>
    <w:p w14:paraId="65ADD4CC" w14:textId="73E03357" w:rsidR="00BE46EF" w:rsidRPr="00A14CCB" w:rsidRDefault="00C50331" w:rsidP="00EA46CB">
      <w:pPr>
        <w:jc w:val="both"/>
        <w:rPr>
          <w:rFonts w:ascii="Arial" w:hAnsi="Arial" w:cs="Arial"/>
          <w:sz w:val="24"/>
          <w:szCs w:val="24"/>
          <w:lang w:val="en-GB"/>
        </w:rPr>
      </w:pPr>
      <w:r w:rsidRPr="00A14CCB">
        <w:rPr>
          <w:rFonts w:ascii="Arial" w:hAnsi="Arial" w:cs="Arial"/>
          <w:sz w:val="24"/>
          <w:szCs w:val="24"/>
          <w:lang w:val="en-GB"/>
        </w:rPr>
        <w:t xml:space="preserve">To assess whether these splicing changes were consistent with RBP sequestration, we </w:t>
      </w:r>
      <w:r w:rsidR="00170336" w:rsidRPr="00A14CCB">
        <w:rPr>
          <w:rFonts w:ascii="Arial" w:hAnsi="Arial" w:cs="Arial"/>
          <w:sz w:val="24"/>
          <w:szCs w:val="24"/>
          <w:lang w:val="en-GB"/>
        </w:rPr>
        <w:t>compared</w:t>
      </w:r>
      <w:r w:rsidRPr="00A14CCB">
        <w:rPr>
          <w:rFonts w:ascii="Arial" w:hAnsi="Arial" w:cs="Arial"/>
          <w:sz w:val="24"/>
          <w:szCs w:val="24"/>
          <w:lang w:val="en-GB"/>
        </w:rPr>
        <w:t xml:space="preserve"> splicing patterns in cells with shRNA-mediated knockdown of each </w:t>
      </w:r>
      <w:r w:rsidR="00170336" w:rsidRPr="00A14CCB">
        <w:rPr>
          <w:rFonts w:ascii="Arial" w:hAnsi="Arial" w:cs="Arial"/>
          <w:sz w:val="24"/>
          <w:szCs w:val="24"/>
          <w:lang w:val="en-GB"/>
        </w:rPr>
        <w:t xml:space="preserve">candidate </w:t>
      </w:r>
      <w:r w:rsidRPr="00A14CCB">
        <w:rPr>
          <w:rFonts w:ascii="Arial" w:hAnsi="Arial" w:cs="Arial"/>
          <w:sz w:val="24"/>
          <w:szCs w:val="24"/>
          <w:lang w:val="en-GB"/>
        </w:rPr>
        <w:t>RBP</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{"citationID":"YQuTfNHe","properties":{"formattedCitation":"(80, 81)","plainCitation":"(80, 81)","noteIndex":0},"citationItems":[{"id":"7QlDGlPw/Z3OBsnyn","uris":["http://zotero.org/users/local/1p9EH8ax/items/FMNNJD3N"],"itemData":{"id":"HtmS51Tt/tbEFMJHL","type":"article-journal","container-title":"Nature","DOI":"10.1038/nature11247","ISSN":"0028-0836,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(80, 81)</w:t>
      </w:r>
      <w:r w:rsidR="00BA42D9"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B-F</w:t>
      </w:r>
      <w:r w:rsidRPr="00A14CCB">
        <w:rPr>
          <w:rFonts w:ascii="Arial" w:hAnsi="Arial" w:cs="Arial"/>
          <w:sz w:val="24"/>
          <w:szCs w:val="24"/>
          <w:lang w:val="en-GB"/>
        </w:rPr>
        <w:t xml:space="preserve"> – Left). RBPs whose RNA binding profiles </w:t>
      </w:r>
      <w:r w:rsidR="00170336" w:rsidRPr="00A14CCB">
        <w:rPr>
          <w:rFonts w:ascii="Arial" w:hAnsi="Arial" w:cs="Arial"/>
          <w:sz w:val="24"/>
          <w:szCs w:val="24"/>
          <w:lang w:val="en-GB"/>
        </w:rPr>
        <w:t>resembled</w:t>
      </w:r>
      <w:r w:rsidRPr="00A14CCB">
        <w:rPr>
          <w:rFonts w:ascii="Arial" w:hAnsi="Arial" w:cs="Arial"/>
          <w:sz w:val="24"/>
          <w:szCs w:val="24"/>
          <w:lang w:val="en-GB"/>
        </w:rPr>
        <w:t xml:space="preserve"> the splicing </w:t>
      </w:r>
      <w:r w:rsidR="00170336" w:rsidRPr="00A14CCB">
        <w:rPr>
          <w:rFonts w:ascii="Arial" w:hAnsi="Arial" w:cs="Arial"/>
          <w:sz w:val="24"/>
          <w:szCs w:val="24"/>
          <w:lang w:val="en-GB"/>
        </w:rPr>
        <w:t>changes</w:t>
      </w:r>
      <w:r w:rsidRPr="00A14CCB">
        <w:rPr>
          <w:rFonts w:ascii="Arial" w:hAnsi="Arial" w:cs="Arial"/>
          <w:sz w:val="24"/>
          <w:szCs w:val="24"/>
          <w:lang w:val="en-GB"/>
        </w:rPr>
        <w:t xml:space="preserve"> </w:t>
      </w:r>
      <w:r w:rsidR="00170336" w:rsidRPr="00A14CCB">
        <w:rPr>
          <w:rFonts w:ascii="Arial" w:hAnsi="Arial" w:cs="Arial"/>
          <w:sz w:val="24"/>
          <w:szCs w:val="24"/>
          <w:lang w:val="en-GB"/>
        </w:rPr>
        <w:t>observed</w:t>
      </w:r>
      <w:r w:rsidRPr="00A14CCB">
        <w:rPr>
          <w:rFonts w:ascii="Arial" w:hAnsi="Arial" w:cs="Arial"/>
          <w:sz w:val="24"/>
          <w:szCs w:val="24"/>
          <w:lang w:val="en-GB"/>
        </w:rPr>
        <w:t xml:space="preserve"> </w:t>
      </w:r>
      <w:r w:rsidR="00170336" w:rsidRPr="00A14CCB">
        <w:rPr>
          <w:rFonts w:ascii="Arial" w:hAnsi="Arial" w:cs="Arial"/>
          <w:sz w:val="24"/>
          <w:szCs w:val="24"/>
          <w:lang w:val="en-GB"/>
        </w:rPr>
        <w:t>upon</w:t>
      </w:r>
      <w:r w:rsidRPr="00A14CCB">
        <w:rPr>
          <w:rFonts w:ascii="Arial" w:hAnsi="Arial" w:cs="Arial"/>
          <w:sz w:val="24"/>
          <w:szCs w:val="24"/>
          <w:lang w:val="en-GB"/>
        </w:rPr>
        <w:t xml:space="preserve"> knockdown were considered likely to affect cellular function through SG sequestration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B-F</w:t>
      </w:r>
      <w:r w:rsidRPr="00A14CCB">
        <w:rPr>
          <w:rFonts w:ascii="Arial" w:hAnsi="Arial" w:cs="Arial"/>
          <w:sz w:val="24"/>
          <w:szCs w:val="24"/>
          <w:lang w:val="en-GB"/>
        </w:rPr>
        <w:t xml:space="preserve"> – Middle). Of the </w:t>
      </w:r>
      <w:r w:rsidR="00260A64" w:rsidRPr="00A14CCB">
        <w:rPr>
          <w:rFonts w:ascii="Arial" w:hAnsi="Arial" w:cs="Arial"/>
          <w:sz w:val="24"/>
          <w:szCs w:val="24"/>
          <w:lang w:val="en-GB"/>
        </w:rPr>
        <w:t xml:space="preserve">four </w:t>
      </w:r>
      <w:r w:rsidRPr="00A14CCB">
        <w:rPr>
          <w:rFonts w:ascii="Arial" w:hAnsi="Arial" w:cs="Arial"/>
          <w:sz w:val="24"/>
          <w:szCs w:val="24"/>
          <w:lang w:val="en-GB"/>
        </w:rPr>
        <w:t>RBPs, only TIA1</w:t>
      </w:r>
      <w:r w:rsidR="007B2D1D" w:rsidRPr="00A14CCB">
        <w:rPr>
          <w:rFonts w:ascii="Arial" w:hAnsi="Arial" w:cs="Arial"/>
          <w:sz w:val="24"/>
          <w:szCs w:val="24"/>
          <w:lang w:val="en-GB"/>
        </w:rPr>
        <w:t xml:space="preserve"> and YBX3</w:t>
      </w:r>
      <w:r w:rsidRPr="00A14CCB">
        <w:rPr>
          <w:rFonts w:ascii="Arial" w:hAnsi="Arial" w:cs="Arial"/>
          <w:sz w:val="24"/>
          <w:szCs w:val="24"/>
          <w:lang w:val="en-GB"/>
        </w:rPr>
        <w:t xml:space="preserve"> showed visually similar patterns, </w:t>
      </w:r>
      <w:r w:rsidR="00260A64" w:rsidRPr="00A14CCB">
        <w:rPr>
          <w:rFonts w:ascii="Arial" w:hAnsi="Arial" w:cs="Arial"/>
          <w:sz w:val="24"/>
          <w:szCs w:val="24"/>
          <w:lang w:val="en-GB"/>
        </w:rPr>
        <w:t>with Pearson correlations of 0.44 and 0.77</w:t>
      </w:r>
      <w:r w:rsidR="00161827" w:rsidRPr="00A14CCB">
        <w:rPr>
          <w:rFonts w:ascii="Arial" w:hAnsi="Arial" w:cs="Arial"/>
          <w:sz w:val="24"/>
          <w:szCs w:val="24"/>
          <w:lang w:val="en-GB"/>
        </w:rPr>
        <w:t>,</w:t>
      </w:r>
      <w:r w:rsidR="00260A64" w:rsidRPr="00A14CCB">
        <w:rPr>
          <w:rFonts w:ascii="Arial" w:hAnsi="Arial" w:cs="Arial"/>
          <w:sz w:val="24"/>
          <w:szCs w:val="24"/>
          <w:lang w:val="en-GB"/>
        </w:rPr>
        <w:t xml:space="preserve"> respectively</w:t>
      </w:r>
      <w:r w:rsidR="00C36DB0" w:rsidRPr="00A14CCB">
        <w:rPr>
          <w:rFonts w:ascii="Arial" w:hAnsi="Arial" w:cs="Arial"/>
          <w:sz w:val="24"/>
          <w:szCs w:val="24"/>
          <w:lang w:val="en-GB"/>
        </w:rPr>
        <w:t>,</w:t>
      </w:r>
      <w:r w:rsidR="00260A64" w:rsidRPr="00A14CCB">
        <w:rPr>
          <w:rFonts w:ascii="Arial" w:hAnsi="Arial" w:cs="Arial"/>
          <w:sz w:val="24"/>
          <w:szCs w:val="24"/>
          <w:lang w:val="en-GB"/>
        </w:rPr>
        <w:t xml:space="preserve"> between their binding profiles and KD-induced </w:t>
      </w:r>
      <w:r w:rsidR="00260A64" w:rsidRPr="00A14CCB">
        <w:rPr>
          <w:rFonts w:ascii="Arial" w:hAnsi="Arial" w:cs="Arial"/>
          <w:sz w:val="24"/>
          <w:szCs w:val="24"/>
          <w:lang w:val="en-GB"/>
        </w:rPr>
        <w:lastRenderedPageBreak/>
        <w:t xml:space="preserve">splicing changes (using the Chi-Squared statistic) </w:t>
      </w:r>
      <w:r w:rsidRPr="00A14CCB">
        <w:rPr>
          <w:rFonts w:ascii="Arial" w:hAnsi="Arial" w:cs="Arial"/>
          <w:sz w:val="24"/>
          <w:szCs w:val="24"/>
          <w:lang w:val="en-GB"/>
        </w:rPr>
        <w:t xml:space="preserve">. </w:t>
      </w:r>
      <w:r w:rsidR="00EA46CB" w:rsidRPr="00A14CCB">
        <w:rPr>
          <w:rFonts w:ascii="Arial" w:hAnsi="Arial" w:cs="Arial"/>
          <w:sz w:val="24"/>
          <w:szCs w:val="24"/>
          <w:lang w:val="en-GB"/>
        </w:rPr>
        <w:t>However</w:t>
      </w:r>
      <w:r w:rsidRPr="00A14CCB">
        <w:rPr>
          <w:rFonts w:ascii="Arial" w:hAnsi="Arial" w:cs="Arial"/>
          <w:sz w:val="24"/>
          <w:szCs w:val="24"/>
          <w:lang w:val="en-GB"/>
        </w:rPr>
        <w:t>, these effects may stem from general stress-induced changes in RBP locali</w:t>
      </w:r>
      <w:r w:rsidR="00480D88" w:rsidRPr="00A14CCB">
        <w:rPr>
          <w:rFonts w:ascii="Arial" w:hAnsi="Arial" w:cs="Arial"/>
          <w:sz w:val="24"/>
          <w:szCs w:val="24"/>
          <w:lang w:val="en-GB"/>
        </w:rPr>
        <w:t>s</w:t>
      </w:r>
      <w:r w:rsidRPr="00A14CCB">
        <w:rPr>
          <w:rFonts w:ascii="Arial" w:hAnsi="Arial" w:cs="Arial"/>
          <w:sz w:val="24"/>
          <w:szCs w:val="24"/>
          <w:lang w:val="en-GB"/>
        </w:rPr>
        <w:t>ation or function, rather than SG sequestration specifically.</w:t>
      </w:r>
    </w:p>
    <w:p w14:paraId="11263CF9" w14:textId="499A277F" w:rsidR="00127E3D" w:rsidRPr="00A14CCB" w:rsidRDefault="00C50331" w:rsidP="00C50331">
      <w:pPr>
        <w:jc w:val="both"/>
        <w:rPr>
          <w:rFonts w:ascii="Arial" w:hAnsi="Arial" w:cs="Arial"/>
          <w:sz w:val="24"/>
          <w:szCs w:val="24"/>
          <w:lang w:val="en-GB"/>
        </w:rPr>
      </w:pPr>
      <w:r w:rsidRPr="00A14CCB">
        <w:rPr>
          <w:rFonts w:ascii="Arial" w:hAnsi="Arial" w:cs="Arial"/>
          <w:sz w:val="24"/>
          <w:szCs w:val="24"/>
          <w:lang w:val="en-GB"/>
        </w:rPr>
        <w:t>To determine whether these effects were SG-specific, we repeated the splicing analysis in G3BP1/G3BP2 knockout cells exposed to dsRNA</w:t>
      </w:r>
      <w:r w:rsidR="00C76435" w:rsidRPr="00A14CCB">
        <w:rPr>
          <w:rFonts w:ascii="Arial" w:hAnsi="Arial" w:cs="Arial"/>
          <w:sz w:val="24"/>
          <w:szCs w:val="24"/>
          <w:lang w:val="en-GB"/>
        </w:rPr>
        <w:t xml:space="preserve">, </w:t>
      </w:r>
      <w:r w:rsidRPr="00A14CCB">
        <w:rPr>
          <w:rFonts w:ascii="Arial" w:hAnsi="Arial" w:cs="Arial"/>
          <w:sz w:val="24"/>
          <w:szCs w:val="24"/>
          <w:lang w:val="en-GB"/>
        </w:rPr>
        <w:t>a condition under which SGs do not form</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De1msOc","properties":{"formattedCitation":"(7)","plainCitation":"(7)","noteIndex":0},"citationItems":[{"id":"7QlDGlPw/whmaCuBT","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(7)</w:t>
      </w:r>
      <w:r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C43609" w:rsidRPr="00A14CCB">
        <w:rPr>
          <w:rFonts w:ascii="Arial" w:hAnsi="Arial" w:cs="Arial"/>
          <w:sz w:val="24"/>
          <w:szCs w:val="24"/>
          <w:lang w:val="en-GB"/>
        </w:rPr>
        <w:t xml:space="preserv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C43609" w:rsidRPr="00A14CCB">
        <w:rPr>
          <w:rFonts w:ascii="Arial" w:hAnsi="Arial" w:cs="Arial"/>
          <w:sz w:val="24"/>
          <w:szCs w:val="24"/>
          <w:lang w:val="en-GB"/>
        </w:rPr>
        <w:t>B-F</w:t>
      </w:r>
      <w:r w:rsidRPr="00A14CCB">
        <w:rPr>
          <w:rFonts w:ascii="Arial" w:hAnsi="Arial" w:cs="Arial"/>
          <w:sz w:val="24"/>
          <w:szCs w:val="24"/>
          <w:lang w:val="en-GB"/>
        </w:rPr>
        <w:t xml:space="preserve"> – Right).</w:t>
      </w:r>
      <w:r w:rsidR="00F70F69" w:rsidRPr="00A14CCB">
        <w:rPr>
          <w:rFonts w:ascii="Arial" w:hAnsi="Arial" w:cs="Arial"/>
          <w:sz w:val="24"/>
          <w:szCs w:val="24"/>
          <w:lang w:val="en-GB"/>
        </w:rPr>
        <w:t xml:space="preserve"> </w:t>
      </w:r>
      <w:r w:rsidR="00127E3D" w:rsidRPr="00A14CCB">
        <w:rPr>
          <w:rFonts w:ascii="Arial" w:hAnsi="Arial" w:cs="Arial"/>
          <w:sz w:val="24"/>
          <w:szCs w:val="24"/>
          <w:lang w:val="en-GB"/>
        </w:rPr>
        <w:t xml:space="preserve">Without SG assembly, the correlation for TIA1 dropped markedly (r = 0.07), suggesting that its </w:t>
      </w:r>
      <w:r w:rsidR="00161827" w:rsidRPr="00A14CCB">
        <w:rPr>
          <w:rFonts w:ascii="Arial" w:hAnsi="Arial" w:cs="Arial"/>
          <w:sz w:val="24"/>
          <w:szCs w:val="24"/>
          <w:lang w:val="en-GB"/>
        </w:rPr>
        <w:t xml:space="preserve">impact on </w:t>
      </w:r>
      <w:r w:rsidR="00127E3D" w:rsidRPr="00A14CCB">
        <w:rPr>
          <w:rFonts w:ascii="Arial" w:hAnsi="Arial" w:cs="Arial"/>
          <w:sz w:val="24"/>
          <w:szCs w:val="24"/>
          <w:lang w:val="en-GB"/>
        </w:rPr>
        <w:t xml:space="preserve">splicing is specifically contingent on SG formation and thus consistent with functional impairment through SG sequestration. In contrast, the correlation for YBX3 remained substantial (r = 0.64), indicating that </w:t>
      </w:r>
      <w:r w:rsidR="00161827" w:rsidRPr="00A14CCB">
        <w:rPr>
          <w:rFonts w:ascii="Arial" w:hAnsi="Arial" w:cs="Arial"/>
          <w:sz w:val="24"/>
          <w:szCs w:val="24"/>
          <w:lang w:val="en-GB"/>
        </w:rPr>
        <w:t>the</w:t>
      </w:r>
      <w:r w:rsidR="00127E3D" w:rsidRPr="00A14CCB">
        <w:rPr>
          <w:rFonts w:ascii="Arial" w:hAnsi="Arial" w:cs="Arial"/>
          <w:sz w:val="24"/>
          <w:szCs w:val="24"/>
          <w:lang w:val="en-GB"/>
        </w:rPr>
        <w:t xml:space="preserve"> pattern </w:t>
      </w:r>
      <w:r w:rsidR="00161827" w:rsidRPr="00A14CCB">
        <w:rPr>
          <w:rFonts w:ascii="Arial" w:hAnsi="Arial" w:cs="Arial"/>
          <w:sz w:val="24"/>
          <w:szCs w:val="24"/>
          <w:lang w:val="en-GB"/>
        </w:rPr>
        <w:t xml:space="preserve">of its impact on splicing </w:t>
      </w:r>
      <w:r w:rsidR="00127E3D" w:rsidRPr="00A14CCB">
        <w:rPr>
          <w:rFonts w:ascii="Arial" w:hAnsi="Arial" w:cs="Arial"/>
          <w:sz w:val="24"/>
          <w:szCs w:val="24"/>
          <w:lang w:val="en-GB"/>
        </w:rPr>
        <w:t>reflects a general stress response independent of SG assembly.</w:t>
      </w:r>
    </w:p>
    <w:p w14:paraId="55BF2CFF" w14:textId="20622C9D" w:rsidR="003E739D" w:rsidRPr="00A14CCB" w:rsidRDefault="003E739D" w:rsidP="00127E3D">
      <w:pPr>
        <w:jc w:val="both"/>
        <w:rPr>
          <w:rFonts w:ascii="Arial" w:hAnsi="Arial" w:cs="Arial"/>
          <w:sz w:val="24"/>
          <w:szCs w:val="24"/>
          <w:lang w:val="en-GB"/>
        </w:rPr>
      </w:pPr>
      <w:r w:rsidRPr="00A14CCB">
        <w:rPr>
          <w:rFonts w:ascii="Arial" w:hAnsi="Arial" w:cs="Arial"/>
          <w:sz w:val="24"/>
          <w:szCs w:val="24"/>
          <w:lang w:val="en-GB"/>
        </w:rPr>
        <w:t xml:space="preserve">We next performed immunofluorescence for TIA1 under control and hyperosmotic stress conditions. Although we initially considered including DIDS to block SG formation under stress, providing a closer parallel to our </w:t>
      </w:r>
      <w:r w:rsidRPr="00A14CCB">
        <w:rPr>
          <w:rFonts w:ascii="Arial" w:hAnsi="Arial" w:cs="Arial"/>
          <w:i/>
          <w:iCs/>
          <w:sz w:val="24"/>
          <w:szCs w:val="24"/>
          <w:lang w:val="en-GB"/>
        </w:rPr>
        <w:t>in silico</w:t>
      </w:r>
      <w:r w:rsidRPr="00A14CCB">
        <w:rPr>
          <w:rFonts w:ascii="Arial" w:hAnsi="Arial" w:cs="Arial"/>
          <w:sz w:val="24"/>
          <w:szCs w:val="24"/>
          <w:lang w:val="en-GB"/>
        </w:rPr>
        <w:t xml:space="preserve"> comparisons, the compound’s broad off-target and cell-wide effects (</w:t>
      </w:r>
      <w:r w:rsidR="00AD37D6" w:rsidRPr="00A14CCB">
        <w:rPr>
          <w:rFonts w:ascii="Arial" w:hAnsi="Arial" w:cs="Arial"/>
          <w:sz w:val="24"/>
          <w:szCs w:val="24"/>
          <w:lang w:val="en-GB"/>
        </w:rPr>
        <w:t>Supplementary Figure 1</w:t>
      </w:r>
      <w:r w:rsidR="00891207" w:rsidRPr="00A14CCB">
        <w:rPr>
          <w:rFonts w:ascii="Arial" w:hAnsi="Arial" w:cs="Arial"/>
          <w:sz w:val="24"/>
          <w:szCs w:val="24"/>
          <w:lang w:val="en-GB"/>
        </w:rPr>
        <w:t>4</w:t>
      </w:r>
      <w:r w:rsidR="00AD37D6" w:rsidRPr="00A14CCB">
        <w:rPr>
          <w:rFonts w:ascii="Arial" w:hAnsi="Arial" w:cs="Arial"/>
          <w:sz w:val="24"/>
          <w:szCs w:val="24"/>
          <w:lang w:val="en-GB"/>
        </w:rPr>
        <w:t>A</w:t>
      </w:r>
      <w:r w:rsidRPr="00A14CCB">
        <w:rPr>
          <w:rFonts w:ascii="Arial" w:hAnsi="Arial" w:cs="Arial"/>
          <w:sz w:val="24"/>
          <w:szCs w:val="24"/>
          <w:lang w:val="en-GB"/>
        </w:rPr>
        <w:t>) led us to focus instead on a direct comparison between stressed and unstressed cells. Under homeosta</w:t>
      </w:r>
      <w:del w:id="175" w:author="Diana Vieira" w:date="2026-08-27T10:09:00Z" w16du:dateUtc="2026-08-27T09:09:00Z">
        <w:r w:rsidRPr="00A14CCB" w:rsidDel="00370B83">
          <w:rPr>
            <w:rFonts w:ascii="Arial" w:hAnsi="Arial" w:cs="Arial"/>
            <w:sz w:val="24"/>
            <w:szCs w:val="24"/>
            <w:lang w:val="en-GB"/>
          </w:rPr>
          <w:delText>s</w:delText>
        </w:r>
      </w:del>
      <w:ins w:id="176" w:author="Diana Vieira" w:date="2026-08-27T10:09:00Z" w16du:dateUtc="2026-08-27T09:09:00Z">
        <w:r w:rsidR="00370B83">
          <w:rPr>
            <w:rFonts w:ascii="Arial" w:hAnsi="Arial" w:cs="Arial"/>
            <w:sz w:val="24"/>
            <w:szCs w:val="24"/>
            <w:lang w:val="en-GB"/>
          </w:rPr>
          <w:t>t</w:t>
        </w:r>
      </w:ins>
      <w:r w:rsidRPr="00A14CCB">
        <w:rPr>
          <w:rFonts w:ascii="Arial" w:hAnsi="Arial" w:cs="Arial"/>
          <w:sz w:val="24"/>
          <w:szCs w:val="24"/>
          <w:lang w:val="en-GB"/>
        </w:rPr>
        <w:t>ic conditions, TIA1 is typically nuclear</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{"citationID":"JiX2lbT3","properties":{"formattedCitation":"(105, 106)","plainCitation":"(105, 106)","noteIndex":0},"citationItems":[{"id":"7QlDGlPw/O357v0p1","uris":["http://zotero.org/users/local/q86rvdj2/items/TQDB2CFS"],"itemData":{"id":163,"type":"software","title":"The Human Protein Atlas","URL":"proteinatlas.org"}},{"id":162,"uris":["http://zotero.org/users/local/q86rvdj2/items/5HHUTC8I"],"itemData":{"id":162,"type":"article-journal","abstract":"Mapping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(105, 106)</w:t>
      </w:r>
      <w:r w:rsidRPr="00A14CCB">
        <w:rPr>
          <w:rFonts w:ascii="Arial" w:hAnsi="Arial" w:cs="Arial"/>
          <w:sz w:val="24"/>
          <w:szCs w:val="24"/>
          <w:lang w:val="en-GB"/>
        </w:rPr>
        <w:fldChar w:fldCharType="end"/>
      </w:r>
      <w:r w:rsidRPr="00A14CCB">
        <w:rPr>
          <w:rFonts w:ascii="Arial" w:hAnsi="Arial" w:cs="Arial"/>
          <w:sz w:val="24"/>
          <w:szCs w:val="24"/>
          <w:lang w:val="en-GB"/>
        </w:rPr>
        <w:t>, but in our experiments the signal was predominantly cytoplasmic, likely reflecting the baseline stress inherent to cell culture. Despite this, we did not detect obvious differences in TIA1 locali</w:t>
      </w:r>
      <w:r w:rsidR="00480D88" w:rsidRPr="00A14CCB">
        <w:rPr>
          <w:rFonts w:ascii="Arial" w:hAnsi="Arial" w:cs="Arial"/>
          <w:sz w:val="24"/>
          <w:szCs w:val="24"/>
          <w:lang w:val="en-GB"/>
        </w:rPr>
        <w:t>s</w:t>
      </w:r>
      <w:r w:rsidRPr="00A14CCB">
        <w:rPr>
          <w:rFonts w:ascii="Arial" w:hAnsi="Arial" w:cs="Arial"/>
          <w:sz w:val="24"/>
          <w:szCs w:val="24"/>
          <w:lang w:val="en-GB"/>
        </w:rPr>
        <w:t xml:space="preserve">ation between stressed and unstressed samples. Nevertheless, TIA1 staining reliably marked SGs, consistent with its canonical role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A</w:t>
      </w:r>
      <w:r w:rsidRPr="00A14CCB">
        <w:rPr>
          <w:rFonts w:ascii="Arial" w:hAnsi="Arial" w:cs="Arial"/>
          <w:sz w:val="24"/>
          <w:szCs w:val="24"/>
          <w:lang w:val="en-GB"/>
        </w:rPr>
        <w:t>).</w:t>
      </w:r>
    </w:p>
    <w:p w14:paraId="05DD611F" w14:textId="35064F96" w:rsidR="00C50331" w:rsidRPr="00A14CCB" w:rsidRDefault="007D4F23" w:rsidP="001F12A5">
      <w:pPr>
        <w:rPr>
          <w:rFonts w:ascii="Arial" w:hAnsi="Arial" w:cs="Arial"/>
          <w:sz w:val="24"/>
          <w:szCs w:val="24"/>
          <w:lang w:val="en-GB"/>
        </w:rPr>
      </w:pPr>
      <w:r w:rsidRPr="00A14CCB">
        <w:rPr>
          <w:rFonts w:ascii="Arial" w:hAnsi="Arial" w:cs="Arial"/>
          <w:sz w:val="24"/>
          <w:szCs w:val="24"/>
          <w:lang w:val="en-GB"/>
        </w:rPr>
        <w:t>Beyond its</w:t>
      </w:r>
      <w:r w:rsidR="00B442C3" w:rsidRPr="00A14CCB">
        <w:rPr>
          <w:rFonts w:ascii="Arial" w:hAnsi="Arial" w:cs="Arial"/>
          <w:sz w:val="24"/>
          <w:szCs w:val="24"/>
          <w:lang w:val="en-GB"/>
        </w:rPr>
        <w:t xml:space="preserve"> roles in SG-assembly</w:t>
      </w:r>
      <w:r w:rsidR="00B442C3"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{"citationID":"tCB0RdvB","properties":{"formattedCitation":"(107)","plainCitation":"(107)","noteIndex":0},"citationItems":[{"id":"7QlDGlPw/BoN1lUK2","uris":["http://zotero.org/users/local/q86rvdj2/items/73QNTUY6"],"itemData":{"id":143,"type":"article-journal","abstract":"TIA-1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(eIF)2alpha in response to arsenite. Our results reveal that prion-like aggregation of TIA-1 regulates SG formation downstream of eIF2alpha phosphorylation in response to stress.","container-title":"Molecular Biology of the Cell","DOI":"10.1091/mbc.e04-08-0715","ISSN":"1059-1524","issue":"12","journalAbbreviation":"Mol Biol Cell","language":"eng","note":"PMID: 15371533\nPMCID: PMC532018","page":"5383-5398","source":"PubMed","title":"Stress granule assembly is mediated by prion-like aggregation of TIA-1","volume":"15","author":[{"family":"Gilks","given":"Natalie"},{"family":"Kedersha","given":"Nancy"},{"family":"Ayodele","given":"Maranatha"},{"family":"Shen","given":"Lily"},{"family":"Stoecklin","given":"Georg"},{"family":"Dember","given":"Laura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B442C3" w:rsidRPr="00A14CCB">
        <w:rPr>
          <w:rFonts w:ascii="Arial" w:hAnsi="Arial" w:cs="Arial"/>
          <w:sz w:val="24"/>
          <w:szCs w:val="24"/>
          <w:lang w:val="en-GB"/>
        </w:rPr>
        <w:fldChar w:fldCharType="separate"/>
      </w:r>
      <w:r w:rsidR="0097304F" w:rsidRPr="005379E1">
        <w:rPr>
          <w:rFonts w:ascii="Arial" w:hAnsi="Arial" w:cs="Arial"/>
          <w:sz w:val="24"/>
          <w:lang w:val="en-GB"/>
        </w:rPr>
        <w:t>(107)</w:t>
      </w:r>
      <w:r w:rsidR="00B442C3"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50331" w:rsidRPr="00A14CCB">
        <w:rPr>
          <w:rFonts w:ascii="Arial" w:hAnsi="Arial" w:cs="Arial"/>
          <w:sz w:val="24"/>
          <w:szCs w:val="24"/>
          <w:lang w:val="en-GB"/>
        </w:rPr>
        <w:t xml:space="preserve">TIA1 </w:t>
      </w:r>
      <w:r w:rsidRPr="00A14CCB">
        <w:rPr>
          <w:rFonts w:ascii="Arial" w:hAnsi="Arial" w:cs="Arial"/>
          <w:sz w:val="24"/>
          <w:szCs w:val="24"/>
          <w:lang w:val="en-GB"/>
        </w:rPr>
        <w:t xml:space="preserve">is a known </w:t>
      </w:r>
      <w:r w:rsidR="00C50331" w:rsidRPr="00A14CCB">
        <w:rPr>
          <w:rFonts w:ascii="Arial" w:hAnsi="Arial" w:cs="Arial"/>
          <w:sz w:val="24"/>
          <w:szCs w:val="24"/>
          <w:lang w:val="en-GB"/>
        </w:rPr>
        <w:t>splicing</w:t>
      </w:r>
      <w:r w:rsidRPr="00A14CCB">
        <w:rPr>
          <w:rFonts w:ascii="Arial" w:hAnsi="Arial" w:cs="Arial"/>
          <w:sz w:val="24"/>
          <w:szCs w:val="24"/>
          <w:lang w:val="en-GB"/>
        </w:rPr>
        <w:t xml:space="preserve"> regulator</w:t>
      </w:r>
      <w:r w:rsidR="00C50331"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{"citationID":"7qzN6WYO","properties":{"formattedCitation":"(108)","plainCitation":"(108)","noteIndex":0},"citationItems":[{"id":"7QlDGlPw/RJGR5MQ2","uris":["http://zotero.org/users/local/q86rvdj2/items/DXAEZCGY"],"itemData":{"id":14,"type":"article-journal","abstract":"Splicing of the K-SAM alternative exon of the fibroblast growth factor receptor 2 gene is heavily dependent on the U-rich sequence IAS1 lying immediately downstream from its 5' splice site. We show that IAS1 can activate the use of several heterologous 5' splice sites in vitro. Addition of the RNA-binding protein TIA-1 to splicing extracts preferentially enhances the use of 5' splice sites linked to IAS1. TIA-1 can provoke a switch to use of such sites on pre-mRNAs with competing 5' splice sites, only one of which is adjacent to IAS1. Using a combination of UV cross-linking and specific immunoprecipitation steps, we show that TIA-1 binds to IAS1 in cell extracts. This binding is stronger if IAS1 is adjacent to a 5' splice site and is U1 snRNP dependent. Overexpression of TIA-1 in cultured cells activates K-SAM exon splicing in an IAS1-dependent manner. If IAS1 is replaced with a bacteriophage MS2 operator, splicing of the K-SAM exon can no longer be activated by TIA-1. Splicing can, however, be activated by a TIA-1-MS2 coat protein fusion, provided that the operator is close to the 5' splice site. Our results identify TIA-1 as a novel splicing regulator, which acts by binding to intron sequences immediately downstream from a 5' splice site in a U1 snRNP-dependent fashion. TIA-1 is distantly related to the yeast U1 snRNP protein Nam8p, and the functional similarities between the two proteins are discussed.","container-title":"Molecular and Cellular Biology","DOI":"10.1128/MCB.20.17.6287-6299.2000","ISSN":"0270-7306","issue":"17","journalAbbreviation":"Mol Cell Biol","language":"eng","note":"PMID: 10938105\nPMCID: PMC86103","page":"6287-6299","source":"PubMed","title":"The RNA-binding protein TIA-1 is a novel mammalian splicing regulator acting through intron sequences adjacent to a 5' splice site","volume":"20","author":[{"family":"Del Gatto-Konczak","given":"F."},{"family":"Bourgeois","given":"C. F."},{"family":"Le Guiner","given":"C."},{"family":"Kister","given":"L."},{"family":"Gesnel","given":"M. C."},{"family":"Stévenin","given":"J."},{"family":"Breathnach","given":"R."}],"issued":{"date-parts":[["2000",9]]}}}],"schema":"https://github.com/citation-style-language/schema/raw/master/csl-citation.json"}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(108)</w:t>
      </w:r>
      <w:r w:rsidR="00C50331" w:rsidRPr="00A14CCB">
        <w:rPr>
          <w:rFonts w:ascii="Arial" w:hAnsi="Arial" w:cs="Arial"/>
          <w:sz w:val="24"/>
          <w:szCs w:val="24"/>
          <w:lang w:val="en-GB"/>
        </w:rPr>
        <w:fldChar w:fldCharType="end"/>
      </w:r>
      <w:r w:rsidR="00C51233" w:rsidRPr="00A14CCB">
        <w:rPr>
          <w:rFonts w:ascii="Arial" w:hAnsi="Arial" w:cs="Arial"/>
          <w:sz w:val="24"/>
          <w:szCs w:val="24"/>
          <w:lang w:val="en-GB"/>
        </w:rPr>
        <w:t xml:space="preserve">, </w:t>
      </w:r>
      <w:r w:rsidR="00C50331" w:rsidRPr="00A14CCB">
        <w:rPr>
          <w:rFonts w:ascii="Arial" w:hAnsi="Arial" w:cs="Arial"/>
          <w:sz w:val="24"/>
          <w:szCs w:val="24"/>
          <w:lang w:val="en-GB"/>
        </w:rPr>
        <w:t>implicated in various neurological disorders</w:t>
      </w:r>
      <w:r w:rsidR="00C50331"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mTxkOST","properties":{"formattedCitation":"(109)","plainCitation":"(109)","noteIndex":0},"citationItems":[{"id":"7QlDGlPw/qT1XywOw","uris":["http://zotero.org/users/local/q86rvdj2/items/2BRNHZ4T"],"itemData":{"id":20,"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(109)</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Alongside TIAR, it </w:t>
      </w:r>
      <w:r w:rsidR="00C51233" w:rsidRPr="00A14CCB">
        <w:rPr>
          <w:rFonts w:ascii="Arial" w:hAnsi="Arial" w:cs="Arial"/>
          <w:sz w:val="24"/>
          <w:szCs w:val="24"/>
          <w:lang w:val="en-GB"/>
        </w:rPr>
        <w:t>participates</w:t>
      </w:r>
      <w:r w:rsidR="00C50331" w:rsidRPr="00A14CCB">
        <w:rPr>
          <w:rFonts w:ascii="Arial" w:hAnsi="Arial" w:cs="Arial"/>
          <w:sz w:val="24"/>
          <w:szCs w:val="24"/>
          <w:lang w:val="en-GB"/>
        </w:rPr>
        <w:t xml:space="preserve"> in viral infection and replication</w:t>
      </w:r>
      <w:r w:rsidR="00C5033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{"citationID":"TacbITLo","properties":{"formattedCitation":"(110)","plainCitation":"(110)","noteIndex":0},"citationItems":[{"id":22,"uris":["http://zotero.org/users/local/q86rvdj2/items/P5Q76JMX"],"itemData":{"id":22,"type":"article-journal","abstract":"The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(110)</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with viruses such as West Nile and dengue shown to interact with both proteins, inhibiting SG formation</w:t>
      </w:r>
      <w:r w:rsidR="00C5033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{"citationID":"bgPcI751","properties":{"formattedCitation":"(110)","plainCitation":"(110)","noteIndex":0},"citationItems":[{"id":22,"uris":["http://zotero.org/users/local/q86rvdj2/items/P5Q76JMX"],"itemData":{"id":22,"type":"article-journal","abstract":"The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(110)</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w:t>
      </w:r>
      <w:r w:rsidR="00043E87" w:rsidRPr="00A14CCB">
        <w:rPr>
          <w:rFonts w:ascii="Arial" w:hAnsi="Arial" w:cs="Arial"/>
          <w:sz w:val="24"/>
          <w:szCs w:val="24"/>
          <w:lang w:val="en-GB"/>
        </w:rPr>
        <w:t>Whether this reflects a viral strategy to disrupt SG function or an indirect consequence of altering TIA1 activity remains unresolved</w:t>
      </w:r>
      <w:r w:rsidR="00C50331" w:rsidRPr="00A14CCB">
        <w:rPr>
          <w:rFonts w:ascii="Arial" w:hAnsi="Arial" w:cs="Arial"/>
          <w:sz w:val="24"/>
          <w:szCs w:val="24"/>
          <w:lang w:val="en-GB"/>
        </w:rPr>
        <w:t xml:space="preserve">. </w:t>
      </w:r>
      <w:r w:rsidR="00AF75BE" w:rsidRPr="00A14CCB">
        <w:rPr>
          <w:rFonts w:ascii="Arial" w:hAnsi="Arial" w:cs="Arial"/>
          <w:sz w:val="24"/>
          <w:szCs w:val="24"/>
          <w:lang w:val="en-GB"/>
        </w:rPr>
        <w:t>Importantly</w:t>
      </w:r>
      <w:r w:rsidR="00C50331" w:rsidRPr="00A14CCB">
        <w:rPr>
          <w:rFonts w:ascii="Arial" w:hAnsi="Arial" w:cs="Arial"/>
          <w:sz w:val="24"/>
          <w:szCs w:val="24"/>
          <w:lang w:val="en-GB"/>
        </w:rPr>
        <w:t>, the gene expression changes</w:t>
      </w:r>
      <w:r w:rsidR="00856307" w:rsidRPr="00A14CCB">
        <w:rPr>
          <w:rFonts w:ascii="Arial" w:hAnsi="Arial" w:cs="Arial"/>
          <w:sz w:val="24"/>
          <w:szCs w:val="24"/>
          <w:lang w:val="en-GB"/>
        </w:rPr>
        <w:t xml:space="preserv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B</w:t>
      </w:r>
      <w:r w:rsidR="00856307" w:rsidRPr="00A14CCB">
        <w:rPr>
          <w:rFonts w:ascii="Arial" w:hAnsi="Arial" w:cs="Arial"/>
          <w:sz w:val="24"/>
          <w:szCs w:val="24"/>
          <w:lang w:val="en-GB"/>
        </w:rPr>
        <w:t>)</w:t>
      </w:r>
      <w:r w:rsidR="00B442C3" w:rsidRPr="00A14CCB">
        <w:rPr>
          <w:rFonts w:ascii="Arial" w:hAnsi="Arial" w:cs="Arial"/>
          <w:sz w:val="24"/>
          <w:szCs w:val="24"/>
          <w:lang w:val="en-GB"/>
        </w:rPr>
        <w:t>, and the splicing alterations</w:t>
      </w:r>
      <w:r w:rsidR="00856307" w:rsidRPr="00A14CCB">
        <w:rPr>
          <w:rFonts w:ascii="Arial" w:hAnsi="Arial" w:cs="Arial"/>
          <w:sz w:val="24"/>
          <w:szCs w:val="24"/>
          <w:lang w:val="en-GB"/>
        </w:rPr>
        <w:t xml:space="preserv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C</w:t>
      </w:r>
      <w:r w:rsidR="00856307" w:rsidRPr="00A14CCB">
        <w:rPr>
          <w:rFonts w:ascii="Arial" w:hAnsi="Arial" w:cs="Arial"/>
          <w:sz w:val="24"/>
          <w:szCs w:val="24"/>
          <w:lang w:val="en-GB"/>
        </w:rPr>
        <w:t>)</w:t>
      </w:r>
      <w:r w:rsidR="00B442C3" w:rsidRPr="00A14CCB">
        <w:rPr>
          <w:rFonts w:ascii="Arial" w:hAnsi="Arial" w:cs="Arial"/>
          <w:sz w:val="24"/>
          <w:szCs w:val="24"/>
          <w:lang w:val="en-GB"/>
        </w:rPr>
        <w:t xml:space="preserve"> </w:t>
      </w:r>
      <w:r w:rsidR="00C50331" w:rsidRPr="00A14CCB">
        <w:rPr>
          <w:rFonts w:ascii="Arial" w:hAnsi="Arial" w:cs="Arial"/>
          <w:sz w:val="24"/>
          <w:szCs w:val="24"/>
          <w:lang w:val="en-GB"/>
        </w:rPr>
        <w:t>following TIA1 knockdown</w:t>
      </w:r>
      <w:r w:rsidR="00AD784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{"citationID":"9CMl0G5R","properties":{"formattedCitation":"(80, 81)","plainCitation":"(80, 81)","noteIndex":0},"citationItems":[{"id":"7QlDGlPw/Z3OBsnyn","uris":["http://zotero.org/users/local/1p9EH8ax/items/FMNNJD3N"],"itemData":{"id":"xGq6HyRA/A5jbbBVp","type":"article-journal","container-title":"Nature","DOI":"10.1038/nature11247","ISSN":"0028-0836,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D784C" w:rsidRPr="00A14CCB">
        <w:rPr>
          <w:rFonts w:ascii="Arial" w:hAnsi="Arial" w:cs="Arial"/>
          <w:sz w:val="24"/>
          <w:szCs w:val="24"/>
          <w:lang w:val="en-GB"/>
        </w:rPr>
        <w:fldChar w:fldCharType="separate"/>
      </w:r>
      <w:r w:rsidR="0097304F" w:rsidRPr="005379E1">
        <w:rPr>
          <w:rFonts w:ascii="Arial" w:hAnsi="Arial" w:cs="Arial"/>
          <w:sz w:val="24"/>
          <w:lang w:val="en-GB"/>
        </w:rPr>
        <w:t>(80, 81)</w:t>
      </w:r>
      <w:r w:rsidR="00AD784C"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w:t>
      </w:r>
      <w:r w:rsidR="00AF75BE" w:rsidRPr="00A14CCB">
        <w:rPr>
          <w:rFonts w:ascii="Arial" w:hAnsi="Arial" w:cs="Arial"/>
          <w:sz w:val="24"/>
          <w:szCs w:val="24"/>
          <w:lang w:val="en-GB"/>
        </w:rPr>
        <w:t>did not reproduce</w:t>
      </w:r>
      <w:r w:rsidR="00C50331" w:rsidRPr="00A14CCB">
        <w:rPr>
          <w:rFonts w:ascii="Arial" w:hAnsi="Arial" w:cs="Arial"/>
          <w:sz w:val="24"/>
          <w:szCs w:val="24"/>
          <w:lang w:val="en-GB"/>
        </w:rPr>
        <w:t xml:space="preserve"> </w:t>
      </w:r>
      <w:r w:rsidR="00B442C3" w:rsidRPr="00A14CCB">
        <w:rPr>
          <w:rFonts w:ascii="Arial" w:hAnsi="Arial" w:cs="Arial"/>
          <w:sz w:val="24"/>
          <w:szCs w:val="24"/>
          <w:lang w:val="en-GB"/>
        </w:rPr>
        <w:t xml:space="preserve">the </w:t>
      </w:r>
      <w:r w:rsidR="00B64FDB" w:rsidRPr="00A14CCB">
        <w:rPr>
          <w:rFonts w:ascii="Arial" w:hAnsi="Arial" w:cs="Arial"/>
          <w:sz w:val="24"/>
          <w:szCs w:val="24"/>
          <w:lang w:val="en-GB"/>
        </w:rPr>
        <w:t>differences observed upon SG-assembly in U2-OS and A549 treated with dsRNA</w:t>
      </w:r>
      <w:r w:rsidR="00B64FDB"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oKD7qJTG","properties":{"formattedCitation":"(7)","plainCitation":"(7)","noteIndex":0},"citationItems":[{"id":"7QlDGlPw/whmaCuBT","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64FDB" w:rsidRPr="00A14CCB">
        <w:rPr>
          <w:rFonts w:ascii="Arial" w:hAnsi="Arial" w:cs="Arial"/>
          <w:sz w:val="24"/>
          <w:szCs w:val="24"/>
          <w:lang w:val="en-GB"/>
        </w:rPr>
        <w:fldChar w:fldCharType="separate"/>
      </w:r>
      <w:r w:rsidR="0097304F" w:rsidRPr="005379E1">
        <w:rPr>
          <w:rFonts w:ascii="Arial" w:hAnsi="Arial" w:cs="Arial"/>
          <w:sz w:val="24"/>
          <w:lang w:val="en-GB"/>
        </w:rPr>
        <w:t>(7)</w:t>
      </w:r>
      <w:r w:rsidR="00B64FDB" w:rsidRPr="00A14CCB">
        <w:rPr>
          <w:rFonts w:ascii="Arial" w:hAnsi="Arial" w:cs="Arial"/>
          <w:sz w:val="24"/>
          <w:szCs w:val="24"/>
          <w:lang w:val="en-GB"/>
        </w:rPr>
        <w:fldChar w:fldCharType="end"/>
      </w:r>
      <w:r w:rsidR="00B64FDB" w:rsidRPr="00A14CCB">
        <w:rPr>
          <w:rFonts w:ascii="Arial" w:hAnsi="Arial" w:cs="Arial"/>
          <w:sz w:val="24"/>
          <w:szCs w:val="24"/>
          <w:lang w:val="en-GB"/>
        </w:rPr>
        <w:t>.</w:t>
      </w:r>
      <w:r w:rsidR="00C50331" w:rsidRPr="00A14CCB">
        <w:rPr>
          <w:rFonts w:ascii="Arial" w:hAnsi="Arial" w:cs="Arial"/>
          <w:sz w:val="24"/>
          <w:szCs w:val="24"/>
          <w:lang w:val="en-GB"/>
        </w:rPr>
        <w:t xml:space="preserve"> </w:t>
      </w:r>
      <w:r w:rsidR="00856307" w:rsidRPr="00A14CCB">
        <w:rPr>
          <w:rFonts w:ascii="Arial" w:hAnsi="Arial" w:cs="Arial"/>
          <w:sz w:val="24"/>
          <w:szCs w:val="24"/>
          <w:lang w:val="en-GB"/>
        </w:rPr>
        <w:t>TIA1 sequestration is therefore unlikely to fully explain the anti-inflammatory phenotype associated with SG assembly.</w:t>
      </w:r>
    </w:p>
    <w:p w14:paraId="6CD90E18" w14:textId="22CF7DBC" w:rsidR="00E9270E" w:rsidRPr="001B750D" w:rsidRDefault="00E9270E" w:rsidP="00E9270E">
      <w:pPr>
        <w:pStyle w:val="Heading2"/>
        <w:rPr>
          <w:lang w:val="en-GB"/>
        </w:rPr>
      </w:pPr>
      <w:r w:rsidRPr="001B750D">
        <w:rPr>
          <w:lang w:val="en-GB"/>
        </w:rPr>
        <w:t xml:space="preserve">Proposed links between </w:t>
      </w:r>
      <w:r w:rsidR="00984445" w:rsidRPr="001B750D">
        <w:rPr>
          <w:lang w:val="en-GB"/>
        </w:rPr>
        <w:t>SGs</w:t>
      </w:r>
      <w:r w:rsidRPr="001B750D">
        <w:rPr>
          <w:lang w:val="en-GB"/>
        </w:rPr>
        <w:t xml:space="preserve"> and cancer may reflect indirect mechanisms</w:t>
      </w:r>
    </w:p>
    <w:p w14:paraId="76E88EBF" w14:textId="596BBCA3" w:rsidR="0040650B" w:rsidRPr="00A14CCB" w:rsidRDefault="008C2F52" w:rsidP="00533F41">
      <w:pPr>
        <w:jc w:val="both"/>
        <w:rPr>
          <w:rFonts w:ascii="Arial" w:hAnsi="Arial" w:cs="Arial"/>
          <w:sz w:val="24"/>
          <w:szCs w:val="24"/>
          <w:lang w:val="en-GB"/>
        </w:rPr>
      </w:pPr>
      <w:r w:rsidRPr="00A14CCB">
        <w:rPr>
          <w:rFonts w:ascii="Arial" w:hAnsi="Arial" w:cs="Arial"/>
          <w:sz w:val="24"/>
          <w:szCs w:val="24"/>
          <w:lang w:val="en-GB"/>
        </w:rPr>
        <w:t>Given the established link between inflammation and cancer</w:t>
      </w:r>
      <w:r w:rsidR="000E49D6"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aXarnJvh","properties":{"formattedCitation":"(111)","plainCitation":"(111)","noteIndex":0},"citationItems":[{"id":"7QlDGlPw/VxeUkm9N","uris":["http://zotero.org/users/local/1p9EH8ax/items/ZYK56KXR"],"itemData":{"id":144,"type":"article-journal","abstract":"Abstract\n            Cancer development and its response to therapy are regulated by inflammation, which either promotes or suppresses tumor progression, potentially displaying opposing effects on therapeutic outcomes. Chronic inflammation facilitates tumor progression and treatment resistance, whereas induction of acute inflammatory reactions often stimulates the maturation of dendritic cells (DCs) and antigen presentation, leading to anti-tumor immune responses. In addition, multiple signaling pathways, such as nuclear factor kappa B (NF-kB), Janus kinase/signal transducers and activators of transcription (JAK-STAT), toll-like receptor (TLR) pathways, cGAS/STING, and mitogen-activated protein kinase (MAPK); inflammatory factors, including cytokines (e.g., interleukin (IL), interferon (IFN), and tumor necrosis factor (TNF)-α), chemokines (e.g., C-C motif chemokine ligands (CCLs) and C-X-C motif chemokine ligands (CXCLs)), growth factors (e.g., vascular endothelial growth factor (VEGF), transforming growth factor (TGF)-β), and inflammasome; as well as inflammatory metabolites including prostaglandins, leukotrienes, thromboxane, and specialized proresolving mediators (SPM), have been identified as pivotal regulators of the initiation and resolution of inflammation. Nowadays, local irradiation, recombinant cytokines, neutralizing antibodies, small-molecule inhibitors, DC vaccines, oncolytic viruses, TLR agonists, and SPM have been developed to specifically modulate inflammation in cancer therapy, with some of these factors already undergoing clinical trials. Herein, we discuss the initiation and resolution of inflammation, the crosstalk between tumor development and inflammatory processes. We also highlight potential targets for harnessing inflammation in the treatment of cancer.","container-title":"Signal Transduction and Targeted Therapy","DOI":"10.1038/s41392-021-00658-5","ISSN":"2059-3635","issue":"1","journalAbbreviation":"Sig Transduct Target Ther","language":"en","page":"263","source":"DOI.org (Crossref)","title":"Inflammation and tumor progression: signaling pathways and targeted intervention","title-short":"Inflammation and tumor progression","volume":"6","author":[{"family":"Zhao","given":"Huakan"},{"family":"Wu","given":"Lei"},{"family":"Yan","given":"Guifang"},{"family":"Chen","given":"Yu"},{"family":"Zhou","given":"Mingyue"},{"family":"Wu","given":"Yongzhong"},{"family":"Li","given":"Yongsheng"}],"issued":{"date-parts":[["2021",7,12]]}}}],"schema":"https://github.com/citation-style-language/schema/raw/master/csl-citation.json"} </w:instrText>
      </w:r>
      <w:r w:rsidR="000E49D6" w:rsidRPr="00A14CCB">
        <w:rPr>
          <w:rFonts w:ascii="Arial" w:hAnsi="Arial" w:cs="Arial"/>
          <w:sz w:val="24"/>
          <w:szCs w:val="24"/>
          <w:lang w:val="en-GB"/>
        </w:rPr>
        <w:fldChar w:fldCharType="separate"/>
      </w:r>
      <w:r w:rsidR="0097304F" w:rsidRPr="005379E1">
        <w:rPr>
          <w:rFonts w:ascii="Arial" w:hAnsi="Arial" w:cs="Arial"/>
          <w:sz w:val="24"/>
          <w:lang w:val="en-GB"/>
        </w:rPr>
        <w:t>(111)</w:t>
      </w:r>
      <w:r w:rsidR="000E49D6" w:rsidRPr="00A14CCB">
        <w:rPr>
          <w:rFonts w:ascii="Arial" w:hAnsi="Arial" w:cs="Arial"/>
          <w:sz w:val="24"/>
          <w:szCs w:val="24"/>
          <w:lang w:val="en-GB"/>
        </w:rPr>
        <w:fldChar w:fldCharType="end"/>
      </w:r>
      <w:r w:rsidRPr="00A14CCB">
        <w:rPr>
          <w:rFonts w:ascii="Arial" w:hAnsi="Arial" w:cs="Arial"/>
          <w:sz w:val="24"/>
          <w:szCs w:val="24"/>
          <w:lang w:val="en-GB"/>
        </w:rPr>
        <w:t>,</w:t>
      </w:r>
      <w:r w:rsidRPr="005379E1">
        <w:rPr>
          <w:rFonts w:ascii="Arial" w:hAnsi="Arial" w:cs="Arial"/>
          <w:lang w:val="en-GB"/>
        </w:rPr>
        <w:t xml:space="preserve"> </w:t>
      </w:r>
      <w:r w:rsidR="001614EE" w:rsidRPr="00A14CCB">
        <w:rPr>
          <w:rFonts w:ascii="Arial" w:hAnsi="Arial" w:cs="Arial"/>
          <w:sz w:val="24"/>
          <w:szCs w:val="24"/>
          <w:lang w:val="en-GB"/>
        </w:rPr>
        <w:t>SGs’</w:t>
      </w:r>
      <w:r w:rsidRPr="00A14CCB">
        <w:rPr>
          <w:rFonts w:ascii="Arial" w:hAnsi="Arial" w:cs="Arial"/>
          <w:sz w:val="24"/>
          <w:szCs w:val="24"/>
          <w:lang w:val="en-GB"/>
        </w:rPr>
        <w:t xml:space="preserve"> involvement in inflammatory regulation may help explain this association. </w:t>
      </w:r>
      <w:r w:rsidR="00950F3E" w:rsidRPr="00A14CCB">
        <w:rPr>
          <w:rFonts w:ascii="Arial" w:hAnsi="Arial" w:cs="Arial"/>
          <w:sz w:val="24"/>
          <w:szCs w:val="24"/>
          <w:lang w:val="en-GB"/>
        </w:rPr>
        <w:t xml:space="preserve">Namely, </w:t>
      </w:r>
      <w:r w:rsidRPr="00A14CCB">
        <w:rPr>
          <w:rFonts w:ascii="Arial" w:hAnsi="Arial" w:cs="Arial"/>
          <w:sz w:val="24"/>
          <w:szCs w:val="24"/>
          <w:lang w:val="en-GB"/>
        </w:rPr>
        <w:t>SGs have been reported to enhance the metastatic potential of sarcoma cells</w:t>
      </w:r>
      <w:r w:rsidR="006605DA"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{"citationID":"Gvxz8FQ3","properties":{"formattedCitation":"(27)","plainCitation":"(27)","noteIndex":0},"citationItems":[{"id":"7QlDGlPw/vnNW88k2","uris":["http://zotero.org/users/local/1p9EH8ax/items/EUAG3M4I"],"itemData":{"id":61,"type":"article-journal","abstract":"Under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w:instrText>
      </w:r>
      <w:r w:rsidR="00300753" w:rsidRPr="005379E1">
        <w:rPr>
          <w:rFonts w:ascii="Arial" w:hAnsi="Arial" w:cs="Arial"/>
          <w:sz w:val="24"/>
          <w:szCs w:val="24"/>
          <w:lang w:val="en-GB"/>
        </w:rPr>
        <w:instrText>tionally silent mRNAs, preinitiation factors, and RNA-binding proteins. Y-box binding protein 1 (YB-1) localizes to SGs, but its role in SG biology is unknown. We now report that YB-1 directly binds to and translationally activates the 5′ untranslated reg</w:instrText>
      </w:r>
      <w:r w:rsidR="00300753" w:rsidRPr="00A14CCB">
        <w:rPr>
          <w:rFonts w:ascii="Arial" w:hAnsi="Arial" w:cs="Arial"/>
          <w:sz w:val="24"/>
          <w:szCs w:val="24"/>
          <w:lang w:val="en-GB"/>
        </w:rPr>
        <w:instrText xml:space="preserve">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H."}],"issued":{"date-parts":[["2015",3,30]]}}}],"schema":"https://github.com/citation-style-language/schema/raw/master/csl-citation.json"} </w:instrText>
      </w:r>
      <w:r w:rsidR="006605DA" w:rsidRPr="00A14CCB">
        <w:rPr>
          <w:rFonts w:ascii="Arial" w:hAnsi="Arial" w:cs="Arial"/>
          <w:sz w:val="24"/>
          <w:szCs w:val="24"/>
          <w:lang w:val="en-GB"/>
        </w:rPr>
        <w:fldChar w:fldCharType="separate"/>
      </w:r>
      <w:r w:rsidR="0097304F" w:rsidRPr="005379E1">
        <w:rPr>
          <w:rFonts w:ascii="Arial" w:hAnsi="Arial" w:cs="Arial"/>
          <w:sz w:val="24"/>
          <w:lang w:val="en-GB"/>
        </w:rPr>
        <w:t>(27)</w:t>
      </w:r>
      <w:r w:rsidR="006605DA" w:rsidRPr="00A14CCB">
        <w:rPr>
          <w:rFonts w:ascii="Arial" w:hAnsi="Arial" w:cs="Arial"/>
          <w:sz w:val="24"/>
          <w:szCs w:val="24"/>
          <w:lang w:val="en-GB"/>
        </w:rPr>
        <w:fldChar w:fldCharType="end"/>
      </w:r>
      <w:r w:rsidR="00950F3E" w:rsidRPr="00A14CCB">
        <w:rPr>
          <w:rFonts w:ascii="Arial" w:hAnsi="Arial" w:cs="Arial"/>
          <w:sz w:val="24"/>
          <w:szCs w:val="24"/>
          <w:lang w:val="en-GB"/>
        </w:rPr>
        <w:t>,</w:t>
      </w:r>
      <w:r w:rsidR="0040650B" w:rsidRPr="00A14CCB">
        <w:rPr>
          <w:rFonts w:ascii="Arial" w:hAnsi="Arial" w:cs="Arial"/>
          <w:sz w:val="24"/>
          <w:szCs w:val="24"/>
          <w:lang w:val="en-GB"/>
        </w:rPr>
        <w:t xml:space="preserve"> </w:t>
      </w:r>
      <w:r w:rsidRPr="00A14CCB">
        <w:rPr>
          <w:rFonts w:ascii="Arial" w:hAnsi="Arial" w:cs="Arial"/>
          <w:sz w:val="24"/>
          <w:szCs w:val="24"/>
          <w:lang w:val="en-GB"/>
        </w:rPr>
        <w:t>based on comparisons between SG</w:t>
      </w:r>
      <w:ins w:id="177" w:author="Diana Vieira" w:date="2026-08-27T10:11:00Z" w16du:dateUtc="2026-08-27T09:11:00Z">
        <w:r w:rsidR="00A1752D">
          <w:rPr>
            <w:rFonts w:ascii="Arial" w:hAnsi="Arial" w:cs="Arial"/>
            <w:sz w:val="24"/>
            <w:szCs w:val="24"/>
            <w:lang w:val="en-GB"/>
          </w:rPr>
          <w:t>-</w:t>
        </w:r>
      </w:ins>
      <w:del w:id="178" w:author="Diana Vieira" w:date="2026-08-27T10:11:00Z" w16du:dateUtc="2026-08-27T09:11:00Z">
        <w:r w:rsidR="00082649" w:rsidRPr="00A14CCB" w:rsidDel="00A1752D">
          <w:rPr>
            <w:rFonts w:ascii="Arial" w:hAnsi="Arial" w:cs="Arial"/>
            <w:sz w:val="24"/>
            <w:szCs w:val="24"/>
            <w:lang w:val="en-GB"/>
          </w:rPr>
          <w:delText xml:space="preserve"> </w:delText>
        </w:r>
      </w:del>
      <w:r w:rsidRPr="00A14CCB">
        <w:rPr>
          <w:rFonts w:ascii="Arial" w:hAnsi="Arial" w:cs="Arial"/>
          <w:sz w:val="24"/>
          <w:szCs w:val="24"/>
          <w:lang w:val="en-GB"/>
        </w:rPr>
        <w:t>competent and SG</w:t>
      </w:r>
      <w:ins w:id="179" w:author="Diana Vieira" w:date="2026-08-27T10:11:00Z" w16du:dateUtc="2026-08-27T09:11:00Z">
        <w:r w:rsidR="00A1752D">
          <w:rPr>
            <w:rFonts w:ascii="Arial" w:hAnsi="Arial" w:cs="Arial"/>
            <w:sz w:val="24"/>
            <w:szCs w:val="24"/>
            <w:lang w:val="en-GB"/>
          </w:rPr>
          <w:t>-</w:t>
        </w:r>
      </w:ins>
      <w:del w:id="180" w:author="Diana Vieira" w:date="2026-08-27T10:11:00Z" w16du:dateUtc="2026-08-27T09:11:00Z">
        <w:r w:rsidR="00082649" w:rsidRPr="00A14CCB" w:rsidDel="00A1752D">
          <w:rPr>
            <w:rFonts w:ascii="Arial" w:hAnsi="Arial" w:cs="Arial"/>
            <w:sz w:val="24"/>
            <w:szCs w:val="24"/>
            <w:lang w:val="en-GB"/>
          </w:rPr>
          <w:delText xml:space="preserve"> </w:delText>
        </w:r>
      </w:del>
      <w:r w:rsidRPr="00A14CCB">
        <w:rPr>
          <w:rFonts w:ascii="Arial" w:hAnsi="Arial" w:cs="Arial"/>
          <w:sz w:val="24"/>
          <w:szCs w:val="24"/>
          <w:lang w:val="en-GB"/>
        </w:rPr>
        <w:t>deficient cells. However, SG ablation in these studies was achieved via G3BP1 knockout, a protein with functions beyond SG assembly, which may have influenced the phenotype.</w:t>
      </w:r>
      <w:r w:rsidR="00DB70F5" w:rsidRPr="00A14CCB">
        <w:rPr>
          <w:rFonts w:ascii="Arial" w:hAnsi="Arial" w:cs="Arial"/>
          <w:sz w:val="24"/>
          <w:szCs w:val="24"/>
          <w:lang w:val="en-GB"/>
        </w:rPr>
        <w:t xml:space="preserve"> Recent studies describing SGs as tumo</w:t>
      </w:r>
      <w:r w:rsidR="00FA02E6" w:rsidRPr="00A14CCB">
        <w:rPr>
          <w:rFonts w:ascii="Arial" w:hAnsi="Arial" w:cs="Arial"/>
          <w:sz w:val="24"/>
          <w:szCs w:val="24"/>
          <w:lang w:val="en-GB"/>
        </w:rPr>
        <w:t>u</w:t>
      </w:r>
      <w:r w:rsidR="00DB70F5" w:rsidRPr="00A14CCB">
        <w:rPr>
          <w:rFonts w:ascii="Arial" w:hAnsi="Arial" w:cs="Arial"/>
          <w:sz w:val="24"/>
          <w:szCs w:val="24"/>
          <w:lang w:val="en-GB"/>
        </w:rPr>
        <w:t xml:space="preserve">r promoting in pancreatic cancer specifically disrupted G3BP1’s domain responsible for SG </w:t>
      </w:r>
      <w:r w:rsidR="00DB70F5" w:rsidRPr="00A14CCB">
        <w:rPr>
          <w:rFonts w:ascii="Arial" w:hAnsi="Arial" w:cs="Arial"/>
          <w:sz w:val="24"/>
          <w:szCs w:val="24"/>
          <w:lang w:val="en-GB"/>
        </w:rPr>
        <w:lastRenderedPageBreak/>
        <w:t>assembly</w:t>
      </w:r>
      <w:r w:rsidR="00DB70F5"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WkqgDwHM","properties":{"unsorted":false,"formattedCitation":"(112)","plainCitation":"(112)","noteIndex":0},"citationItems":[{"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1823B1" w:rsidRPr="00A14CCB">
        <w:rPr>
          <w:rFonts w:ascii="Tahoma" w:hAnsi="Tahoma" w:cs="Tahoma"/>
          <w:sz w:val="24"/>
          <w:szCs w:val="24"/>
          <w:lang w:val="en-GB"/>
        </w:rPr>
        <w:instrText>﻿</w:instrText>
      </w:r>
      <w:r w:rsidR="001823B1" w:rsidRPr="00A14CCB">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DB70F5" w:rsidRPr="00A14CCB">
        <w:rPr>
          <w:rFonts w:ascii="Arial" w:hAnsi="Arial" w:cs="Arial"/>
          <w:sz w:val="24"/>
          <w:szCs w:val="24"/>
          <w:lang w:val="en-GB"/>
        </w:rPr>
        <w:fldChar w:fldCharType="separate"/>
      </w:r>
      <w:r w:rsidR="0097304F" w:rsidRPr="005379E1">
        <w:rPr>
          <w:rFonts w:ascii="Arial" w:hAnsi="Arial" w:cs="Arial"/>
          <w:sz w:val="24"/>
          <w:lang w:val="en-GB"/>
        </w:rPr>
        <w:t>(112)</w:t>
      </w:r>
      <w:r w:rsidR="00DB70F5" w:rsidRPr="00A14CCB">
        <w:rPr>
          <w:rFonts w:ascii="Arial" w:hAnsi="Arial" w:cs="Arial"/>
          <w:sz w:val="24"/>
          <w:szCs w:val="24"/>
          <w:lang w:val="en-GB"/>
        </w:rPr>
        <w:fldChar w:fldCharType="end"/>
      </w:r>
      <w:r w:rsidR="00DB70F5" w:rsidRPr="00A14CCB">
        <w:rPr>
          <w:rFonts w:ascii="Arial" w:hAnsi="Arial" w:cs="Arial"/>
          <w:sz w:val="24"/>
          <w:szCs w:val="24"/>
          <w:lang w:val="en-GB"/>
        </w:rPr>
        <w:t>, but functions of this domain beyond th</w:t>
      </w:r>
      <w:r w:rsidR="00B662A8" w:rsidRPr="00A14CCB">
        <w:rPr>
          <w:rFonts w:ascii="Arial" w:hAnsi="Arial" w:cs="Arial"/>
          <w:sz w:val="24"/>
          <w:szCs w:val="24"/>
          <w:lang w:val="en-GB"/>
        </w:rPr>
        <w:t>o</w:t>
      </w:r>
      <w:r w:rsidR="00DB70F5" w:rsidRPr="00A14CCB">
        <w:rPr>
          <w:rFonts w:ascii="Arial" w:hAnsi="Arial" w:cs="Arial"/>
          <w:sz w:val="24"/>
          <w:szCs w:val="24"/>
          <w:lang w:val="en-GB"/>
        </w:rPr>
        <w:t>se could similarly affect the phenotype.</w:t>
      </w:r>
      <w:r w:rsidRPr="00A14CCB">
        <w:rPr>
          <w:rFonts w:ascii="Arial" w:hAnsi="Arial" w:cs="Arial"/>
          <w:sz w:val="24"/>
          <w:szCs w:val="24"/>
          <w:lang w:val="en-GB"/>
        </w:rPr>
        <w:t xml:space="preserve"> Moreover, G3BP1 knockout cells can still form SGs under certain stressors, such as hyperosmotic stress</w:t>
      </w:r>
      <w:r w:rsidR="006605DA"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{"citationID":"SrsfcMWv","properties":{"formattedCitation":"(43)","plainCitation":"(43)","noteIndex":0},"citationItems":[{"id":"7QlDGlPw/vZJtCPF5","uris":["http://zotero.org/users/local/1p9EH8ax/items/JRJEKK4Q"],"itemData":{"id":93,"type":"article-journal","abstract":"Stress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6605DA" w:rsidRPr="00A14CCB">
        <w:rPr>
          <w:rFonts w:ascii="Arial" w:hAnsi="Arial" w:cs="Arial"/>
          <w:sz w:val="24"/>
          <w:szCs w:val="24"/>
          <w:lang w:val="en-GB"/>
        </w:rPr>
        <w:fldChar w:fldCharType="separate"/>
      </w:r>
      <w:r w:rsidR="0097304F" w:rsidRPr="005379E1">
        <w:rPr>
          <w:rFonts w:ascii="Arial" w:hAnsi="Arial" w:cs="Arial"/>
          <w:sz w:val="24"/>
          <w:lang w:val="en-GB"/>
        </w:rPr>
        <w:t>(43)</w:t>
      </w:r>
      <w:r w:rsidR="006605DA" w:rsidRPr="00A14CCB">
        <w:rPr>
          <w:rFonts w:ascii="Arial" w:hAnsi="Arial" w:cs="Arial"/>
          <w:sz w:val="24"/>
          <w:szCs w:val="24"/>
          <w:lang w:val="en-GB"/>
        </w:rPr>
        <w:fldChar w:fldCharType="end"/>
      </w:r>
      <w:r w:rsidRPr="00A14CCB">
        <w:rPr>
          <w:rFonts w:ascii="Arial" w:hAnsi="Arial" w:cs="Arial"/>
          <w:sz w:val="24"/>
          <w:szCs w:val="24"/>
          <w:lang w:val="en-GB"/>
        </w:rPr>
        <w:t>, which may occur in the tumour microenvironment. Thus, it remains unclear whether SGs were truly ablated, complicating interpretation of their direct role in metastasis.</w:t>
      </w:r>
    </w:p>
    <w:p w14:paraId="5B995F53" w14:textId="15EA8D33" w:rsidR="0006288C" w:rsidRPr="00A14CCB" w:rsidRDefault="0006288C" w:rsidP="00EC05F5">
      <w:pPr>
        <w:jc w:val="both"/>
        <w:rPr>
          <w:rFonts w:ascii="Arial" w:hAnsi="Arial" w:cs="Arial"/>
          <w:sz w:val="24"/>
          <w:szCs w:val="24"/>
          <w:lang w:val="en-GB"/>
        </w:rPr>
      </w:pPr>
      <w:r w:rsidRPr="00A14CCB">
        <w:rPr>
          <w:rFonts w:ascii="Arial" w:hAnsi="Arial" w:cs="Arial"/>
          <w:sz w:val="24"/>
          <w:szCs w:val="24"/>
          <w:lang w:val="en-GB"/>
        </w:rPr>
        <w:t xml:space="preserve">Multiple </w:t>
      </w:r>
      <w:r w:rsidR="00880806" w:rsidRPr="00A14CCB">
        <w:rPr>
          <w:rFonts w:ascii="Arial" w:hAnsi="Arial" w:cs="Arial"/>
          <w:sz w:val="24"/>
          <w:szCs w:val="24"/>
          <w:lang w:val="en-GB"/>
        </w:rPr>
        <w:t>genes</w:t>
      </w:r>
      <w:r w:rsidRPr="00A14CCB">
        <w:rPr>
          <w:rFonts w:ascii="Arial" w:hAnsi="Arial" w:cs="Arial"/>
          <w:sz w:val="24"/>
          <w:szCs w:val="24"/>
          <w:lang w:val="en-GB"/>
        </w:rPr>
        <w:t xml:space="preserve">, including </w:t>
      </w:r>
      <w:r w:rsidR="00357593" w:rsidRPr="00A14CCB">
        <w:rPr>
          <w:rFonts w:ascii="Arial" w:hAnsi="Arial" w:cs="Arial"/>
          <w:i/>
          <w:iCs/>
          <w:sz w:val="24"/>
          <w:szCs w:val="24"/>
          <w:lang w:val="en-GB"/>
        </w:rPr>
        <w:t>G3BP1</w:t>
      </w:r>
      <w:r w:rsidR="00BD3F8C"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{"citationID":"JYHYbeTi","properties":{"formattedCitation":"(113)","plainCitation":"(113)","noteIndex":0},"citationItems":[{"id":"7QlDGlPw/5btJAm1n","uris":["http://zotero.org/users/local/1p9EH8ax/items/35DXZ2BW"],"itemData":{"id":95,"type":"article-journal","abstract":"Stress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BD3F8C" w:rsidRPr="00A14CCB">
        <w:rPr>
          <w:rFonts w:ascii="Arial" w:hAnsi="Arial" w:cs="Arial"/>
          <w:i/>
          <w:iCs/>
          <w:sz w:val="24"/>
          <w:szCs w:val="24"/>
          <w:lang w:val="en-GB"/>
        </w:rPr>
        <w:fldChar w:fldCharType="separate"/>
      </w:r>
      <w:r w:rsidR="0097304F" w:rsidRPr="005379E1">
        <w:rPr>
          <w:rFonts w:ascii="Arial" w:hAnsi="Arial" w:cs="Arial"/>
          <w:sz w:val="24"/>
          <w:lang w:val="en-GB"/>
        </w:rPr>
        <w:t>(113)</w:t>
      </w:r>
      <w:r w:rsidR="00BD3F8C" w:rsidRPr="00A14CCB">
        <w:rPr>
          <w:rFonts w:ascii="Arial" w:hAnsi="Arial" w:cs="Arial"/>
          <w:i/>
          <w:iCs/>
          <w:sz w:val="24"/>
          <w:szCs w:val="24"/>
          <w:lang w:val="en-GB"/>
        </w:rPr>
        <w:fldChar w:fldCharType="end"/>
      </w:r>
      <w:r w:rsidR="00357593" w:rsidRPr="00A14CCB">
        <w:rPr>
          <w:rFonts w:ascii="Arial" w:hAnsi="Arial" w:cs="Arial"/>
          <w:sz w:val="24"/>
          <w:szCs w:val="24"/>
          <w:lang w:val="en-GB"/>
        </w:rPr>
        <w:t xml:space="preserve">, </w:t>
      </w:r>
      <w:r w:rsidR="00BD3F8C" w:rsidRPr="00A14CCB">
        <w:rPr>
          <w:rFonts w:ascii="Arial" w:hAnsi="Arial" w:cs="Arial"/>
          <w:i/>
          <w:iCs/>
          <w:sz w:val="24"/>
          <w:szCs w:val="24"/>
          <w:lang w:val="en-GB"/>
        </w:rPr>
        <w:t>AGO2</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iVAhjiSX","properties":{"formattedCitation":"(114)","plainCitation":"(114)","noteIndex":0},"citationItems":[{"id":"7QlDGlPw/fJJXrTa0","uris":["http://zotero.org/users/local/1p9EH8ax/items/AAAECFDD"],"itemData":{"id":110,"type":"article-journal","abstract":"Argonaute proteins associate with microRNAs (miRNAs) that bind mRNAs through partial base-pairings to primarily repress translation in animals. A fraction of Argonaute proteins and miRNAs biochemically cosediment with polyribosomes, yet another fraction paradoxically accumulates in ribosome-free processing bodies (PBs) in the cytoplasm. In this report, we give a quantitative account of the Argonaute protein localization and dynamics in living cells in different cellular states. We find that the majority of Argonaute is distributed diffusely in the cytoplasm, and, when cells are subjected to stress, Argonaute proteins accumulate to newly assembled structures known as stress granules (SGs) in addition to PBs. Argonaute proteins displayed distinct kinetics at different structures: exchange faster at SGs and much slower at PBs. Further, miRNAs are required for the Argonaute protein localization to SGs but not PBs. These quantitative kinetic data provide insights into miRNA-mediated repression.","container-title":"Proceedings of the National Academy of Sciences","DOI":"10.1073/pnas.0608845103","ISSN":"0027-8424, 1091-6490","issue":"48","journalAbbreviation":"Proc. Natl. Acad. Sci. U.S.A.","language":"en","page":"18125-18130","source":"DOI.org (Crossref)","title":"Quantitative analysis of Argonaute protein reveals microRNA-dependent localization to stress granules","volume":"103","author":[{"family":"Leung","given":"Anthony K. L."},{"family":"Calabrese","given":"J. Mauro"},{"family":"Sharp","given":"Phillip A."}],"issued":{"date-parts":[["2006",11,28]]}}}],"schema":"https://github.com/citation-style-language/schema/raw/master/csl-citation.json"}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(114)</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BRF1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uKGhoybF","properties":{"formattedCitation":"(115)","plainCitation":"(115)","noteIndex":0},"citationItems":[{"id":"7QlDGlPw/66J8LNm8","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CAPRIN1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oZhIHwUz","properties":{"formattedCitation":"(116)","plainCitation":"(116)","noteIndex":0},"citationItems":[{"id":"7QlDGlPw/b347v1Gb","uris":["http://zotero.org/users/local/1p9EH8ax/items/ZJ47XRMS"],"itemData":{"id":105,"type":"article-journal","container-title":"Molecular and Cellular Biology","DOI":"10.1128/MCB.02300-06","ISSN":"1098-5549","issue":"6","journalAbbreviation":"Molecular and Cellular Biology","language":"en","page":"2324-2342","source":"DOI.org (Crossref)","title":"Distinct Structural Features ofCaprin-1 Mediate Its Interaction with G3BP-1 and Its Induction of Phosphorylation of Eukaryotic Translation InitiationFactor 2 &lt;i&gt;α&lt;/i&gt; , Entry to Cytoplasmic Stress Granules, and Selective Interaction with a Subset of mRNAs","volume":"27","author":[{"family":"Solomon","given":"Samuel"},{"family":"Xu","given":"Yaoxian"},{"family":"Wang","given":"Bin"},{"family":"David","given":"Muriel D."},{"family":"Schubert","given":"Peter"},{"family":"Kennedy","given":"Derek"},{"family":"Schrader","given":"John W."}],"issued":{"date-parts":[["2007",3,1]]}}}],"schema":"https://github.com/citation-style-language/schema/raw/master/csl-citation.json"}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(116)</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CPEB1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{"citationID":"4BzU4qcY","properties":{"formattedCitation":"(117)","plainCitation":"(117)","noteIndex":0},"citationItems":[{"id":"7QlDGlPw/ELhua2jt","uris":["http://zotero.org/users/local/1p9EH8ax/items/H55VLX9V"],"itemData":{"id":103,"type":"article-journal","abstract":"The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(117)</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DDX6</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{"citationID":"H7CaSmIf","properties":{"formattedCitation":"(117)","plainCitation":"(117)","noteIndex":0},"citationItems":[{"id":"7QlDGlPw/ELhua2jt","uris":["http://zotero.org/users/local/1p9EH8ax/items/H55VLX9V"],"itemData":{"id":103,"type":"article-journal","abstract":"The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(117)</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DISC1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OBbOgKYh","properties":{"formattedCitation":"(118)","plainCitation":"(118)","noteIndex":0},"citationItems":[{"id":"7QlDGlPw/eODqvewT","uris":["http://zotero.org/users/local/1p9EH8ax/items/V6EXA3NG"],"itemData":{"id":117,"type":"article-journal","container-title":"Biochemical and Biophysical Research Communications","DOI":"10.1016/j.bbrc.2005.10.013","ISSN":"0006291X","issue":"2","journalAbbreviation":"Biochemical and Biophysical Research Communications","language":"en","license":"https://www.elsevier.com/tdm/userlicense/1.0/","page":"771-776","source":"DOI.org (Crossref)","title":"A functional link between Disrupted-In-Schizophrenia 1 and the eukaryotic translation initiation factor 3","volume":"338","author":[{"family":"Ogawa","given":"Fumiaki"},{"family":"Kasai","given":"Mana"},{"family":"Akiyama","given":"Tetsu"}],"issued":{"date-parts":[["2005",12]]}}}],"schema":"https://github.com/citation-style-language/schema/raw/master/csl-citation.json"}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(118)</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EIF2A</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{"citationID":"g7VU90Lg","properties":{"formattedCitation":"(119)","plainCitation":"(119)","noteIndex":0},"citationItems":[{"id":"7QlDGlPw/CPMwwxeZ","uris":["http://zotero.org/users/local/1p9EH8ax/items/NMFYBRN8"],"itemData":{"id":99,"type":"article-journal","abstract":"In response to environmental stress, the related RNA-binding proteins TIA-1 and TIAR colocalize with poly(A)+ RNA at cytoplasmic foci that resemble the stress granules (SGs) that harbor untranslated mRNAs in heat shocked plant cells (Nover et al. 1989; Nover et al. 1983; Scharf et al. 1998). The accumulation of untranslated mRNA at SGs is reversible in cells that recover from a sublethal stress, but irreversible in cells subjected to a lethal stress. We have found that the assembly of TIA-1/R+ SGs is initiated by the phosphorylation of eIF-2α. A phosphomimetic eIF-2α mutant (S51D) induces the assembly of SGs, whereas a nonphosphorylatable eIF-2α mutant (S51A) prevents the assembly of SGs. The ability of a TIA-1 mutant lacking its RNA-binding domains to function as a transdominant inhibitor of SG formation suggests that this RNA-binding protein acts downstream of the phosphorylation of eIF-2α to promote the sequestration of untranslated mRNAs at SGs. The assembly and disassembly of SGs could regulate the duration of stress- induced translational arrest in cells recovering from environmental stress.","container-title":"The Journal of Cell Biology","DOI":"10.1083/jcb.147.7.1431","ISSN":"0021-9525, 1540-8140","issue":"7","language":"en","page":"1431-1442","source":"DOI.org (Crossref)","title":"RNA-Binding Proteins Tia-1 and Tiar Link the Phosphorylation of Eif-2α to the Assembly of Mammalian Stress Granules","volume":"147","author":[{"family":"Kedersha","given":"Nancy L."},{"family":"Gupta","given":"Mita"},{"family":"Li","given":"Wei"},{"family":"Miller","given":"Ira"},{"family":"Anderson","given":"Paul"}],"issued":{"date-parts":[["1999",12,27]]}}}],"schema":"https://github.com/citation-style-language/schema/raw/master/csl-citation.json"}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(119)</w:t>
      </w:r>
      <w:r w:rsidR="00CB531D" w:rsidRPr="00A14CCB">
        <w:rPr>
          <w:rFonts w:ascii="Arial" w:hAnsi="Arial" w:cs="Arial"/>
          <w:i/>
          <w:iCs/>
          <w:sz w:val="24"/>
          <w:szCs w:val="24"/>
          <w:lang w:val="en-GB"/>
        </w:rPr>
        <w:fldChar w:fldCharType="end"/>
      </w:r>
      <w:r w:rsidR="00CB531D" w:rsidRPr="00A14CCB">
        <w:rPr>
          <w:rFonts w:ascii="Arial" w:hAnsi="Arial" w:cs="Arial"/>
          <w:sz w:val="24"/>
          <w:szCs w:val="24"/>
          <w:lang w:val="en-GB"/>
        </w:rPr>
        <w:t>,</w:t>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FASTK</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{"citationID":"vu0NgGWS","properties":{"formattedCitation":"(120)","plainCitation":"(120)","noteIndex":0},"citationItems":[{"id":"7QlDGlPw/8bXpaHct","uris":["http://zotero.org/users/local/1p9EH8ax/items/AY3WJCN9"],"itemData":{"id":107,"type":"article-journal","abstract":"Stress granules (SGs) are cytoplasmic aggregates of stalled translational preinitiation complexes that accumulate during stress. GW bodies/processing bodies (PBs) are distinct cytoplasmic sites of mRNA degradation. In this study, we show that SGs and PBs are spatially, compositionally, and functionally linked. SGs and PBs are induced by stress, but SG assembly requires eIF2α phosphorylation, whereas PB assembly does not. They are also dispersed by inhibitors of translational elongation and share several protein components, including Fas-activated serine/threonine phosphoprotein, XRN1, eIF4E, and tristetraprolin (TTP). In contrast, eIF3, G3BP, eIF4G, and PABP-1 are restricted to SGs, whereas DCP1a and 2 are confined to PBs. SGs and PBs also can harbor the same species of mRNA and physically associate with one another in vivo, an interaction that is promoted by the related mRNA decay factors TTP and BRF1. We propose that mRNA released from disassembled polysomes is sorted and remodeled at SGs, from which selected transcripts are delivered to PBs for degradation.","container-title":"The Journal of Cell Biology","DOI":"10.1083/jcb.200502088","ISSN":"1540-8140, 0021-9525","issue":"6","language":"en","page":"871-884","source":"DOI.org (Crossref)","title":"Stress granules and processing bodies are dynamically linked sites of mRNP remodeling","volume":"169","author":[{"family":"Kedersha","given":"Nancy"},{"family":"Stoecklin","given":"Georg"},{"family":"Ayodele","given":"Maranatha"},{"family":"Yacono","given":"Patrick"},{"family":"Lykke-Andersen","given":"Jens"},{"family":"Fritzler","given":"Marvin J."},{"family":"Scheuner","given":"Donalyn"},{"family":"Kaufman","given":"Randal J."},{"family":"Golan","given":"David E."},{"family":"Anderson","given":"Paul"}],"issued":{"date-parts":[["2005",6,20]]}}}],"schema":"https://github.com/citation-style-language/schema/raw/master/csl-citation.json"}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(120)</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FMR1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Z059ZUVi","properties":{"formattedCitation":"(121)","plainCitation":"(121)","noteIndex":0},"citationItems":[{"id":"7QlDGlPw/0UsRyrzf","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(121)</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FXR1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03BLz5dW","properties":{"formattedCitation":"(121)","plainCitation":"(121)","noteIndex":0},"citationItems":[{"id":"7QlDGlPw/0UsRyrzf","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(121)</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G3BP2</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{"citationID":"41kC5GoY","properties":{"formattedCitation":"(113)","plainCitation":"(113)","noteIndex":0},"citationItems":[{"id":"7QlDGlPw/5btJAm1n","uris":["http://zotero.org/users/local/1p9EH8ax/items/35DXZ2BW"],"itemData":{"id":95,"type":"article-journal","abstract":"Stress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(113)</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L1TD1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RKjlbC4j","properties":{"formattedCitation":"(122)","plainCitation":"(122)","noteIndex":0},"citationItems":[{"id":"7QlDGlPw/490C3rQR","uris":["http://zotero.org/users/local/1p9EH8ax/items/JCLBIELA"],"itemData":{"id":112,"type":"article-journal","container-title":"Molecular and Cellular Biology","DOI":"10.1128/MCB.00332-07","ISSN":"1098-5549","issue":"18","journalAbbreviation":"Molecular and Cellular Biology","language":"en","page":"6469-6483","source":"DOI.org (Crossref)","title":"LINE-1 ORF1 Protein Localizes in Stress Granules with Other RNA-Binding Proteins, Including Components of RNA Interference RNA-Induced Silencing Complex","volume":"27","author":[{"family":"Goodier","given":"John L."},{"family":"Zhang","given":"Lili"},{"family":"Vetter","given":"Melissa R."},{"family":"Kazazian","given":"Haig H."}],"issued":{"date-parts":[["2007",9,1]]}}}],"schema":"https://github.com/citation-style-language/schema/raw/master/csl-citation.json"}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(122)</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SAMD4A</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KdeAK5RF","properties":{"formattedCitation":"(123)","plainCitation":"(123)","noteIndex":0},"citationItems":[{"id":"7QlDGlPw/CFVrepXJ","uris":["http://zotero.org/users/local/1p9EH8ax/items/PZ7B5EQR"],"itemData":{"id":115,"type":"article-journal","container-title":"Journal of Biological Chemistry","DOI":"10.1074/jbc.M508374200","ISSN":"00219258","issue":"52","journalAbbreviation":"Journal of Biological Chemistry","language":"en","license":"https://www.elsevier.com/tdm/userlicense/1.0/","page":"43131-43140","source":"DOI.org (Crossref)","title":"Mammalian Smaug Is a Translational Repressor That Forms Cytoplasmic Foci Similar to Stress Granules","volume":"280","author":[{"family":"Baez","given":"María V."},{"family":"Boccaccio","given":"Graciela L."}],"issued":{"date-parts":[["2005",12]]}}}],"schema":"https://github.com/citation-style-language/schema/raw/master/csl-citation.json"}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(123)</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SMN1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{"citationID":"dHyVBaK2","properties":{"formattedCitation":"(124)","plainCitation":"(124)","noteIndex":0},"citationItems":[{"id":"7QlDGlPw/PYCEnu0n","uris":["http://zotero.org/users/local/1p9EH8ax/items/YKYTQ24W"],"itemData</w:instrText>
      </w:r>
      <w:r w:rsidR="00300753" w:rsidRPr="005379E1">
        <w:rPr>
          <w:rFonts w:ascii="Arial" w:hAnsi="Arial" w:cs="Arial"/>
          <w:i/>
          <w:iCs/>
          <w:sz w:val="24"/>
          <w:szCs w:val="24"/>
          <w:lang w:val="en-GB"/>
        </w:rPr>
        <w:instrText>":{"id":114,"type":"article-journal","abstract":"The survival motor neuron (SMN) protein forms cytoplasmic granules when overexpressed. We report here that SMN co</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localizes with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and G3BP, protein assemblers of stress granules (SGs), and that SMN is co</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immunoprecipitated with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suggesting that SMN granules are SGs. Formation of SMN granules precedes accumulation of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indicating that SMN serves as a facilitator of SG formation. However, the exon 7 skipping product, SMNΔ7, is largely re</w:instrText>
      </w:r>
      <w:r w:rsidR="00300753" w:rsidRPr="00A14CCB">
        <w:rPr>
          <w:rFonts w:ascii="Arial" w:hAnsi="Arial" w:cs="Arial"/>
          <w:i/>
          <w:iCs/>
          <w:sz w:val="24"/>
          <w:szCs w:val="24"/>
          <w:lang w:val="en-GB"/>
        </w:rPr>
        <w:instrText xml:space="preserve">tained in the nucleus and forms nuclear granules, indicating that exon 7 is critical for SG formation. Our findings reveal a novel SMN function and possible SG involvement in the pathogenesis of spinal muscular atrophy.","container-title":"FEBS Letters","DOI":"10.1016/j.febslet.2004.07.010","ISSN":"0014-5793, 1873-3468","issue":"1-3","journalAbbreviation":"FEBS Letters","language":"en","license":"http://onlinelibrary.wiley.com/termsAndConditions#vor","page":"69-74","source":"DOI.org (Crossref)","title":"Survival motor neuron protein facilitates assembly of stress granules","volume":"572","author":[{"family":"Hua","given":"Yimin"},{"family":"Zhou","given":"Jianhua"}],"issued":{"date-parts":[["2004",8,13]]}}}],"schema":"https://github.com/citation-style-language/schema/raw/master/csl-citation.json"}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(124)</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TIA1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{"citationID":"xEGYjZlx","properties":{"formattedCitation":"(125)","plainCitation":"(125)","noteIndex":0},"citationItems":[{"id":"7QlDGlPw/J19FCTar","uris":["http://zotero.org/users/local/1p9EH8ax/items/IKVRF9PX"],"itemData":{"id":97,"type":"article-journal","abstract":"TIA-1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TIAL1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{"citationID":"4rN7gWPH","properties":{"formattedCitation":"(125)","plainCitation":"(125)","noteIndex":0},"citationItems":[{"id":"7QlDGlPw/J19FCTar","uris":["http://zotero.org/users/local/1p9EH8ax/items/IKVRF9PX"],"itemData":{"id":97,"type":"article-journal","abstract":"TIA-1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and </w:t>
      </w:r>
      <w:r w:rsidR="00BD3F8C" w:rsidRPr="00A14CCB">
        <w:rPr>
          <w:rFonts w:ascii="Arial" w:hAnsi="Arial" w:cs="Arial"/>
          <w:i/>
          <w:iCs/>
          <w:sz w:val="24"/>
          <w:szCs w:val="24"/>
          <w:lang w:val="en-GB"/>
        </w:rPr>
        <w:t>ZFP36</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6qf0btrW","properties":{"formattedCitation":"(115)","plainCitation":"(115)","noteIndex":0},"citationItems":[{"id":"7QlDGlPw/66J8LNm8","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(115)</w:t>
      </w:r>
      <w:r w:rsidR="00CB531D" w:rsidRPr="00A14CCB">
        <w:rPr>
          <w:rFonts w:ascii="Arial" w:hAnsi="Arial" w:cs="Arial"/>
          <w:i/>
          <w:iCs/>
          <w:sz w:val="24"/>
          <w:szCs w:val="24"/>
          <w:lang w:val="en-GB"/>
        </w:rPr>
        <w:fldChar w:fldCharType="end"/>
      </w:r>
      <w:r w:rsidRPr="00A14CCB">
        <w:rPr>
          <w:rFonts w:ascii="Arial" w:hAnsi="Arial" w:cs="Arial"/>
          <w:sz w:val="24"/>
          <w:szCs w:val="24"/>
          <w:lang w:val="en-GB"/>
        </w:rPr>
        <w:t xml:space="preserve">, are known to </w:t>
      </w:r>
      <w:r w:rsidR="0087614C" w:rsidRPr="00A14CCB">
        <w:rPr>
          <w:rFonts w:ascii="Arial" w:hAnsi="Arial" w:cs="Arial"/>
          <w:sz w:val="24"/>
          <w:szCs w:val="24"/>
          <w:lang w:val="en-GB"/>
        </w:rPr>
        <w:t>induce</w:t>
      </w:r>
      <w:r w:rsidR="00357593" w:rsidRPr="00A14CCB">
        <w:rPr>
          <w:rFonts w:ascii="Arial" w:hAnsi="Arial" w:cs="Arial"/>
          <w:sz w:val="24"/>
          <w:szCs w:val="24"/>
          <w:lang w:val="en-GB"/>
        </w:rPr>
        <w:t xml:space="preserve"> spontaneous SG assembly when overexpressed</w:t>
      </w:r>
      <w:r w:rsidR="00BD3F8C" w:rsidRPr="00A14CCB">
        <w:rPr>
          <w:rFonts w:ascii="Arial" w:hAnsi="Arial" w:cs="Arial"/>
          <w:sz w:val="24"/>
          <w:szCs w:val="24"/>
          <w:lang w:val="en-GB"/>
        </w:rPr>
        <w:t xml:space="preserve"> (compiled elsewhere</w:t>
      </w:r>
      <w:r w:rsidR="00863912"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rFOtIrW","properties":{"formattedCitation":"(126)","plainCitation":"(126)","noteIndex":0},"citationItems":[{"id":"7QlDGlPw/XuCocCFF","uris":["http://zotero.org/users/local/1p9EH8ax/items/78C9LBNM"],"itemData":{"id":118,"type":"article-journal","container-title":"Trends in Biochemical Sciences","DOI":"10.1016/j.tibs.2007.12.003","ISSN":"09680004","issue":"3","journalAbbreviation":"Trends in Biochemical Sciences","language":"en","license":"https://www.elsevier.com/tdm/userlicense/1.0/","page":"141-150","source":"DOI.org (Crossref)","title":"Stress granules: the Tao of RNA triage","title-short":"Stress granules","volume":"33","author":[{"family":"Anderson","given":"Paul"},{"family":"Kedersha","given":"Nancy"}],"issued":{"date-parts":[["2008",3]]}}}],"schema":"https://github.com/citation-style-language/schema/raw/master/csl-citation.json"} </w:instrText>
      </w:r>
      <w:r w:rsidR="00863912" w:rsidRPr="00A14CCB">
        <w:rPr>
          <w:rFonts w:ascii="Arial" w:hAnsi="Arial" w:cs="Arial"/>
          <w:sz w:val="24"/>
          <w:szCs w:val="24"/>
          <w:lang w:val="en-GB"/>
        </w:rPr>
        <w:fldChar w:fldCharType="separate"/>
      </w:r>
      <w:r w:rsidR="0097304F" w:rsidRPr="005379E1">
        <w:rPr>
          <w:rFonts w:ascii="Arial" w:hAnsi="Arial" w:cs="Arial"/>
          <w:sz w:val="24"/>
          <w:lang w:val="en-GB"/>
        </w:rPr>
        <w:t>(126)</w:t>
      </w:r>
      <w:r w:rsidR="00863912" w:rsidRPr="00A14CCB">
        <w:rPr>
          <w:rFonts w:ascii="Arial" w:hAnsi="Arial" w:cs="Arial"/>
          <w:sz w:val="24"/>
          <w:szCs w:val="24"/>
          <w:lang w:val="en-GB"/>
        </w:rPr>
        <w:fldChar w:fldCharType="end"/>
      </w:r>
      <w:r w:rsidR="00BD3F8C" w:rsidRPr="00A14CCB">
        <w:rPr>
          <w:rFonts w:ascii="Arial" w:hAnsi="Arial" w:cs="Arial"/>
          <w:sz w:val="24"/>
          <w:szCs w:val="24"/>
          <w:lang w:val="en-GB"/>
        </w:rPr>
        <w:t>)</w:t>
      </w:r>
      <w:r w:rsidR="00357593" w:rsidRPr="00A14CCB">
        <w:rPr>
          <w:rFonts w:ascii="Arial" w:hAnsi="Arial" w:cs="Arial"/>
          <w:sz w:val="24"/>
          <w:szCs w:val="24"/>
          <w:lang w:val="en-GB"/>
        </w:rPr>
        <w:t xml:space="preserve">. </w:t>
      </w:r>
      <w:r w:rsidR="008C2F52" w:rsidRPr="00A14CCB">
        <w:rPr>
          <w:rFonts w:ascii="Arial" w:hAnsi="Arial" w:cs="Arial"/>
          <w:sz w:val="24"/>
          <w:szCs w:val="24"/>
          <w:lang w:val="en-GB"/>
        </w:rPr>
        <w:t>We hypothesi</w:t>
      </w:r>
      <w:r w:rsidR="00480D88" w:rsidRPr="00A14CCB">
        <w:rPr>
          <w:rFonts w:ascii="Arial" w:hAnsi="Arial" w:cs="Arial"/>
          <w:sz w:val="24"/>
          <w:szCs w:val="24"/>
          <w:lang w:val="en-GB"/>
        </w:rPr>
        <w:t>s</w:t>
      </w:r>
      <w:r w:rsidR="008C2F52" w:rsidRPr="00A14CCB">
        <w:rPr>
          <w:rFonts w:ascii="Arial" w:hAnsi="Arial" w:cs="Arial"/>
          <w:sz w:val="24"/>
          <w:szCs w:val="24"/>
          <w:lang w:val="en-GB"/>
        </w:rPr>
        <w:t>ed that</w:t>
      </w:r>
      <w:r w:rsidR="00681162" w:rsidRPr="00A14CCB">
        <w:rPr>
          <w:rFonts w:ascii="Arial" w:hAnsi="Arial" w:cs="Arial"/>
          <w:sz w:val="24"/>
          <w:szCs w:val="24"/>
          <w:lang w:val="en-GB"/>
        </w:rPr>
        <w:t>,</w:t>
      </w:r>
      <w:r w:rsidR="008C2F52" w:rsidRPr="00A14CCB">
        <w:rPr>
          <w:rFonts w:ascii="Arial" w:hAnsi="Arial" w:cs="Arial"/>
          <w:sz w:val="24"/>
          <w:szCs w:val="24"/>
          <w:lang w:val="en-GB"/>
        </w:rPr>
        <w:t xml:space="preserve"> </w:t>
      </w:r>
      <w:r w:rsidR="00BD6322" w:rsidRPr="00A14CCB">
        <w:rPr>
          <w:rFonts w:ascii="Arial" w:hAnsi="Arial" w:cs="Arial"/>
          <w:sz w:val="24"/>
          <w:szCs w:val="24"/>
          <w:lang w:val="en-GB"/>
        </w:rPr>
        <w:t>if SGs directly drive tumo</w:t>
      </w:r>
      <w:r w:rsidR="00BC64E8" w:rsidRPr="00A14CCB">
        <w:rPr>
          <w:rFonts w:ascii="Arial" w:hAnsi="Arial" w:cs="Arial"/>
          <w:sz w:val="24"/>
          <w:szCs w:val="24"/>
          <w:lang w:val="en-GB"/>
        </w:rPr>
        <w:t>u</w:t>
      </w:r>
      <w:r w:rsidR="00BD6322" w:rsidRPr="00A14CCB">
        <w:rPr>
          <w:rFonts w:ascii="Arial" w:hAnsi="Arial" w:cs="Arial"/>
          <w:sz w:val="24"/>
          <w:szCs w:val="24"/>
          <w:lang w:val="en-GB"/>
        </w:rPr>
        <w:t xml:space="preserve">r aggressiveness, </w:t>
      </w:r>
      <w:r w:rsidR="008C2F52" w:rsidRPr="00A14CCB">
        <w:rPr>
          <w:rFonts w:ascii="Arial" w:hAnsi="Arial" w:cs="Arial"/>
          <w:sz w:val="24"/>
          <w:szCs w:val="24"/>
          <w:lang w:val="en-GB"/>
        </w:rPr>
        <w:t xml:space="preserve">high expression of </w:t>
      </w:r>
      <w:r w:rsidR="000E6F6D" w:rsidRPr="00A14CCB">
        <w:rPr>
          <w:rFonts w:ascii="Arial" w:hAnsi="Arial" w:cs="Arial"/>
          <w:sz w:val="24"/>
          <w:szCs w:val="24"/>
          <w:lang w:val="en-GB"/>
        </w:rPr>
        <w:t xml:space="preserve">these </w:t>
      </w:r>
      <w:r w:rsidR="008C2F52" w:rsidRPr="00A14CCB">
        <w:rPr>
          <w:rFonts w:ascii="Arial" w:hAnsi="Arial" w:cs="Arial"/>
          <w:sz w:val="24"/>
          <w:szCs w:val="24"/>
          <w:lang w:val="en-GB"/>
        </w:rPr>
        <w:t>SG-nucleating gene</w:t>
      </w:r>
      <w:r w:rsidR="006664F5" w:rsidRPr="00A14CCB">
        <w:rPr>
          <w:rFonts w:ascii="Arial" w:hAnsi="Arial" w:cs="Arial"/>
          <w:sz w:val="24"/>
          <w:szCs w:val="24"/>
          <w:lang w:val="en-GB"/>
        </w:rPr>
        <w:t>s</w:t>
      </w:r>
      <w:r w:rsidR="008C2F52" w:rsidRPr="00A14CCB">
        <w:rPr>
          <w:rFonts w:ascii="Arial" w:hAnsi="Arial" w:cs="Arial"/>
          <w:sz w:val="24"/>
          <w:szCs w:val="24"/>
          <w:lang w:val="en-GB"/>
        </w:rPr>
        <w:t xml:space="preserve"> </w:t>
      </w:r>
      <w:r w:rsidR="0009023B" w:rsidRPr="00A14CCB">
        <w:rPr>
          <w:rFonts w:ascii="Arial" w:hAnsi="Arial" w:cs="Arial"/>
          <w:sz w:val="24"/>
          <w:szCs w:val="24"/>
          <w:lang w:val="en-GB"/>
        </w:rPr>
        <w:t xml:space="preserve">would </w:t>
      </w:r>
      <w:r w:rsidR="008C2F52" w:rsidRPr="00A14CCB">
        <w:rPr>
          <w:rFonts w:ascii="Arial" w:hAnsi="Arial" w:cs="Arial"/>
          <w:sz w:val="24"/>
          <w:szCs w:val="24"/>
          <w:lang w:val="en-GB"/>
        </w:rPr>
        <w:t xml:space="preserve">correlate with poorer patient survival. </w:t>
      </w:r>
      <w:r w:rsidR="00FF249F" w:rsidRPr="00A14CCB">
        <w:rPr>
          <w:rFonts w:ascii="Arial" w:hAnsi="Arial" w:cs="Arial"/>
          <w:sz w:val="24"/>
          <w:szCs w:val="24"/>
          <w:lang w:val="en-GB"/>
        </w:rPr>
        <w:t>Analysis of</w:t>
      </w:r>
      <w:r w:rsidR="007A1CF8" w:rsidRPr="00A14CCB">
        <w:rPr>
          <w:rFonts w:ascii="Arial" w:hAnsi="Arial" w:cs="Arial"/>
          <w:sz w:val="24"/>
          <w:szCs w:val="24"/>
          <w:lang w:val="en-GB"/>
        </w:rPr>
        <w:t xml:space="preserve"> </w:t>
      </w:r>
      <w:r w:rsidR="002D266D" w:rsidRPr="00A14CCB">
        <w:rPr>
          <w:rFonts w:ascii="Arial" w:hAnsi="Arial" w:cs="Arial"/>
          <w:sz w:val="24"/>
          <w:szCs w:val="24"/>
          <w:lang w:val="en-GB"/>
        </w:rPr>
        <w:t>Genomic Data Commons’s The Cancer Genome Atlas (GDC-TCGA)</w:t>
      </w:r>
      <w:r w:rsidR="002D266D"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{"citationID":"SaGLilf6","properties":{"formattedCitation":"(59,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2D266D" w:rsidRPr="00A14CCB">
        <w:rPr>
          <w:rFonts w:ascii="Arial" w:hAnsi="Arial" w:cs="Arial"/>
          <w:sz w:val="24"/>
          <w:szCs w:val="24"/>
          <w:lang w:val="en-GB"/>
        </w:rPr>
        <w:fldChar w:fldCharType="separate"/>
      </w:r>
      <w:r w:rsidR="0097304F" w:rsidRPr="005379E1">
        <w:rPr>
          <w:rFonts w:ascii="Arial" w:hAnsi="Arial" w:cs="Arial"/>
          <w:sz w:val="24"/>
          <w:lang w:val="en-GB"/>
        </w:rPr>
        <w:t>(59, 60)</w:t>
      </w:r>
      <w:r w:rsidR="002D266D" w:rsidRPr="00A14CCB">
        <w:rPr>
          <w:rFonts w:ascii="Arial" w:hAnsi="Arial" w:cs="Arial"/>
          <w:sz w:val="24"/>
          <w:szCs w:val="24"/>
          <w:lang w:val="en-GB"/>
        </w:rPr>
        <w:fldChar w:fldCharType="end"/>
      </w:r>
      <w:r w:rsidR="002D266D" w:rsidRPr="00A14CCB">
        <w:rPr>
          <w:rFonts w:ascii="Arial" w:hAnsi="Arial" w:cs="Arial"/>
          <w:sz w:val="24"/>
          <w:szCs w:val="24"/>
          <w:lang w:val="en-GB"/>
        </w:rPr>
        <w:t xml:space="preserve"> sarcoma</w:t>
      </w:r>
      <w:del w:id="181" w:author="Diana Vieira" w:date="2026-08-27T10:12:00Z" w16du:dateUtc="2026-08-27T09:12:00Z">
        <w:r w:rsidR="002D266D" w:rsidRPr="00A14CCB" w:rsidDel="00CC595A">
          <w:rPr>
            <w:rFonts w:ascii="Arial" w:hAnsi="Arial" w:cs="Arial"/>
            <w:sz w:val="24"/>
            <w:szCs w:val="24"/>
            <w:lang w:val="en-GB"/>
          </w:rPr>
          <w:delText>’s</w:delText>
        </w:r>
      </w:del>
      <w:r w:rsidR="002D266D" w:rsidRPr="00A14CCB">
        <w:rPr>
          <w:rFonts w:ascii="Arial" w:hAnsi="Arial" w:cs="Arial"/>
          <w:sz w:val="24"/>
          <w:szCs w:val="24"/>
          <w:lang w:val="en-GB"/>
        </w:rPr>
        <w:t xml:space="preserve"> dataset</w:t>
      </w:r>
      <w:r w:rsidR="007A1CF8" w:rsidRPr="00A14CCB">
        <w:rPr>
          <w:rFonts w:ascii="Arial" w:hAnsi="Arial" w:cs="Arial"/>
          <w:sz w:val="24"/>
          <w:szCs w:val="24"/>
          <w:lang w:val="en-GB"/>
        </w:rPr>
        <w:t xml:space="preserve"> </w:t>
      </w:r>
      <w:r w:rsidR="008C2F52" w:rsidRPr="00A14CCB">
        <w:rPr>
          <w:rFonts w:ascii="Arial" w:hAnsi="Arial" w:cs="Arial"/>
          <w:sz w:val="24"/>
          <w:szCs w:val="24"/>
          <w:lang w:val="en-GB"/>
        </w:rPr>
        <w:t xml:space="preserve">revealed that </w:t>
      </w:r>
      <w:r w:rsidR="00260A64" w:rsidRPr="00A14CCB">
        <w:rPr>
          <w:rFonts w:ascii="Arial" w:hAnsi="Arial" w:cs="Arial"/>
          <w:sz w:val="24"/>
          <w:szCs w:val="24"/>
          <w:lang w:val="en-GB"/>
        </w:rPr>
        <w:t xml:space="preserve">only </w:t>
      </w:r>
      <w:r w:rsidR="00260A64" w:rsidRPr="00A14CCB">
        <w:rPr>
          <w:rFonts w:ascii="Arial" w:hAnsi="Arial" w:cs="Arial"/>
          <w:i/>
          <w:iCs/>
          <w:sz w:val="24"/>
          <w:szCs w:val="24"/>
          <w:lang w:val="en-GB"/>
        </w:rPr>
        <w:t>AGO2</w:t>
      </w:r>
      <w:r w:rsidR="00260A64" w:rsidRPr="00A14CCB">
        <w:rPr>
          <w:rFonts w:ascii="Arial" w:hAnsi="Arial" w:cs="Arial"/>
          <w:sz w:val="24"/>
          <w:szCs w:val="24"/>
          <w:lang w:val="en-GB"/>
        </w:rPr>
        <w:t xml:space="preserve"> expression was significantly associated with patient survival (</w:t>
      </w:r>
      <w:r w:rsidR="00B662A8" w:rsidRPr="00A14CCB">
        <w:rPr>
          <w:rFonts w:ascii="Arial" w:hAnsi="Arial" w:cs="Arial"/>
          <w:sz w:val="24"/>
          <w:szCs w:val="24"/>
          <w:lang w:val="en-GB"/>
        </w:rPr>
        <w:t>Supplementary Figure 1</w:t>
      </w:r>
      <w:r w:rsidR="00891207" w:rsidRPr="00A14CCB">
        <w:rPr>
          <w:rFonts w:ascii="Arial" w:hAnsi="Arial" w:cs="Arial"/>
          <w:sz w:val="24"/>
          <w:szCs w:val="24"/>
          <w:lang w:val="en-GB"/>
        </w:rPr>
        <w:t>5</w:t>
      </w:r>
      <w:r w:rsidR="00B662A8" w:rsidRPr="00A14CCB">
        <w:rPr>
          <w:rFonts w:ascii="Arial" w:hAnsi="Arial" w:cs="Arial"/>
          <w:sz w:val="24"/>
          <w:szCs w:val="24"/>
          <w:lang w:val="en-GB"/>
        </w:rPr>
        <w:t xml:space="preserve">; </w:t>
      </w:r>
      <w:r w:rsidR="00260A64" w:rsidRPr="00A14CCB">
        <w:rPr>
          <w:rFonts w:ascii="Arial" w:hAnsi="Arial" w:cs="Arial"/>
          <w:sz w:val="24"/>
          <w:szCs w:val="24"/>
          <w:lang w:val="en-GB"/>
        </w:rPr>
        <w:t>HR = 2.43, B</w:t>
      </w:r>
      <w:r w:rsidR="00606F60" w:rsidRPr="00A14CCB">
        <w:rPr>
          <w:rFonts w:ascii="Arial" w:hAnsi="Arial" w:cs="Arial"/>
          <w:sz w:val="24"/>
          <w:szCs w:val="24"/>
          <w:lang w:val="en-GB"/>
        </w:rPr>
        <w:t>enjamini-</w:t>
      </w:r>
      <w:r w:rsidR="00260A64" w:rsidRPr="00A14CCB">
        <w:rPr>
          <w:rFonts w:ascii="Arial" w:hAnsi="Arial" w:cs="Arial"/>
          <w:sz w:val="24"/>
          <w:szCs w:val="24"/>
          <w:lang w:val="en-GB"/>
        </w:rPr>
        <w:t>H</w:t>
      </w:r>
      <w:r w:rsidR="00606F60" w:rsidRPr="00A14CCB">
        <w:rPr>
          <w:rFonts w:ascii="Arial" w:hAnsi="Arial" w:cs="Arial"/>
          <w:sz w:val="24"/>
          <w:szCs w:val="24"/>
          <w:lang w:val="en-GB"/>
        </w:rPr>
        <w:t>ochberg</w:t>
      </w:r>
      <w:r w:rsidR="00260A64" w:rsidRPr="00A14CCB">
        <w:rPr>
          <w:rFonts w:ascii="Arial" w:hAnsi="Arial" w:cs="Arial"/>
          <w:sz w:val="24"/>
          <w:szCs w:val="24"/>
          <w:lang w:val="en-GB"/>
        </w:rPr>
        <w:t>-adjusted p</w:t>
      </w:r>
      <w:r w:rsidR="00CF494D" w:rsidRPr="00A14CCB">
        <w:rPr>
          <w:rFonts w:ascii="Arial" w:hAnsi="Arial" w:cs="Arial"/>
          <w:sz w:val="24"/>
          <w:szCs w:val="24"/>
          <w:lang w:val="en-GB"/>
        </w:rPr>
        <w:t>-</w:t>
      </w:r>
      <w:r w:rsidR="00260A64" w:rsidRPr="00A14CCB">
        <w:rPr>
          <w:rFonts w:ascii="Arial" w:hAnsi="Arial" w:cs="Arial"/>
          <w:sz w:val="24"/>
          <w:szCs w:val="24"/>
          <w:lang w:val="en-GB"/>
        </w:rPr>
        <w:t xml:space="preserve">value = 0.0178). </w:t>
      </w:r>
      <w:r w:rsidR="00127E3D" w:rsidRPr="00A14CCB">
        <w:rPr>
          <w:rFonts w:ascii="Arial" w:hAnsi="Arial" w:cs="Arial"/>
          <w:sz w:val="24"/>
          <w:szCs w:val="24"/>
          <w:lang w:val="en-GB"/>
        </w:rPr>
        <w:t xml:space="preserve">Notably, </w:t>
      </w:r>
      <w:r w:rsidR="00127E3D" w:rsidRPr="00A14CCB">
        <w:rPr>
          <w:rFonts w:ascii="Arial" w:hAnsi="Arial" w:cs="Arial"/>
          <w:i/>
          <w:iCs/>
          <w:sz w:val="24"/>
          <w:szCs w:val="24"/>
          <w:lang w:val="en-GB"/>
        </w:rPr>
        <w:t>G3BP1</w:t>
      </w:r>
      <w:r w:rsidR="00127E3D" w:rsidRPr="00A14CCB">
        <w:rPr>
          <w:rFonts w:ascii="Arial" w:hAnsi="Arial" w:cs="Arial"/>
          <w:sz w:val="24"/>
          <w:szCs w:val="24"/>
          <w:lang w:val="en-GB"/>
        </w:rPr>
        <w:t>, the primary SG nucleator implicated in the sarcoma metastasis study, showed no significant association</w:t>
      </w:r>
      <w:r w:rsidR="00B662A8" w:rsidRPr="00A14CCB">
        <w:rPr>
          <w:rFonts w:ascii="Arial" w:hAnsi="Arial" w:cs="Arial"/>
          <w:sz w:val="24"/>
          <w:szCs w:val="24"/>
          <w:lang w:val="en-GB"/>
        </w:rPr>
        <w:t xml:space="preserve"> (Supplementary Figure 1</w:t>
      </w:r>
      <w:r w:rsidR="00891207" w:rsidRPr="00A14CCB">
        <w:rPr>
          <w:rFonts w:ascii="Arial" w:hAnsi="Arial" w:cs="Arial"/>
          <w:sz w:val="24"/>
          <w:szCs w:val="24"/>
          <w:lang w:val="en-GB"/>
        </w:rPr>
        <w:t>5</w:t>
      </w:r>
      <w:r w:rsidR="00B662A8" w:rsidRPr="00A14CCB">
        <w:rPr>
          <w:rFonts w:ascii="Arial" w:hAnsi="Arial" w:cs="Arial"/>
          <w:sz w:val="24"/>
          <w:szCs w:val="24"/>
          <w:lang w:val="en-GB"/>
        </w:rPr>
        <w:t>)</w:t>
      </w:r>
      <w:r w:rsidR="00127E3D" w:rsidRPr="00A14CCB">
        <w:rPr>
          <w:rFonts w:ascii="Arial" w:hAnsi="Arial" w:cs="Arial"/>
          <w:sz w:val="24"/>
          <w:szCs w:val="24"/>
          <w:lang w:val="en-GB"/>
        </w:rPr>
        <w:t xml:space="preserve">. While the </w:t>
      </w:r>
      <w:r w:rsidR="00127E3D" w:rsidRPr="00A14CCB">
        <w:rPr>
          <w:rFonts w:ascii="Arial" w:hAnsi="Arial" w:cs="Arial"/>
          <w:i/>
          <w:iCs/>
          <w:sz w:val="24"/>
          <w:szCs w:val="24"/>
          <w:lang w:val="en-GB"/>
        </w:rPr>
        <w:t>AGO2</w:t>
      </w:r>
      <w:r w:rsidR="00127E3D" w:rsidRPr="00A14CCB">
        <w:rPr>
          <w:rFonts w:ascii="Arial" w:hAnsi="Arial" w:cs="Arial"/>
          <w:sz w:val="24"/>
          <w:szCs w:val="24"/>
          <w:lang w:val="en-GB"/>
        </w:rPr>
        <w:t xml:space="preserve"> association is nominally consistent with a pro-tumourigenic role of SG assembly, it is more parsimoniously explained by its well-established SG-independent function as a core component of </w:t>
      </w:r>
      <w:r w:rsidR="00F866CA" w:rsidRPr="00A14CCB">
        <w:rPr>
          <w:rFonts w:ascii="Arial" w:hAnsi="Arial" w:cs="Arial"/>
          <w:sz w:val="24"/>
          <w:szCs w:val="24"/>
          <w:lang w:val="en-GB"/>
        </w:rPr>
        <w:t>the RNA-induced silencing complex (</w:t>
      </w:r>
      <w:r w:rsidR="00127E3D" w:rsidRPr="00A14CCB">
        <w:rPr>
          <w:rFonts w:ascii="Arial" w:hAnsi="Arial" w:cs="Arial"/>
          <w:sz w:val="24"/>
          <w:szCs w:val="24"/>
          <w:lang w:val="en-GB"/>
        </w:rPr>
        <w:t>RISC</w:t>
      </w:r>
      <w:r w:rsidR="00F866CA" w:rsidRPr="00A14CCB">
        <w:rPr>
          <w:rFonts w:ascii="Arial" w:hAnsi="Arial" w:cs="Arial"/>
          <w:sz w:val="24"/>
          <w:szCs w:val="24"/>
          <w:lang w:val="en-GB"/>
        </w:rPr>
        <w:t xml:space="preserve">) </w:t>
      </w:r>
      <w:r w:rsidR="00127E3D" w:rsidRPr="00A14CCB">
        <w:rPr>
          <w:rFonts w:ascii="Arial" w:hAnsi="Arial" w:cs="Arial"/>
          <w:sz w:val="24"/>
          <w:szCs w:val="24"/>
          <w:lang w:val="en-GB"/>
        </w:rPr>
        <w:t>whose dysregulation has been independently linked to cancer progression</w:t>
      </w:r>
      <w:r w:rsidR="00FA5A6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8kXL2uml","properties":{"unsorted":false,"formattedCitation":"(127)","plainCitation":"(127)","noteIndex":0},"citationItems":[{"id":"7QlDGlPw/vT3RpPj5","uris":["http://zotero.org/users/local/q86rvdj2/items/83LXIPFU"],"itemData":{"id":1032,"type":"article-journal","container-title":"Molecular Cell","DOI":"10.1016/j.molcel.2021.11.026","ISSN":"10972765","issue":"1","journalAbbreviation":"Molecular Cell","language":"en","page":"30-43","source":"DOI.org (Crossref)","title":"Life of RISC: Formation, action, and degradation of RNA-induced silencing complex","title-short":"Life of RISC","volume":"82","author":[{"family":"Iwakawa","given":"Hiro-oki"},{"family":"Tomari","given":"Yukihide"}],"issued":{"date-parts":[["2022",1]]}}}],"schema":"https://github.com/citation-style-language/schema/raw/master/csl-citation.json"} </w:instrText>
      </w:r>
      <w:r w:rsidR="00FA5A6C" w:rsidRPr="00A14CCB">
        <w:rPr>
          <w:rFonts w:ascii="Arial" w:hAnsi="Arial" w:cs="Arial"/>
          <w:sz w:val="24"/>
          <w:szCs w:val="24"/>
          <w:lang w:val="en-GB"/>
        </w:rPr>
        <w:fldChar w:fldCharType="separate"/>
      </w:r>
      <w:r w:rsidR="0097304F" w:rsidRPr="005379E1">
        <w:rPr>
          <w:rFonts w:ascii="Arial" w:hAnsi="Arial" w:cs="Arial"/>
          <w:sz w:val="24"/>
          <w:lang w:val="en-GB"/>
        </w:rPr>
        <w:t>(127)</w:t>
      </w:r>
      <w:r w:rsidR="00FA5A6C" w:rsidRPr="00A14CCB">
        <w:rPr>
          <w:rFonts w:ascii="Arial" w:hAnsi="Arial" w:cs="Arial"/>
          <w:sz w:val="24"/>
          <w:szCs w:val="24"/>
          <w:lang w:val="en-GB"/>
        </w:rPr>
        <w:fldChar w:fldCharType="end"/>
      </w:r>
      <w:r w:rsidR="00FA5A6C" w:rsidRPr="00A14CCB">
        <w:rPr>
          <w:rFonts w:ascii="Arial" w:hAnsi="Arial" w:cs="Arial"/>
          <w:sz w:val="24"/>
          <w:szCs w:val="24"/>
          <w:lang w:val="en-GB"/>
        </w:rPr>
        <w:t>.</w:t>
      </w:r>
    </w:p>
    <w:p w14:paraId="3A6122C9" w14:textId="1F563581" w:rsidR="005B16A4" w:rsidRPr="00A14CCB" w:rsidRDefault="003E58C3" w:rsidP="00533F41">
      <w:pPr>
        <w:jc w:val="both"/>
        <w:rPr>
          <w:rFonts w:ascii="Arial" w:hAnsi="Arial" w:cs="Arial"/>
          <w:sz w:val="24"/>
          <w:szCs w:val="24"/>
          <w:lang w:val="en-GB"/>
        </w:rPr>
      </w:pPr>
      <w:r w:rsidRPr="00A14CCB">
        <w:rPr>
          <w:rFonts w:ascii="Arial" w:hAnsi="Arial" w:cs="Arial"/>
          <w:sz w:val="24"/>
          <w:szCs w:val="24"/>
          <w:lang w:val="en-GB"/>
        </w:rPr>
        <w:t xml:space="preserve">SGs </w:t>
      </w:r>
      <w:r w:rsidR="001F0408" w:rsidRPr="00A14CCB">
        <w:rPr>
          <w:rFonts w:ascii="Arial" w:hAnsi="Arial" w:cs="Arial"/>
          <w:sz w:val="24"/>
          <w:szCs w:val="24"/>
          <w:lang w:val="en-GB"/>
        </w:rPr>
        <w:t xml:space="preserve">have also been proposed to promote </w:t>
      </w:r>
      <w:r w:rsidRPr="00A14CCB">
        <w:rPr>
          <w:rFonts w:ascii="Arial" w:hAnsi="Arial" w:cs="Arial"/>
          <w:sz w:val="24"/>
          <w:szCs w:val="24"/>
          <w:lang w:val="en-GB"/>
        </w:rPr>
        <w:t>chemotherapy resistance</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4keYpabz","properties":{"formattedCitation":"(28)","plainCitation":"(28)","noteIndex":0},"citationItems":[{"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(28)</w:t>
      </w:r>
      <w:r w:rsidRPr="00A14CCB">
        <w:rPr>
          <w:rFonts w:ascii="Arial" w:hAnsi="Arial" w:cs="Arial"/>
          <w:sz w:val="24"/>
          <w:szCs w:val="24"/>
          <w:lang w:val="en-GB"/>
        </w:rPr>
        <w:fldChar w:fldCharType="end"/>
      </w:r>
      <w:r w:rsidRPr="00A14CCB">
        <w:rPr>
          <w:rFonts w:ascii="Arial" w:hAnsi="Arial" w:cs="Arial"/>
          <w:sz w:val="24"/>
          <w:szCs w:val="24"/>
          <w:lang w:val="en-GB"/>
        </w:rPr>
        <w:t>. KRAS mutant cells reportedly enhance SG assembly paracrinally via PTGS2 upregulation</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EIpVHrYl","properties":{"formattedCitation":"(28)","plainCitation":"(28)","noteIndex":0},"citationItems":[{"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(28)</w:t>
      </w:r>
      <w:r w:rsidRPr="00A14CCB">
        <w:rPr>
          <w:rFonts w:ascii="Arial" w:hAnsi="Arial" w:cs="Arial"/>
          <w:sz w:val="24"/>
          <w:szCs w:val="24"/>
          <w:lang w:val="en-GB"/>
        </w:rPr>
        <w:fldChar w:fldCharType="end"/>
      </w:r>
      <w:r w:rsidRPr="00A14CCB">
        <w:rPr>
          <w:rFonts w:ascii="Arial" w:hAnsi="Arial" w:cs="Arial"/>
          <w:sz w:val="24"/>
          <w:szCs w:val="24"/>
          <w:lang w:val="en-GB"/>
        </w:rPr>
        <w:t xml:space="preserve">. However, PTGS2 has SG-independent roles, </w:t>
      </w:r>
      <w:r w:rsidR="009F2E61" w:rsidRPr="00A14CCB">
        <w:rPr>
          <w:rFonts w:ascii="Arial" w:hAnsi="Arial" w:cs="Arial"/>
          <w:sz w:val="24"/>
          <w:szCs w:val="24"/>
          <w:lang w:val="en-GB"/>
        </w:rPr>
        <w:t>and</w:t>
      </w:r>
      <w:r w:rsidRPr="00A14CCB">
        <w:rPr>
          <w:rFonts w:ascii="Arial" w:hAnsi="Arial" w:cs="Arial"/>
          <w:sz w:val="24"/>
          <w:szCs w:val="24"/>
          <w:lang w:val="en-GB"/>
        </w:rPr>
        <w:t xml:space="preserve"> observed resistance may not be solely due to SG assembly.</w:t>
      </w:r>
      <w:r w:rsidR="002752E1" w:rsidRPr="00A14CCB">
        <w:rPr>
          <w:rFonts w:ascii="Arial" w:hAnsi="Arial" w:cs="Arial"/>
          <w:sz w:val="24"/>
          <w:szCs w:val="24"/>
          <w:lang w:val="en-GB"/>
        </w:rPr>
        <w:t xml:space="preserve"> </w:t>
      </w:r>
      <w:r w:rsidRPr="00A14CCB">
        <w:rPr>
          <w:rFonts w:ascii="Arial" w:hAnsi="Arial" w:cs="Arial"/>
          <w:sz w:val="24"/>
          <w:szCs w:val="24"/>
          <w:lang w:val="en-GB"/>
        </w:rPr>
        <w:t>KRAS mutant cells exhibit constitutive activation of the EGFR pathway</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z0NcLFM1","properties":{"formattedCitation":"(128)","plainCitation":"(128)","noteIndex":0},"citationItems":[{"id":"7QlDGlPw/RCRpSmUn","uris":["http://zotero.org/users/local/1p9EH8ax/items/9PM79JUH"],"itemData":{"id":119,"type":"article-journal","abstract":"Abstract\n            Cancer is the leading cause of death worldwide, and its treatment and outcomes have been dramatically revolutionised by targeted therapies. As the most frequently mutated oncogene, Kirsten rat sarcoma viral oncogene homologue (KRAS) has attracted substantial attention. The understanding of KRAS is constantly being updated by numerous studies on KRAS in the initiation and progression of cancer diseases. However, KRAS has been deemed a challenging therapeutic target, even “undruggable”, after drug-targeting efforts over the past four decades. Recently, there have been surprising advances in directly targeted drugs for KRAS, especially in KRAS (G12C) inhibitors, such as AMG510 (sotorasib) and MRTX849 (adagrasib), which have obtained encouraging results in clinical trials. Excitingly, AMG510 was the first drug-targeting KRAS (G12C) to be approved for clinical use this year. This review summarises the most recent understanding of fundamental aspects of KRAS, the relationship between the KRAS mutations and tumour immune evasion, and new progress in targeting KRAS, particularly KRAS (G12C). Moreover, the possible mechanisms of resistance to KRAS (G12C) inhibitors and possible combination therapies are summarised, with a view to providing the best regimen for individualised treatment with KRAS (G12C) inhibitors and achieving truly precise treatment.","container-title":"Signal Transduction and Targeted Therapy","DOI":"10.1038/s41392-021-00780-4","ISSN":"2059-3635","issue":"1","journalAbbreviation":"Sig Transduct Target Ther","language":"en","page":"386","source":"DOI.org (Crossref)","title":"KRAS mutation: from undruggable to druggable in cancer","title-short":"KRAS mutation","volume":"6","author":[{"family":"Huang","given":"Lamei"},{"family":"Guo","given":"Zhixing"},{"family":"Wang","given":"Fang"},{"family":"Fu","given":"Liwu"}],"issued":{"date-parts":[["2021",11,15]]}}}],"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(128)</w:t>
      </w:r>
      <w:r w:rsidRPr="00A14CCB">
        <w:rPr>
          <w:rFonts w:ascii="Arial" w:hAnsi="Arial" w:cs="Arial"/>
          <w:sz w:val="24"/>
          <w:szCs w:val="24"/>
          <w:lang w:val="en-GB"/>
        </w:rPr>
        <w:fldChar w:fldCharType="end"/>
      </w:r>
      <w:r w:rsidRPr="00A14CCB">
        <w:rPr>
          <w:rFonts w:ascii="Arial" w:hAnsi="Arial" w:cs="Arial"/>
          <w:sz w:val="24"/>
          <w:szCs w:val="24"/>
          <w:lang w:val="en-GB"/>
        </w:rPr>
        <w:t>.</w:t>
      </w:r>
      <w:r w:rsidRPr="00A14CCB">
        <w:rPr>
          <w:rFonts w:ascii="Arial" w:hAnsi="Arial" w:cs="Arial"/>
          <w:color w:val="FF0000"/>
          <w:sz w:val="24"/>
          <w:szCs w:val="24"/>
          <w:lang w:val="en-GB"/>
        </w:rPr>
        <w:t xml:space="preserve"> </w:t>
      </w:r>
      <w:r w:rsidRPr="00A14CCB">
        <w:rPr>
          <w:rFonts w:ascii="Arial" w:hAnsi="Arial" w:cs="Arial"/>
          <w:sz w:val="24"/>
          <w:szCs w:val="24"/>
          <w:lang w:val="en-GB"/>
        </w:rPr>
        <w:t>As KRAS functions downstream of EGFR, its mutation predicts poor response to EGFR inhibitors but improved response to MEK inhibitors, which act further downstream</w:t>
      </w:r>
      <w:r w:rsidR="00120BC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{"citationID":"M077KAw9","properties":{"formattedCitation":"(129)","plainCitation":"(129)","noteIndex":0},"citationItems":[{"id":148,"uris":["http://zotero.org/users/local/q86rvdj2/items/VRA2ZY47"],"itemData":{"id":148,"type":"article-journal","container-title":"Cancer Letters","DOI":"10.1016/j.canlet.2023.216264","ISSN":"03043835","journalAbbreviation":"Cancer Letters","language":"en","page":"216264","source":"DOI.org (Crossref)","title":"MEK inhibitor and anti-EGFR antibody overcome sotorasib resistance signals and enhance its antitumor effect in colorectal cancer cells","volume":"567","author":[{"family":"Hondo","given":"Nao"},{"family":"Kitazawa","given":"Masato"},{"family":"Koyama","given":"Makoto"},{"family":"Nakamura","given":"Satoshi"},{"family":"Tokumaru","given":"Shigeo"},{"family":"Miyazaki","given":"Satoru"},{"family":"Kataoka","given":"Masahiro"},{"family":"Seharada","given":"Kai"},{"family":"Soejima","given":"Yuji"}],"issued":{"date-parts":[["2023",7]]}}}],"schema":"https://github.com/citation-style-language/schema/raw/master/csl-citation.json"} </w:instrText>
      </w:r>
      <w:r w:rsidR="00120BC1" w:rsidRPr="00A14CCB">
        <w:rPr>
          <w:rFonts w:ascii="Arial" w:hAnsi="Arial" w:cs="Arial"/>
          <w:sz w:val="24"/>
          <w:szCs w:val="24"/>
          <w:lang w:val="en-GB"/>
        </w:rPr>
        <w:fldChar w:fldCharType="separate"/>
      </w:r>
      <w:r w:rsidR="0097304F" w:rsidRPr="005379E1">
        <w:rPr>
          <w:rFonts w:ascii="Arial" w:hAnsi="Arial" w:cs="Arial"/>
          <w:sz w:val="24"/>
          <w:lang w:val="en-GB"/>
        </w:rPr>
        <w:t>(129)</w:t>
      </w:r>
      <w:r w:rsidR="00120BC1"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927E28" w:rsidRPr="00A14CCB">
        <w:rPr>
          <w:rFonts w:ascii="Arial" w:hAnsi="Arial" w:cs="Arial"/>
          <w:sz w:val="24"/>
          <w:szCs w:val="24"/>
          <w:lang w:val="en-GB"/>
        </w:rPr>
        <w:t xml:space="preserve">Supplementary </w:t>
      </w:r>
      <w:r w:rsidRPr="00A14CCB">
        <w:rPr>
          <w:rFonts w:ascii="Arial" w:hAnsi="Arial" w:cs="Arial"/>
          <w:sz w:val="24"/>
          <w:szCs w:val="24"/>
          <w:lang w:val="en-GB"/>
        </w:rPr>
        <w:t>Figure 1</w:t>
      </w:r>
      <w:r w:rsidR="00891207" w:rsidRPr="00A14CCB">
        <w:rPr>
          <w:rFonts w:ascii="Arial" w:hAnsi="Arial" w:cs="Arial"/>
          <w:sz w:val="24"/>
          <w:szCs w:val="24"/>
          <w:lang w:val="en-GB"/>
        </w:rPr>
        <w:t>6</w:t>
      </w:r>
      <w:r w:rsidR="00A55B79" w:rsidRPr="00A14CCB">
        <w:rPr>
          <w:rFonts w:ascii="Arial" w:hAnsi="Arial" w:cs="Arial"/>
          <w:sz w:val="24"/>
          <w:szCs w:val="24"/>
          <w:lang w:val="en-GB"/>
        </w:rPr>
        <w:t>A</w:t>
      </w:r>
      <w:r w:rsidR="007344B6" w:rsidRPr="00A14CCB">
        <w:rPr>
          <w:rFonts w:ascii="Arial" w:hAnsi="Arial" w:cs="Arial"/>
          <w:sz w:val="24"/>
          <w:szCs w:val="24"/>
          <w:lang w:val="en-GB"/>
        </w:rPr>
        <w:t>,</w:t>
      </w:r>
      <w:r w:rsidR="00A55B79" w:rsidRPr="00A14CCB">
        <w:rPr>
          <w:rFonts w:ascii="Arial" w:hAnsi="Arial" w:cs="Arial"/>
          <w:sz w:val="24"/>
          <w:szCs w:val="24"/>
          <w:lang w:val="en-GB"/>
        </w:rPr>
        <w:t>B</w:t>
      </w:r>
      <w:r w:rsidRPr="00A14CCB">
        <w:rPr>
          <w:rFonts w:ascii="Arial" w:hAnsi="Arial" w:cs="Arial"/>
          <w:sz w:val="24"/>
          <w:szCs w:val="24"/>
          <w:lang w:val="en-GB"/>
        </w:rPr>
        <w:t>).</w:t>
      </w:r>
      <w:r w:rsidR="002752E1" w:rsidRPr="00A14CCB">
        <w:rPr>
          <w:rFonts w:ascii="Arial" w:hAnsi="Arial" w:cs="Arial"/>
          <w:sz w:val="24"/>
          <w:szCs w:val="24"/>
          <w:lang w:val="en-GB"/>
        </w:rPr>
        <w:t xml:space="preserve"> </w:t>
      </w:r>
      <w:r w:rsidRPr="00A14CCB">
        <w:rPr>
          <w:rFonts w:ascii="Arial" w:hAnsi="Arial" w:cs="Arial"/>
          <w:sz w:val="24"/>
          <w:szCs w:val="24"/>
          <w:lang w:val="en-GB"/>
        </w:rPr>
        <w:t>PTGS2 KD or inhibition leads to expression changes that correlate with EGFR KD</w:t>
      </w:r>
      <w:r w:rsidR="00847F28" w:rsidRPr="00A14CCB">
        <w:rPr>
          <w:rFonts w:ascii="Arial" w:hAnsi="Arial" w:cs="Arial"/>
          <w:sz w:val="24"/>
          <w:szCs w:val="24"/>
          <w:lang w:val="en-GB"/>
        </w:rPr>
        <w:t xml:space="preserve"> (and ERBB3 KD, another protein from the same family)</w:t>
      </w:r>
      <w:r w:rsidRPr="00A14CCB">
        <w:rPr>
          <w:rFonts w:ascii="Arial" w:hAnsi="Arial" w:cs="Arial"/>
          <w:sz w:val="24"/>
          <w:szCs w:val="24"/>
          <w:lang w:val="en-GB"/>
        </w:rPr>
        <w:t>, suggesting that PTGS2 may indeed be part of the same pathway (</w:t>
      </w:r>
      <w:r w:rsidR="00927E28" w:rsidRPr="00A14CCB">
        <w:rPr>
          <w:rFonts w:ascii="Arial" w:hAnsi="Arial" w:cs="Arial"/>
          <w:sz w:val="24"/>
          <w:szCs w:val="24"/>
          <w:lang w:val="en-GB"/>
        </w:rPr>
        <w:t xml:space="preserve">Supplementary </w:t>
      </w:r>
      <w:r w:rsidR="00A55B79" w:rsidRPr="00A14CCB">
        <w:rPr>
          <w:rFonts w:ascii="Arial" w:hAnsi="Arial" w:cs="Arial"/>
          <w:sz w:val="24"/>
          <w:szCs w:val="24"/>
          <w:lang w:val="en-GB"/>
        </w:rPr>
        <w:t>Figure 1</w:t>
      </w:r>
      <w:r w:rsidR="00891207" w:rsidRPr="00A14CCB">
        <w:rPr>
          <w:rFonts w:ascii="Arial" w:hAnsi="Arial" w:cs="Arial"/>
          <w:sz w:val="24"/>
          <w:szCs w:val="24"/>
          <w:lang w:val="en-GB"/>
        </w:rPr>
        <w:t>6</w:t>
      </w:r>
      <w:r w:rsidR="00A55B79" w:rsidRPr="00A14CCB">
        <w:rPr>
          <w:rFonts w:ascii="Arial" w:hAnsi="Arial" w:cs="Arial"/>
          <w:sz w:val="24"/>
          <w:szCs w:val="24"/>
          <w:lang w:val="en-GB"/>
        </w:rPr>
        <w:t>C)</w:t>
      </w:r>
      <w:r w:rsidR="00847F28" w:rsidRPr="00A14CCB">
        <w:rPr>
          <w:rFonts w:ascii="Arial" w:hAnsi="Arial" w:cs="Arial"/>
          <w:sz w:val="24"/>
          <w:szCs w:val="24"/>
          <w:lang w:val="en-GB"/>
        </w:rPr>
        <w:t>.</w:t>
      </w:r>
      <w:r w:rsidR="002752E1" w:rsidRPr="00A14CCB">
        <w:rPr>
          <w:rFonts w:ascii="Arial" w:hAnsi="Arial" w:cs="Arial"/>
          <w:sz w:val="24"/>
          <w:szCs w:val="24"/>
          <w:lang w:val="en-GB"/>
        </w:rPr>
        <w:t xml:space="preserve"> </w:t>
      </w:r>
      <w:r w:rsidR="00EC2318" w:rsidRPr="00A14CCB">
        <w:rPr>
          <w:rFonts w:ascii="Arial" w:hAnsi="Arial" w:cs="Arial"/>
          <w:sz w:val="24"/>
          <w:szCs w:val="24"/>
          <w:lang w:val="en-GB"/>
        </w:rPr>
        <w:t>Hypothesising that</w:t>
      </w:r>
      <w:r w:rsidRPr="00A14CCB">
        <w:rPr>
          <w:rFonts w:ascii="Arial" w:hAnsi="Arial" w:cs="Arial"/>
          <w:sz w:val="24"/>
          <w:szCs w:val="24"/>
          <w:lang w:val="en-GB"/>
        </w:rPr>
        <w:t xml:space="preserve"> PTGS2 acts downstream of KRAS, its inhibition may mimic MEK inhibition, targeting a key oncogenic driver and explaining increased treatment sensitivity. While PTGS2 is known to be regulated by the EGFR pathway (reviewed in</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6po6wgN","properties":{"formattedCitation":"(130)","plainCitation":"(130)","noteIndex":0},"citationItems":[{"id":"7QlDGlPw/MTqUT9Zl","uris":["http://zotero.org/users/local/1p9EH8ax/items/RWUWKWAS"],"itemData":{"id":127,"type":"article-journal","abstract":"Colorectal cancer (CRC) is now the second-leading cause of cancer deaths in the USA. Colorectal cancer progression and metastasis depends on the orchestration of the aberrant signaling pathways that control tumor cell proliferation, survival and migration/invasion. Epidemiological, clinical, and animal studies have demonstrated that prostaglandin-endoperoxide synthase 2 (PTGS2) and epithelial growth factor (EGF) signaling pathways play key roles in promoting colorectal cancer growth and metastasis. In this review, we highlight major advances in our understanding of the roles of PTGS2 and EGF signaling in colorectal cancer.","container-title":"Cancers","DOI":"10.3390/cancers3043894","ISSN":"2072-6694","issue":"4","journalAbbreviation":"Cancers","language":"en","license":"https://creativecommons.org/licenses/by/3.0/","page":"3894-3908","source":"DOI.org (Crossref)","title":"The Crosstalk of PTGS2 and EGF Signaling Pathways in Colorectal Cancer","volume":"3","author":[{"family":"Wang","given":"Dingzhi"},{"family":"Xia","given":"Dianren"},{"family":"DuBois","given":"Raymond N."}],"issued":{"date-parts":[["2011",10,14]]}}}],"schema":"https://github.com/citation-style-language/schema/raw/master/csl-citation.json"}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(130)</w:t>
      </w:r>
      <w:r w:rsidRPr="00A14CCB">
        <w:rPr>
          <w:rFonts w:ascii="Arial" w:hAnsi="Arial" w:cs="Arial"/>
          <w:sz w:val="24"/>
          <w:szCs w:val="24"/>
          <w:lang w:val="en-GB"/>
        </w:rPr>
        <w:fldChar w:fldCharType="end"/>
      </w:r>
      <w:r w:rsidRPr="00A14CCB">
        <w:rPr>
          <w:rFonts w:ascii="Arial" w:hAnsi="Arial" w:cs="Arial"/>
          <w:sz w:val="24"/>
          <w:szCs w:val="24"/>
          <w:lang w:val="en-GB"/>
        </w:rPr>
        <w:t>), this proposed mechanism</w:t>
      </w:r>
      <w:r w:rsidR="00E14061" w:rsidRPr="00A14CCB">
        <w:rPr>
          <w:rFonts w:ascii="Arial" w:hAnsi="Arial" w:cs="Arial"/>
          <w:sz w:val="24"/>
          <w:szCs w:val="24"/>
          <w:lang w:val="en-GB"/>
        </w:rPr>
        <w:t xml:space="preserve"> remains to be experimentally validated</w:t>
      </w:r>
      <w:r w:rsidRPr="00A14CCB">
        <w:rPr>
          <w:rFonts w:ascii="Arial" w:hAnsi="Arial" w:cs="Arial"/>
          <w:sz w:val="24"/>
          <w:szCs w:val="24"/>
          <w:lang w:val="en-GB"/>
        </w:rPr>
        <w:t>.</w:t>
      </w:r>
    </w:p>
    <w:p w14:paraId="49700B2E" w14:textId="3487459B" w:rsidR="00CA2307" w:rsidRPr="00C047AC" w:rsidRDefault="002E2363" w:rsidP="00533F41">
      <w:pPr>
        <w:pStyle w:val="Heading2"/>
        <w:rPr>
          <w:lang w:val="en-GB"/>
        </w:rPr>
      </w:pPr>
      <w:r w:rsidRPr="00C047AC">
        <w:rPr>
          <w:lang w:val="en-GB"/>
        </w:rPr>
        <w:t>A</w:t>
      </w:r>
      <w:ins w:id="182" w:author="Diana Vieira" w:date="2026-08-27T10:15:00Z" w16du:dateUtc="2026-08-27T09:15:00Z">
        <w:r w:rsidR="00664799">
          <w:rPr>
            <w:lang w:val="en-GB"/>
          </w:rPr>
          <w:t>n</w:t>
        </w:r>
      </w:ins>
      <w:r w:rsidRPr="00C047AC">
        <w:rPr>
          <w:lang w:val="en-GB"/>
        </w:rPr>
        <w:t xml:space="preserve"> </w:t>
      </w:r>
      <w:r w:rsidR="00E2317D" w:rsidRPr="00C047AC">
        <w:rPr>
          <w:lang w:val="en-GB"/>
        </w:rPr>
        <w:t>SG</w:t>
      </w:r>
      <w:r w:rsidRPr="00C047AC">
        <w:rPr>
          <w:lang w:val="en-GB"/>
        </w:rPr>
        <w:t xml:space="preserve"> </w:t>
      </w:r>
      <w:r w:rsidR="00A208CC" w:rsidRPr="00C047AC">
        <w:rPr>
          <w:lang w:val="en-GB"/>
        </w:rPr>
        <w:t>gene s</w:t>
      </w:r>
      <w:r w:rsidRPr="00C047AC">
        <w:rPr>
          <w:lang w:val="en-GB"/>
        </w:rPr>
        <w:t xml:space="preserve">ignature and </w:t>
      </w:r>
      <w:r w:rsidR="00A208CC" w:rsidRPr="00C047AC">
        <w:rPr>
          <w:lang w:val="en-GB"/>
        </w:rPr>
        <w:t>its clinical value</w:t>
      </w:r>
      <w:r w:rsidRPr="00C047AC">
        <w:rPr>
          <w:lang w:val="en-GB"/>
        </w:rPr>
        <w:t xml:space="preserve"> in </w:t>
      </w:r>
      <w:r w:rsidR="00A208CC" w:rsidRPr="00C047AC">
        <w:rPr>
          <w:lang w:val="en-GB"/>
        </w:rPr>
        <w:t>c</w:t>
      </w:r>
      <w:r w:rsidRPr="00C047AC">
        <w:rPr>
          <w:lang w:val="en-GB"/>
        </w:rPr>
        <w:t>ancer</w:t>
      </w:r>
    </w:p>
    <w:p w14:paraId="7FF65F91" w14:textId="5F936A09" w:rsidR="006E469D" w:rsidRPr="00A14CCB" w:rsidRDefault="003F0F1F" w:rsidP="006E469D">
      <w:pPr>
        <w:jc w:val="both"/>
        <w:rPr>
          <w:rFonts w:ascii="Arial" w:hAnsi="Arial" w:cs="Arial"/>
          <w:sz w:val="24"/>
          <w:szCs w:val="24"/>
          <w:lang w:val="en-GB"/>
        </w:rPr>
      </w:pPr>
      <w:r w:rsidRPr="00A14CCB">
        <w:rPr>
          <w:rFonts w:ascii="Arial" w:hAnsi="Arial" w:cs="Arial"/>
          <w:sz w:val="24"/>
          <w:szCs w:val="24"/>
          <w:lang w:val="en-GB"/>
        </w:rPr>
        <w:t>The results above highlight the limitations of single-gene analyses in isolating SG-specific effects due to overlapping roles in other stress-related pathways. To address this, we developed a custom SG transcriptomic signature. First, we integrated datasets from Matheny 2019 and 2021</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{"citationID":"b7ra1wjT","properties":{"formattedCitation":"(41, 43)","plainCitation":"(41, 43)","noteIndex":0},"citationItems":[{"id":"7QlDGlPw/8f8ZloUy","uris":["http://zotero.org/users/local/1p9EH8ax/items/ARLW3CQN"],"itemData":{"id":"ykGbCuKA/C0HOgHHz","type":"article-journal","container-title":"Molecular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S."},{"family":"Parker","given":"Roy"}],"issued":{"date-parts":[["2019",12,1]]}}},{"id":"7QlDGlPw/vZJtCPF5","uris":["http://zotero.org/users/local/1p9EH8ax/items/JRJEKK4Q"],"itemData":{"id":"ykGbCuKA/Ojqv5kbB","type":"article-journal","abstract":"Stress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(41, 43)</w:t>
      </w:r>
      <w:r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701471" w:rsidRPr="00A14CCB">
        <w:rPr>
          <w:rFonts w:ascii="Arial" w:hAnsi="Arial" w:cs="Arial"/>
          <w:sz w:val="24"/>
          <w:szCs w:val="24"/>
          <w:lang w:val="en-GB"/>
        </w:rPr>
        <w:t xml:space="preserve">as this combination had stressed samples with and without SGs, </w:t>
      </w:r>
      <w:r w:rsidRPr="00A14CCB">
        <w:rPr>
          <w:rFonts w:ascii="Arial" w:hAnsi="Arial" w:cs="Arial"/>
          <w:sz w:val="24"/>
          <w:szCs w:val="24"/>
          <w:lang w:val="en-GB"/>
        </w:rPr>
        <w:t xml:space="preserve">applying batch effect correction for cell genotype, stressor type, and study </w:t>
      </w:r>
      <w:r w:rsidR="0084364E" w:rsidRPr="00A14CCB">
        <w:rPr>
          <w:rFonts w:ascii="Arial" w:hAnsi="Arial" w:cs="Arial"/>
          <w:sz w:val="24"/>
          <w:szCs w:val="24"/>
          <w:lang w:val="en-GB"/>
        </w:rPr>
        <w:lastRenderedPageBreak/>
        <w:t xml:space="preserve">of </w:t>
      </w:r>
      <w:r w:rsidRPr="00A14CCB">
        <w:rPr>
          <w:rFonts w:ascii="Arial" w:hAnsi="Arial" w:cs="Arial"/>
          <w:sz w:val="24"/>
          <w:szCs w:val="24"/>
          <w:lang w:val="en-GB"/>
        </w:rPr>
        <w:t xml:space="preserve">origin. We then used an elastic net regression model with bootstrapping to derive </w:t>
      </w:r>
      <w:r w:rsidR="002F3F27" w:rsidRPr="00A14CCB">
        <w:rPr>
          <w:rFonts w:ascii="Arial" w:hAnsi="Arial" w:cs="Arial"/>
          <w:sz w:val="24"/>
          <w:szCs w:val="24"/>
          <w:lang w:val="en-GB"/>
        </w:rPr>
        <w:t xml:space="preserve">a SG signature </w:t>
      </w:r>
      <w:r w:rsidR="00701471" w:rsidRPr="00A14CCB">
        <w:rPr>
          <w:rFonts w:ascii="Arial" w:hAnsi="Arial" w:cs="Arial"/>
          <w:sz w:val="24"/>
          <w:szCs w:val="24"/>
          <w:lang w:val="en-GB"/>
        </w:rPr>
        <w:t>(</w:t>
      </w:r>
      <w:r w:rsidR="008A5691" w:rsidRPr="00A14CCB">
        <w:rPr>
          <w:rFonts w:ascii="Arial" w:hAnsi="Arial" w:cs="Arial"/>
          <w:sz w:val="24"/>
          <w:szCs w:val="24"/>
          <w:lang w:val="en-GB"/>
        </w:rPr>
        <w:t>see</w:t>
      </w:r>
      <w:r w:rsidR="00701471" w:rsidRPr="00A14CCB">
        <w:rPr>
          <w:rFonts w:ascii="Arial" w:hAnsi="Arial" w:cs="Arial"/>
          <w:sz w:val="24"/>
          <w:szCs w:val="24"/>
          <w:lang w:val="en-GB"/>
        </w:rPr>
        <w:t xml:space="preserve"> Methods)</w:t>
      </w:r>
      <w:r w:rsidRPr="00A14CCB">
        <w:rPr>
          <w:rFonts w:ascii="Arial" w:hAnsi="Arial" w:cs="Arial"/>
          <w:sz w:val="24"/>
          <w:szCs w:val="24"/>
          <w:lang w:val="en-GB"/>
        </w:rPr>
        <w:t xml:space="preserve">. Genes retained in nearly all </w:t>
      </w:r>
      <w:r w:rsidR="007344B6" w:rsidRPr="00A14CCB">
        <w:rPr>
          <w:rFonts w:ascii="Arial" w:hAnsi="Arial" w:cs="Arial"/>
          <w:sz w:val="24"/>
          <w:szCs w:val="24"/>
          <w:lang w:val="en-GB"/>
        </w:rPr>
        <w:t xml:space="preserve">(&gt;90%) </w:t>
      </w:r>
      <w:r w:rsidRPr="00A14CCB">
        <w:rPr>
          <w:rFonts w:ascii="Arial" w:hAnsi="Arial" w:cs="Arial"/>
          <w:sz w:val="24"/>
          <w:szCs w:val="24"/>
          <w:lang w:val="en-GB"/>
        </w:rPr>
        <w:t>bootstrap iterations</w:t>
      </w:r>
      <w:r w:rsidR="000E7D00" w:rsidRPr="00A14CCB">
        <w:rPr>
          <w:rFonts w:ascii="Arial" w:hAnsi="Arial" w:cs="Arial"/>
          <w:sz w:val="24"/>
          <w:szCs w:val="24"/>
          <w:lang w:val="en-GB"/>
        </w:rPr>
        <w:t xml:space="preserve"> </w:t>
      </w:r>
      <w:r w:rsidRPr="00A14CCB">
        <w:rPr>
          <w:rFonts w:ascii="Arial" w:hAnsi="Arial" w:cs="Arial"/>
          <w:sz w:val="24"/>
          <w:szCs w:val="24"/>
          <w:lang w:val="en-GB"/>
        </w:rPr>
        <w:t>were used to construct the final signature</w:t>
      </w:r>
      <w:r w:rsidR="00943CDB" w:rsidRPr="00A14CCB">
        <w:rPr>
          <w:rFonts w:ascii="Arial" w:hAnsi="Arial" w:cs="Arial"/>
          <w:sz w:val="24"/>
          <w:szCs w:val="24"/>
          <w:lang w:val="en-GB"/>
        </w:rPr>
        <w:t>, compris</w:t>
      </w:r>
      <w:r w:rsidR="007344B6" w:rsidRPr="00A14CCB">
        <w:rPr>
          <w:rFonts w:ascii="Arial" w:hAnsi="Arial" w:cs="Arial"/>
          <w:sz w:val="24"/>
          <w:szCs w:val="24"/>
          <w:lang w:val="en-GB"/>
        </w:rPr>
        <w:t>ing</w:t>
      </w:r>
      <w:r w:rsidR="00943CDB" w:rsidRPr="00A14CCB">
        <w:rPr>
          <w:rFonts w:ascii="Arial" w:hAnsi="Arial" w:cs="Arial"/>
          <w:sz w:val="24"/>
          <w:szCs w:val="24"/>
          <w:lang w:val="en-GB"/>
        </w:rPr>
        <w:t xml:space="preserve"> 41 genes, which we dubbed the SG Score</w:t>
      </w:r>
      <w:r w:rsidRPr="00A14CCB">
        <w:rPr>
          <w:rFonts w:ascii="Arial" w:hAnsi="Arial" w:cs="Arial"/>
          <w:sz w:val="24"/>
          <w:szCs w:val="24"/>
          <w:lang w:val="en-GB"/>
        </w:rPr>
        <w:t xml:space="preserve">. </w:t>
      </w:r>
      <w:r w:rsidR="00480D88" w:rsidRPr="00A14CCB">
        <w:rPr>
          <w:rFonts w:ascii="Arial" w:hAnsi="Arial" w:cs="Arial"/>
          <w:sz w:val="24"/>
          <w:szCs w:val="24"/>
          <w:lang w:val="en-GB"/>
        </w:rPr>
        <w:t xml:space="preserve">The SG Score </w:t>
      </w:r>
      <w:r w:rsidRPr="00A14CCB">
        <w:rPr>
          <w:rFonts w:ascii="Arial" w:hAnsi="Arial" w:cs="Arial"/>
          <w:sz w:val="24"/>
          <w:szCs w:val="24"/>
          <w:lang w:val="en-GB"/>
        </w:rPr>
        <w:t>w</w:t>
      </w:r>
      <w:r w:rsidR="00480D88" w:rsidRPr="00A14CCB">
        <w:rPr>
          <w:rFonts w:ascii="Arial" w:hAnsi="Arial" w:cs="Arial"/>
          <w:sz w:val="24"/>
          <w:szCs w:val="24"/>
          <w:lang w:val="en-GB"/>
        </w:rPr>
        <w:t>as</w:t>
      </w:r>
      <w:r w:rsidRPr="00A14CCB">
        <w:rPr>
          <w:rFonts w:ascii="Arial" w:hAnsi="Arial" w:cs="Arial"/>
          <w:sz w:val="24"/>
          <w:szCs w:val="24"/>
          <w:lang w:val="en-GB"/>
        </w:rPr>
        <w:t xml:space="preserve"> validated on an independent dataset, Paget 2024</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r4VzjMzr","properties":{"formattedCitation":"(7)","plainCitation":"(7)","noteIndex":0},"citationItems":[{"id":"7QlDGlPw/whmaCuBT","uris":["http://zotero.org/users/local/1p9EH8ax/items/BR3BXXDM"],"itemData":{"id":"ykGbCuKA/LqBpVajD","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(7)</w:t>
      </w:r>
      <w:r w:rsidRPr="00A14CCB">
        <w:rPr>
          <w:rFonts w:ascii="Arial" w:hAnsi="Arial" w:cs="Arial"/>
          <w:sz w:val="24"/>
          <w:szCs w:val="24"/>
          <w:lang w:val="en-GB"/>
        </w:rPr>
        <w:fldChar w:fldCharType="end"/>
      </w:r>
      <w:r w:rsidRPr="00A14CCB">
        <w:rPr>
          <w:rFonts w:ascii="Arial" w:hAnsi="Arial" w:cs="Arial"/>
          <w:sz w:val="24"/>
          <w:szCs w:val="24"/>
          <w:lang w:val="en-GB"/>
        </w:rPr>
        <w:t>, which had also undergone batch correction</w:t>
      </w:r>
      <w:r w:rsidR="00701471" w:rsidRPr="00A14CCB">
        <w:rPr>
          <w:rFonts w:ascii="Arial" w:hAnsi="Arial" w:cs="Arial"/>
          <w:sz w:val="24"/>
          <w:szCs w:val="24"/>
          <w:lang w:val="en-GB"/>
        </w:rPr>
        <w:t xml:space="preserve"> for the abovementioned variables</w:t>
      </w:r>
      <w:r w:rsidRPr="00A14CCB">
        <w:rPr>
          <w:rFonts w:ascii="Arial" w:hAnsi="Arial" w:cs="Arial"/>
          <w:sz w:val="24"/>
          <w:szCs w:val="24"/>
          <w:lang w:val="en-GB"/>
        </w:rPr>
        <w:t>, and successfully distinguished SG-positive from SG-negative samples (</w:t>
      </w:r>
      <w:r w:rsidR="00120CCA" w:rsidRPr="00A14CCB">
        <w:rPr>
          <w:rFonts w:ascii="Arial" w:hAnsi="Arial" w:cs="Arial"/>
          <w:sz w:val="24"/>
          <w:szCs w:val="24"/>
          <w:lang w:val="en-GB"/>
        </w:rPr>
        <w:t xml:space="preserve">Figure </w:t>
      </w:r>
      <w:r w:rsidR="00802DDF" w:rsidRPr="00A14CCB">
        <w:rPr>
          <w:rFonts w:ascii="Arial" w:hAnsi="Arial" w:cs="Arial"/>
          <w:sz w:val="24"/>
          <w:szCs w:val="24"/>
          <w:lang w:val="en-GB"/>
        </w:rPr>
        <w:t>7</w:t>
      </w:r>
      <w:r w:rsidR="00120CCA" w:rsidRPr="00A14CCB">
        <w:rPr>
          <w:rFonts w:ascii="Arial" w:hAnsi="Arial" w:cs="Arial"/>
          <w:sz w:val="24"/>
          <w:szCs w:val="24"/>
          <w:lang w:val="en-GB"/>
        </w:rPr>
        <w:t>A</w:t>
      </w:r>
      <w:r w:rsidR="007344B6" w:rsidRPr="00A14CCB">
        <w:rPr>
          <w:rFonts w:ascii="Arial" w:hAnsi="Arial" w:cs="Arial"/>
          <w:sz w:val="24"/>
          <w:szCs w:val="24"/>
          <w:lang w:val="en-GB"/>
        </w:rPr>
        <w:t>,</w:t>
      </w:r>
      <w:r w:rsidR="00120CCA" w:rsidRPr="00A14CCB">
        <w:rPr>
          <w:rFonts w:ascii="Arial" w:hAnsi="Arial" w:cs="Arial"/>
          <w:sz w:val="24"/>
          <w:szCs w:val="24"/>
          <w:lang w:val="en-GB"/>
        </w:rPr>
        <w:t>B</w:t>
      </w:r>
      <w:r w:rsidRPr="00A14CCB">
        <w:rPr>
          <w:rFonts w:ascii="Arial" w:hAnsi="Arial" w:cs="Arial"/>
          <w:sz w:val="24"/>
          <w:szCs w:val="24"/>
          <w:lang w:val="en-GB"/>
        </w:rPr>
        <w:t>).</w:t>
      </w:r>
      <w:r w:rsidR="006E469D" w:rsidRPr="00A14CCB">
        <w:rPr>
          <w:rFonts w:ascii="Arial" w:hAnsi="Arial" w:cs="Arial"/>
          <w:color w:val="000000" w:themeColor="text1"/>
          <w:sz w:val="24"/>
          <w:szCs w:val="24"/>
          <w:lang w:val="en-GB"/>
        </w:rPr>
        <w:t xml:space="preserve"> Nevertheless, it is important to note that the SG </w:t>
      </w:r>
      <w:r w:rsidR="00943CDB" w:rsidRPr="00A14CCB">
        <w:rPr>
          <w:rFonts w:ascii="Arial" w:hAnsi="Arial" w:cs="Arial"/>
          <w:color w:val="000000" w:themeColor="text1"/>
          <w:sz w:val="24"/>
          <w:szCs w:val="24"/>
          <w:lang w:val="en-GB"/>
        </w:rPr>
        <w:t>Score</w:t>
      </w:r>
      <w:r w:rsidR="006E469D" w:rsidRPr="00A14CCB">
        <w:rPr>
          <w:rFonts w:ascii="Arial" w:hAnsi="Arial" w:cs="Arial"/>
          <w:color w:val="000000" w:themeColor="text1"/>
          <w:sz w:val="24"/>
          <w:szCs w:val="24"/>
          <w:lang w:val="en-GB"/>
        </w:rPr>
        <w:t xml:space="preserve"> provides a relative, not binary, measure of SG presence</w:t>
      </w:r>
      <w:r w:rsidR="00210A46" w:rsidRPr="00A14CCB">
        <w:rPr>
          <w:rFonts w:ascii="Arial" w:hAnsi="Arial" w:cs="Arial"/>
          <w:color w:val="000000" w:themeColor="text1"/>
          <w:sz w:val="24"/>
          <w:szCs w:val="24"/>
          <w:lang w:val="en-GB"/>
        </w:rPr>
        <w:t xml:space="preserve">. This means that </w:t>
      </w:r>
      <w:r w:rsidR="006E469D" w:rsidRPr="00A14CCB">
        <w:rPr>
          <w:rFonts w:ascii="Arial" w:hAnsi="Arial" w:cs="Arial"/>
          <w:color w:val="000000" w:themeColor="text1"/>
          <w:sz w:val="24"/>
          <w:szCs w:val="24"/>
          <w:lang w:val="en-GB"/>
        </w:rPr>
        <w:t>higher scores indicate a greater likelihood but do not confirm SGs are exclusive to samples with elevated values</w:t>
      </w:r>
      <w:r w:rsidR="00480D88" w:rsidRPr="00A14CCB">
        <w:rPr>
          <w:rFonts w:ascii="Arial" w:hAnsi="Arial" w:cs="Arial"/>
          <w:color w:val="000000" w:themeColor="text1"/>
          <w:sz w:val="24"/>
          <w:szCs w:val="24"/>
          <w:lang w:val="en-GB"/>
        </w:rPr>
        <w:t xml:space="preserve">, and that basal </w:t>
      </w:r>
      <w:r w:rsidR="00747102" w:rsidRPr="00A14CCB">
        <w:rPr>
          <w:rFonts w:ascii="Arial" w:hAnsi="Arial" w:cs="Arial"/>
          <w:color w:val="000000" w:themeColor="text1"/>
          <w:sz w:val="24"/>
          <w:szCs w:val="24"/>
          <w:lang w:val="en-GB"/>
        </w:rPr>
        <w:t>SG scores</w:t>
      </w:r>
      <w:r w:rsidR="00480D88" w:rsidRPr="00A14CCB">
        <w:rPr>
          <w:rFonts w:ascii="Arial" w:hAnsi="Arial" w:cs="Arial"/>
          <w:color w:val="000000" w:themeColor="text1"/>
          <w:sz w:val="24"/>
          <w:szCs w:val="24"/>
          <w:lang w:val="en-GB"/>
        </w:rPr>
        <w:t xml:space="preserve"> in distinct cell</w:t>
      </w:r>
      <w:r w:rsidR="00747102" w:rsidRPr="00A14CCB">
        <w:rPr>
          <w:rFonts w:ascii="Arial" w:hAnsi="Arial" w:cs="Arial"/>
          <w:color w:val="000000" w:themeColor="text1"/>
          <w:sz w:val="24"/>
          <w:szCs w:val="24"/>
          <w:lang w:val="en-GB"/>
        </w:rPr>
        <w:t xml:space="preserve"> types and states </w:t>
      </w:r>
      <w:r w:rsidR="00480D88" w:rsidRPr="00A14CCB">
        <w:rPr>
          <w:rFonts w:ascii="Arial" w:hAnsi="Arial" w:cs="Arial"/>
          <w:color w:val="000000" w:themeColor="text1"/>
          <w:sz w:val="24"/>
          <w:szCs w:val="24"/>
          <w:lang w:val="en-GB"/>
        </w:rPr>
        <w:t>may be different</w:t>
      </w:r>
      <w:r w:rsidR="006E469D" w:rsidRPr="00A14CCB">
        <w:rPr>
          <w:rFonts w:ascii="Arial" w:hAnsi="Arial" w:cs="Arial"/>
          <w:color w:val="000000" w:themeColor="text1"/>
          <w:sz w:val="24"/>
          <w:szCs w:val="24"/>
          <w:lang w:val="en-GB"/>
        </w:rPr>
        <w:t xml:space="preserve">. </w:t>
      </w:r>
    </w:p>
    <w:p w14:paraId="05876145" w14:textId="72AAEA00" w:rsidR="00F82505" w:rsidRPr="00A14CCB" w:rsidRDefault="00BE7908" w:rsidP="00F82505">
      <w:pPr>
        <w:jc w:val="both"/>
        <w:rPr>
          <w:rFonts w:ascii="Arial" w:hAnsi="Arial" w:cs="Arial"/>
          <w:sz w:val="24"/>
          <w:szCs w:val="24"/>
          <w:lang w:val="en-GB"/>
        </w:rPr>
      </w:pPr>
      <w:r w:rsidRPr="00A14CCB">
        <w:rPr>
          <w:rFonts w:ascii="Arial" w:hAnsi="Arial" w:cs="Arial"/>
          <w:sz w:val="24"/>
          <w:szCs w:val="24"/>
          <w:lang w:val="en-GB"/>
        </w:rPr>
        <w:t>W</w:t>
      </w:r>
      <w:r w:rsidR="003F0F1F" w:rsidRPr="00A14CCB">
        <w:rPr>
          <w:rFonts w:ascii="Arial" w:hAnsi="Arial" w:cs="Arial"/>
          <w:sz w:val="24"/>
          <w:szCs w:val="24"/>
          <w:lang w:val="en-GB"/>
        </w:rPr>
        <w:t xml:space="preserve">e next evaluated the performance </w:t>
      </w:r>
      <w:r w:rsidRPr="00A14CCB">
        <w:rPr>
          <w:rFonts w:ascii="Arial" w:hAnsi="Arial" w:cs="Arial"/>
          <w:sz w:val="24"/>
          <w:szCs w:val="24"/>
          <w:lang w:val="en-GB"/>
        </w:rPr>
        <w:t xml:space="preserve">of our SG signature </w:t>
      </w:r>
      <w:r w:rsidR="00480D88" w:rsidRPr="00A14CCB">
        <w:rPr>
          <w:rFonts w:ascii="Arial" w:hAnsi="Arial" w:cs="Arial"/>
          <w:sz w:val="24"/>
          <w:szCs w:val="24"/>
          <w:lang w:val="en-GB"/>
        </w:rPr>
        <w:t xml:space="preserve">in </w:t>
      </w:r>
      <w:r w:rsidR="00F82505" w:rsidRPr="00A14CCB">
        <w:rPr>
          <w:rFonts w:ascii="Arial" w:hAnsi="Arial" w:cs="Arial"/>
          <w:sz w:val="24"/>
          <w:szCs w:val="24"/>
          <w:lang w:val="en-GB"/>
        </w:rPr>
        <w:t>GDC</w:t>
      </w:r>
      <w:r w:rsidR="002D266D" w:rsidRPr="00A14CCB">
        <w:rPr>
          <w:rFonts w:ascii="Arial" w:hAnsi="Arial" w:cs="Arial"/>
          <w:sz w:val="24"/>
          <w:szCs w:val="24"/>
          <w:lang w:val="en-GB"/>
        </w:rPr>
        <w:t>-</w:t>
      </w:r>
      <w:r w:rsidR="001E177D" w:rsidRPr="00A14CCB">
        <w:rPr>
          <w:rFonts w:ascii="Arial" w:hAnsi="Arial" w:cs="Arial"/>
          <w:sz w:val="24"/>
          <w:szCs w:val="24"/>
          <w:lang w:val="en-GB"/>
        </w:rPr>
        <w:t>TCGA</w:t>
      </w:r>
      <w:r w:rsidR="003F0F1F" w:rsidRPr="00A14CCB">
        <w:rPr>
          <w:rFonts w:ascii="Arial" w:hAnsi="Arial" w:cs="Arial"/>
          <w:sz w:val="24"/>
          <w:szCs w:val="24"/>
          <w:lang w:val="en-GB"/>
        </w:rPr>
        <w:t xml:space="preserve"> datasets</w:t>
      </w:r>
      <w:r w:rsidR="003F0F1F"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{"citationID":"qggXXaJq","properties":{"formattedCitation":"(59,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3F0F1F" w:rsidRPr="00A14CCB">
        <w:rPr>
          <w:rFonts w:ascii="Arial" w:hAnsi="Arial" w:cs="Arial"/>
          <w:sz w:val="24"/>
          <w:szCs w:val="24"/>
          <w:lang w:val="en-GB"/>
        </w:rPr>
        <w:fldChar w:fldCharType="separate"/>
      </w:r>
      <w:r w:rsidR="0097304F" w:rsidRPr="005379E1">
        <w:rPr>
          <w:rFonts w:ascii="Arial" w:hAnsi="Arial" w:cs="Arial"/>
          <w:sz w:val="24"/>
          <w:lang w:val="en-GB"/>
        </w:rPr>
        <w:t>(59, 60)</w:t>
      </w:r>
      <w:r w:rsidR="003F0F1F" w:rsidRPr="00A14CCB">
        <w:rPr>
          <w:rFonts w:ascii="Arial" w:hAnsi="Arial" w:cs="Arial"/>
          <w:sz w:val="24"/>
          <w:szCs w:val="24"/>
          <w:lang w:val="en-GB"/>
        </w:rPr>
        <w:fldChar w:fldCharType="end"/>
      </w:r>
      <w:r w:rsidR="00F82505" w:rsidRPr="00A14CCB">
        <w:rPr>
          <w:rFonts w:ascii="Arial" w:hAnsi="Arial" w:cs="Arial"/>
          <w:sz w:val="24"/>
          <w:szCs w:val="24"/>
          <w:lang w:val="en-GB"/>
        </w:rPr>
        <w:t>. These include: Acute Myeloid Leukemia (LAML); Adrenocortical Cancer (ACC); Bile Duct Cancer (CHOL); Bladder Cancer (BLCA); Breast Cancer (BRCA); Cervical Cancer (CESC); Colon Cancer (COAD); Endometrioid Cancer (UCEC); Esophageal Cancer (ESCA); Glioblastoma (GBM); Head and Neck Cancer (HNSC); Kidney Chromophobe (KICH); Kidney Clear Cell Carcinoma (KIRC); Kidney Papillary Cell Carcinoma (KIRP); Large B-cell Lymphoma (DLBC); Liver Cancer (LIHC); Lower Grade Glioma (LGG); Lung Adenocarcinoma (LUAD); Lung Squamous Cell Carcinoma (LUSC); Melanoma (SKCM); Mesothelioma (MESO); Ocular melanomas (UVM); Ovarian Cancer (OV); Pancreatic Cancer (PAAD);  Pheochromocytoma &amp; Paraganglioma (PCPG); Prostate Cancer (PRAD); Rectal Cancer (READ); Sarcoma (SARC); Stomach Cancer (STAD); Testicular Cancer (TGCT); Thymoma (THYM); Thyroid Cancer (THCA); Uterine Carcinosarcoma (UCS)</w:t>
      </w:r>
      <w:r w:rsidR="003F0F1F" w:rsidRPr="00A14CCB">
        <w:rPr>
          <w:rFonts w:ascii="Arial" w:hAnsi="Arial" w:cs="Arial"/>
          <w:sz w:val="24"/>
          <w:szCs w:val="24"/>
          <w:lang w:val="en-GB"/>
        </w:rPr>
        <w:t xml:space="preserve">. </w:t>
      </w:r>
    </w:p>
    <w:p w14:paraId="63774C55" w14:textId="70111DCB" w:rsidR="006A25BE" w:rsidRPr="00A14CCB" w:rsidRDefault="003F0F1F" w:rsidP="00533F41">
      <w:pPr>
        <w:jc w:val="both"/>
        <w:rPr>
          <w:rFonts w:ascii="Arial" w:hAnsi="Arial" w:cs="Arial"/>
          <w:sz w:val="24"/>
          <w:szCs w:val="24"/>
          <w:lang w:val="en-GB"/>
        </w:rPr>
      </w:pPr>
      <w:r w:rsidRPr="00A14CCB">
        <w:rPr>
          <w:rFonts w:ascii="Arial" w:hAnsi="Arial" w:cs="Arial"/>
          <w:sz w:val="24"/>
          <w:szCs w:val="24"/>
          <w:lang w:val="en-GB"/>
        </w:rPr>
        <w:t>Given that cancer cells often encounter conditions known to promote SG formation</w:t>
      </w:r>
      <w:r w:rsidR="004D6DC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{"citationID":"gNTxguYY","properties":{"formattedCitation":"(2, 25, 26)","plainCitation":"(2, 25, 26)","noteIndex":0},"citationItems":[{"id":"7QlDGlPw/Q75AGrsN","uris":["http://zotero.org/users/local/1p9EH8ax/items/2PPLDQJ4"],"itemData":{"id":"gja5CAjW/HpFple5r","type":"article-journal","container-title":"Biochimica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ebzkIFW9","uris":["http://zotero.org/users/local/1p9EH8ax/items/VIWK4S2R"],"itemData":{"id":"gja5CAjW/T5rZpsWo","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7QlDGlPw/LnnyiKnS","uris":["http://zotero.org/users/local/1p9EH8ax/items/6QPJ5BWV"],"itemData":{"id":"gja5CAjW/AQ1RaJWR","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4D6DC0" w:rsidRPr="00A14CCB">
        <w:rPr>
          <w:rFonts w:ascii="Arial" w:hAnsi="Arial" w:cs="Arial"/>
          <w:sz w:val="24"/>
          <w:szCs w:val="24"/>
          <w:lang w:val="en-GB"/>
        </w:rPr>
        <w:fldChar w:fldCharType="separate"/>
      </w:r>
      <w:r w:rsidR="0097304F" w:rsidRPr="005379E1">
        <w:rPr>
          <w:rFonts w:ascii="Arial" w:hAnsi="Arial" w:cs="Arial"/>
          <w:sz w:val="24"/>
          <w:lang w:val="en-GB"/>
        </w:rPr>
        <w:t>(2, 25, 26)</w:t>
      </w:r>
      <w:r w:rsidR="004D6DC0" w:rsidRPr="00A14CCB">
        <w:rPr>
          <w:rFonts w:ascii="Arial" w:hAnsi="Arial" w:cs="Arial"/>
          <w:sz w:val="24"/>
          <w:szCs w:val="24"/>
          <w:lang w:val="en-GB"/>
        </w:rPr>
        <w:fldChar w:fldCharType="end"/>
      </w:r>
      <w:r w:rsidR="004D6DC0" w:rsidRPr="00A14CCB">
        <w:rPr>
          <w:rFonts w:ascii="Arial" w:hAnsi="Arial" w:cs="Arial"/>
          <w:sz w:val="24"/>
          <w:szCs w:val="24"/>
          <w:lang w:val="en-GB"/>
        </w:rPr>
        <w:t xml:space="preserve">, </w:t>
      </w:r>
      <w:r w:rsidRPr="00A14CCB">
        <w:rPr>
          <w:rFonts w:ascii="Arial" w:hAnsi="Arial" w:cs="Arial"/>
          <w:sz w:val="24"/>
          <w:szCs w:val="24"/>
          <w:lang w:val="en-GB"/>
        </w:rPr>
        <w:t>we hypothesi</w:t>
      </w:r>
      <w:r w:rsidR="00480D88" w:rsidRPr="00A14CCB">
        <w:rPr>
          <w:rFonts w:ascii="Arial" w:hAnsi="Arial" w:cs="Arial"/>
          <w:sz w:val="24"/>
          <w:szCs w:val="24"/>
          <w:lang w:val="en-GB"/>
        </w:rPr>
        <w:t>s</w:t>
      </w:r>
      <w:r w:rsidRPr="00A14CCB">
        <w:rPr>
          <w:rFonts w:ascii="Arial" w:hAnsi="Arial" w:cs="Arial"/>
          <w:sz w:val="24"/>
          <w:szCs w:val="24"/>
          <w:lang w:val="en-GB"/>
        </w:rPr>
        <w:t>ed that our SG signature would yield higher scores in tumo</w:t>
      </w:r>
      <w:r w:rsidR="00480D88" w:rsidRPr="00A14CCB">
        <w:rPr>
          <w:rFonts w:ascii="Arial" w:hAnsi="Arial" w:cs="Arial"/>
          <w:sz w:val="24"/>
          <w:szCs w:val="24"/>
          <w:lang w:val="en-GB"/>
        </w:rPr>
        <w:t>u</w:t>
      </w:r>
      <w:r w:rsidRPr="00A14CCB">
        <w:rPr>
          <w:rFonts w:ascii="Arial" w:hAnsi="Arial" w:cs="Arial"/>
          <w:sz w:val="24"/>
          <w:szCs w:val="24"/>
          <w:lang w:val="en-GB"/>
        </w:rPr>
        <w:t>r samples compared to their normal counterparts.</w:t>
      </w:r>
      <w:r w:rsidR="00744D04" w:rsidRPr="00A14CCB">
        <w:rPr>
          <w:rFonts w:ascii="Arial" w:hAnsi="Arial" w:cs="Arial"/>
          <w:sz w:val="24"/>
          <w:szCs w:val="24"/>
          <w:lang w:val="en-GB"/>
        </w:rPr>
        <w:t xml:space="preserve"> </w:t>
      </w:r>
      <w:r w:rsidRPr="00A14CCB">
        <w:rPr>
          <w:rFonts w:ascii="Arial" w:hAnsi="Arial" w:cs="Arial"/>
          <w:sz w:val="24"/>
          <w:szCs w:val="24"/>
          <w:lang w:val="en-GB"/>
        </w:rPr>
        <w:t xml:space="preserve">Among the 17 TCGA cancer types with </w:t>
      </w:r>
      <w:r w:rsidR="00744D04" w:rsidRPr="00A14CCB">
        <w:rPr>
          <w:rFonts w:ascii="Arial" w:hAnsi="Arial" w:cs="Arial"/>
          <w:sz w:val="24"/>
          <w:szCs w:val="24"/>
          <w:lang w:val="en-GB"/>
        </w:rPr>
        <w:t>at least 5 normal and tumour samples</w:t>
      </w:r>
      <w:r w:rsidRPr="00A14CCB">
        <w:rPr>
          <w:rFonts w:ascii="Arial" w:hAnsi="Arial" w:cs="Arial"/>
          <w:sz w:val="24"/>
          <w:szCs w:val="24"/>
          <w:lang w:val="en-GB"/>
        </w:rPr>
        <w:t xml:space="preserve">, only </w:t>
      </w:r>
      <w:r w:rsidR="00127E3D" w:rsidRPr="00A14CCB">
        <w:rPr>
          <w:rFonts w:ascii="Arial" w:hAnsi="Arial" w:cs="Arial"/>
          <w:sz w:val="24"/>
          <w:szCs w:val="24"/>
          <w:lang w:val="en-GB"/>
        </w:rPr>
        <w:t>three</w:t>
      </w:r>
      <w:r w:rsidR="005275F3" w:rsidRPr="00A14CCB">
        <w:rPr>
          <w:rFonts w:ascii="Arial" w:hAnsi="Arial" w:cs="Arial"/>
          <w:sz w:val="24"/>
          <w:szCs w:val="24"/>
          <w:lang w:val="en-GB"/>
        </w:rPr>
        <w:t>:</w:t>
      </w:r>
      <w:r w:rsidR="00E700E4" w:rsidRPr="00A14CCB">
        <w:rPr>
          <w:rFonts w:ascii="Arial" w:hAnsi="Arial" w:cs="Arial"/>
          <w:sz w:val="24"/>
          <w:szCs w:val="24"/>
          <w:lang w:val="en-GB"/>
        </w:rPr>
        <w:t xml:space="preserve"> </w:t>
      </w:r>
      <w:r w:rsidRPr="00A14CCB">
        <w:rPr>
          <w:rFonts w:ascii="Arial" w:hAnsi="Arial" w:cs="Arial"/>
          <w:sz w:val="24"/>
          <w:szCs w:val="24"/>
          <w:lang w:val="en-GB"/>
        </w:rPr>
        <w:t>BLCA</w:t>
      </w:r>
      <w:r w:rsidR="00591855" w:rsidRPr="00A14CCB">
        <w:rPr>
          <w:rFonts w:ascii="Arial" w:hAnsi="Arial" w:cs="Arial"/>
          <w:sz w:val="24"/>
          <w:szCs w:val="24"/>
          <w:lang w:val="en-GB"/>
        </w:rPr>
        <w:t>,</w:t>
      </w:r>
      <w:r w:rsidR="00E700E4" w:rsidRPr="00A14CCB">
        <w:rPr>
          <w:rFonts w:ascii="Arial" w:hAnsi="Arial" w:cs="Arial"/>
          <w:sz w:val="24"/>
          <w:szCs w:val="24"/>
          <w:lang w:val="en-GB"/>
        </w:rPr>
        <w:t xml:space="preserve"> </w:t>
      </w:r>
      <w:r w:rsidRPr="00A14CCB">
        <w:rPr>
          <w:rFonts w:ascii="Arial" w:hAnsi="Arial" w:cs="Arial"/>
          <w:sz w:val="24"/>
          <w:szCs w:val="24"/>
          <w:lang w:val="en-GB"/>
        </w:rPr>
        <w:t>LIHC,</w:t>
      </w:r>
      <w:r w:rsidR="00E700E4" w:rsidRPr="00A14CCB">
        <w:rPr>
          <w:rFonts w:ascii="Arial" w:hAnsi="Arial" w:cs="Arial"/>
          <w:sz w:val="24"/>
          <w:szCs w:val="24"/>
          <w:lang w:val="en-GB"/>
        </w:rPr>
        <w:t xml:space="preserve"> </w:t>
      </w:r>
      <w:r w:rsidR="00127E3D" w:rsidRPr="00A14CCB">
        <w:rPr>
          <w:rFonts w:ascii="Arial" w:hAnsi="Arial" w:cs="Arial"/>
          <w:sz w:val="24"/>
          <w:szCs w:val="24"/>
          <w:lang w:val="en-GB"/>
        </w:rPr>
        <w:t xml:space="preserve">and </w:t>
      </w:r>
      <w:r w:rsidRPr="00A14CCB">
        <w:rPr>
          <w:rFonts w:ascii="Arial" w:hAnsi="Arial" w:cs="Arial"/>
          <w:sz w:val="24"/>
          <w:szCs w:val="24"/>
          <w:lang w:val="en-GB"/>
        </w:rPr>
        <w:t>PRAD</w:t>
      </w:r>
      <w:r w:rsidR="005275F3" w:rsidRPr="00A14CCB">
        <w:rPr>
          <w:rFonts w:ascii="Arial" w:hAnsi="Arial" w:cs="Arial"/>
          <w:sz w:val="24"/>
          <w:szCs w:val="24"/>
          <w:lang w:val="en-GB"/>
        </w:rPr>
        <w:t>,</w:t>
      </w:r>
      <w:r w:rsidRPr="00A14CCB">
        <w:rPr>
          <w:rFonts w:ascii="Arial" w:hAnsi="Arial" w:cs="Arial"/>
          <w:sz w:val="24"/>
          <w:szCs w:val="24"/>
          <w:lang w:val="en-GB"/>
        </w:rPr>
        <w:t xml:space="preserve"> showed an increased </w:t>
      </w:r>
      <w:r w:rsidR="00943CDB" w:rsidRPr="00A14CCB">
        <w:rPr>
          <w:rFonts w:ascii="Arial" w:hAnsi="Arial" w:cs="Arial"/>
          <w:sz w:val="24"/>
          <w:szCs w:val="24"/>
          <w:lang w:val="en-GB"/>
        </w:rPr>
        <w:t>SG Score</w:t>
      </w:r>
      <w:r w:rsidRPr="00A14CCB">
        <w:rPr>
          <w:rFonts w:ascii="Arial" w:hAnsi="Arial" w:cs="Arial"/>
          <w:sz w:val="24"/>
          <w:szCs w:val="24"/>
          <w:lang w:val="en-GB"/>
        </w:rPr>
        <w:t xml:space="preserve"> in tumo</w:t>
      </w:r>
      <w:r w:rsidR="001E177D" w:rsidRPr="00A14CCB">
        <w:rPr>
          <w:rFonts w:ascii="Arial" w:hAnsi="Arial" w:cs="Arial"/>
          <w:sz w:val="24"/>
          <w:szCs w:val="24"/>
          <w:lang w:val="en-GB"/>
        </w:rPr>
        <w:t>u</w:t>
      </w:r>
      <w:r w:rsidRPr="00A14CCB">
        <w:rPr>
          <w:rFonts w:ascii="Arial" w:hAnsi="Arial" w:cs="Arial"/>
          <w:sz w:val="24"/>
          <w:szCs w:val="24"/>
          <w:lang w:val="en-GB"/>
        </w:rPr>
        <w:t>r samples</w:t>
      </w:r>
      <w:r w:rsidR="005275F3" w:rsidRPr="00A14CCB">
        <w:rPr>
          <w:rFonts w:ascii="Arial" w:hAnsi="Arial" w:cs="Arial"/>
          <w:sz w:val="24"/>
          <w:szCs w:val="24"/>
          <w:lang w:val="en-GB"/>
        </w:rPr>
        <w:t xml:space="preserve"> (t-test, p &lt; 0.05)</w:t>
      </w:r>
      <w:r w:rsidRPr="00A14CCB">
        <w:rPr>
          <w:rFonts w:ascii="Arial" w:hAnsi="Arial" w:cs="Arial"/>
          <w:sz w:val="24"/>
          <w:szCs w:val="24"/>
          <w:lang w:val="en-GB"/>
        </w:rPr>
        <w:t xml:space="preserve">. In contrast, </w:t>
      </w:r>
      <w:r w:rsidR="005275F3" w:rsidRPr="00A14CCB">
        <w:rPr>
          <w:rFonts w:ascii="Arial" w:hAnsi="Arial" w:cs="Arial"/>
          <w:sz w:val="24"/>
          <w:szCs w:val="24"/>
          <w:lang w:val="en-GB"/>
        </w:rPr>
        <w:t>seven</w:t>
      </w:r>
      <w:r w:rsidRPr="00A14CCB">
        <w:rPr>
          <w:rFonts w:ascii="Arial" w:hAnsi="Arial" w:cs="Arial"/>
          <w:sz w:val="24"/>
          <w:szCs w:val="24"/>
          <w:lang w:val="en-GB"/>
        </w:rPr>
        <w:t xml:space="preserve"> cancer types</w:t>
      </w:r>
      <w:r w:rsidR="005275F3" w:rsidRPr="00A14CCB">
        <w:rPr>
          <w:rFonts w:ascii="Arial" w:hAnsi="Arial" w:cs="Arial"/>
          <w:sz w:val="24"/>
          <w:szCs w:val="24"/>
          <w:lang w:val="en-GB"/>
        </w:rPr>
        <w:t>:</w:t>
      </w:r>
      <w:r w:rsidRPr="00A14CCB">
        <w:rPr>
          <w:rFonts w:ascii="Arial" w:hAnsi="Arial" w:cs="Arial"/>
          <w:sz w:val="24"/>
          <w:szCs w:val="24"/>
          <w:lang w:val="en-GB"/>
        </w:rPr>
        <w:t xml:space="preserve"> ESCA, HNSC,</w:t>
      </w:r>
      <w:r w:rsidR="00BE7908" w:rsidRPr="00A14CCB">
        <w:rPr>
          <w:rFonts w:ascii="Arial" w:hAnsi="Arial" w:cs="Arial"/>
          <w:sz w:val="24"/>
          <w:szCs w:val="24"/>
          <w:lang w:val="en-GB"/>
        </w:rPr>
        <w:t xml:space="preserve"> </w:t>
      </w:r>
      <w:r w:rsidRPr="00A14CCB">
        <w:rPr>
          <w:rFonts w:ascii="Arial" w:hAnsi="Arial" w:cs="Arial"/>
          <w:sz w:val="24"/>
          <w:szCs w:val="24"/>
          <w:lang w:val="en-GB"/>
        </w:rPr>
        <w:t>KIRC, KIRP, LUAD, LUSC, and STAD</w:t>
      </w:r>
      <w:r w:rsidR="005275F3" w:rsidRPr="00A14CCB">
        <w:rPr>
          <w:rFonts w:ascii="Arial" w:hAnsi="Arial" w:cs="Arial"/>
          <w:sz w:val="24"/>
          <w:szCs w:val="24"/>
          <w:lang w:val="en-GB"/>
        </w:rPr>
        <w:t>,</w:t>
      </w:r>
      <w:r w:rsidRPr="00A14CCB">
        <w:rPr>
          <w:rFonts w:ascii="Arial" w:hAnsi="Arial" w:cs="Arial"/>
          <w:sz w:val="24"/>
          <w:szCs w:val="24"/>
          <w:lang w:val="en-GB"/>
        </w:rPr>
        <w:t xml:space="preserve"> displayed lower SG </w:t>
      </w:r>
      <w:r w:rsidR="00943CDB" w:rsidRPr="00A14CCB">
        <w:rPr>
          <w:rFonts w:ascii="Arial" w:hAnsi="Arial" w:cs="Arial"/>
          <w:sz w:val="24"/>
          <w:szCs w:val="24"/>
          <w:lang w:val="en-GB"/>
        </w:rPr>
        <w:t>S</w:t>
      </w:r>
      <w:r w:rsidRPr="00A14CCB">
        <w:rPr>
          <w:rFonts w:ascii="Arial" w:hAnsi="Arial" w:cs="Arial"/>
          <w:sz w:val="24"/>
          <w:szCs w:val="24"/>
          <w:lang w:val="en-GB"/>
        </w:rPr>
        <w:t>cores in tumo</w:t>
      </w:r>
      <w:r w:rsidR="00480D88" w:rsidRPr="00A14CCB">
        <w:rPr>
          <w:rFonts w:ascii="Arial" w:hAnsi="Arial" w:cs="Arial"/>
          <w:sz w:val="24"/>
          <w:szCs w:val="24"/>
          <w:lang w:val="en-GB"/>
        </w:rPr>
        <w:t>u</w:t>
      </w:r>
      <w:r w:rsidRPr="00A14CCB">
        <w:rPr>
          <w:rFonts w:ascii="Arial" w:hAnsi="Arial" w:cs="Arial"/>
          <w:sz w:val="24"/>
          <w:szCs w:val="24"/>
          <w:lang w:val="en-GB"/>
        </w:rPr>
        <w:t>rs compared to normal tissue</w:t>
      </w:r>
      <w:r w:rsidR="005275F3" w:rsidRPr="00A14CCB">
        <w:rPr>
          <w:rFonts w:ascii="Arial" w:hAnsi="Arial" w:cs="Arial"/>
          <w:sz w:val="24"/>
          <w:szCs w:val="24"/>
          <w:lang w:val="en-GB"/>
        </w:rPr>
        <w:t xml:space="preserve"> (t-test, p &lt; 0.05), in particular ESCA and STAD (Cohen’s d &lt; -1)</w:t>
      </w:r>
      <w:r w:rsidRPr="00A14CCB">
        <w:rPr>
          <w:rFonts w:ascii="Arial" w:hAnsi="Arial" w:cs="Arial"/>
          <w:sz w:val="24"/>
          <w:szCs w:val="24"/>
          <w:lang w:val="en-GB"/>
        </w:rPr>
        <w:t xml:space="preserve"> (</w:t>
      </w:r>
      <w:r w:rsidR="00943CDB" w:rsidRPr="00A14CCB">
        <w:rPr>
          <w:rFonts w:ascii="Arial" w:hAnsi="Arial" w:cs="Arial"/>
          <w:sz w:val="24"/>
          <w:szCs w:val="24"/>
          <w:lang w:val="en-GB"/>
        </w:rPr>
        <w:t xml:space="preserve">Supplementary </w:t>
      </w:r>
      <w:r w:rsidRPr="00A14CCB">
        <w:rPr>
          <w:rFonts w:ascii="Arial" w:hAnsi="Arial" w:cs="Arial"/>
          <w:sz w:val="24"/>
          <w:szCs w:val="24"/>
          <w:lang w:val="en-GB"/>
        </w:rPr>
        <w:t>Figure 1</w:t>
      </w:r>
      <w:r w:rsidR="00891207" w:rsidRPr="00A14CCB">
        <w:rPr>
          <w:rFonts w:ascii="Arial" w:hAnsi="Arial" w:cs="Arial"/>
          <w:sz w:val="24"/>
          <w:szCs w:val="24"/>
          <w:lang w:val="en-GB"/>
        </w:rPr>
        <w:t>7</w:t>
      </w:r>
      <w:r w:rsidRPr="00A14CCB">
        <w:rPr>
          <w:rFonts w:ascii="Arial" w:hAnsi="Arial" w:cs="Arial"/>
          <w:sz w:val="24"/>
          <w:szCs w:val="24"/>
          <w:lang w:val="en-GB"/>
        </w:rPr>
        <w:t>).</w:t>
      </w:r>
      <w:r w:rsidR="00711327" w:rsidRPr="00A14CCB">
        <w:rPr>
          <w:rFonts w:ascii="Arial" w:hAnsi="Arial" w:cs="Arial"/>
          <w:sz w:val="24"/>
          <w:szCs w:val="24"/>
          <w:lang w:val="en-GB"/>
        </w:rPr>
        <w:t xml:space="preserve"> </w:t>
      </w:r>
    </w:p>
    <w:p w14:paraId="1AD43CA6" w14:textId="771D1E7C" w:rsidR="00D875F4" w:rsidRPr="00A14CCB" w:rsidRDefault="00C616B6" w:rsidP="00533F41">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To assess prognostic relevance, we</w:t>
      </w:r>
      <w:r w:rsidR="00DF3D70" w:rsidRPr="00A14CCB">
        <w:rPr>
          <w:rFonts w:ascii="Arial" w:hAnsi="Arial" w:cs="Arial"/>
          <w:color w:val="000000" w:themeColor="text1"/>
          <w:sz w:val="24"/>
          <w:szCs w:val="24"/>
          <w:lang w:val="en-GB"/>
        </w:rPr>
        <w:t xml:space="preserve"> performed a survival analysis comparing </w:t>
      </w:r>
      <w:r w:rsidR="00033D17" w:rsidRPr="00A14CCB">
        <w:rPr>
          <w:rFonts w:ascii="Arial" w:hAnsi="Arial" w:cs="Arial"/>
          <w:color w:val="000000" w:themeColor="text1"/>
          <w:sz w:val="24"/>
          <w:szCs w:val="24"/>
          <w:lang w:val="en-GB"/>
        </w:rPr>
        <w:t>patients with tumo</w:t>
      </w:r>
      <w:r w:rsidR="00480D88" w:rsidRPr="00A14CCB">
        <w:rPr>
          <w:rFonts w:ascii="Arial" w:hAnsi="Arial" w:cs="Arial"/>
          <w:color w:val="000000" w:themeColor="text1"/>
          <w:sz w:val="24"/>
          <w:szCs w:val="24"/>
          <w:lang w:val="en-GB"/>
        </w:rPr>
        <w:t>u</w:t>
      </w:r>
      <w:r w:rsidR="00033D17" w:rsidRPr="00A14CCB">
        <w:rPr>
          <w:rFonts w:ascii="Arial" w:hAnsi="Arial" w:cs="Arial"/>
          <w:color w:val="000000" w:themeColor="text1"/>
          <w:sz w:val="24"/>
          <w:szCs w:val="24"/>
          <w:lang w:val="en-GB"/>
        </w:rPr>
        <w:t xml:space="preserve">r samples in </w:t>
      </w:r>
      <w:r w:rsidR="00DF3D70" w:rsidRPr="00A14CCB">
        <w:rPr>
          <w:rFonts w:ascii="Arial" w:hAnsi="Arial" w:cs="Arial"/>
          <w:color w:val="000000" w:themeColor="text1"/>
          <w:sz w:val="24"/>
          <w:szCs w:val="24"/>
          <w:lang w:val="en-GB"/>
        </w:rPr>
        <w:t>the top and bottom quartiles of SG scores</w:t>
      </w:r>
      <w:r w:rsidRPr="00A14CCB">
        <w:rPr>
          <w:rFonts w:ascii="Arial" w:hAnsi="Arial" w:cs="Arial"/>
          <w:color w:val="000000" w:themeColor="text1"/>
          <w:sz w:val="24"/>
          <w:szCs w:val="24"/>
          <w:lang w:val="en-GB"/>
        </w:rPr>
        <w:t xml:space="preserve">, based on the </w:t>
      </w:r>
      <w:r w:rsidR="00480D88" w:rsidRPr="00A14CCB">
        <w:rPr>
          <w:rFonts w:ascii="Arial" w:hAnsi="Arial" w:cs="Arial"/>
          <w:color w:val="000000" w:themeColor="text1"/>
          <w:sz w:val="24"/>
          <w:szCs w:val="24"/>
          <w:lang w:val="en-GB"/>
        </w:rPr>
        <w:t xml:space="preserve">rationale </w:t>
      </w:r>
      <w:r w:rsidRPr="00A14CCB">
        <w:rPr>
          <w:rFonts w:ascii="Arial" w:hAnsi="Arial" w:cs="Arial"/>
          <w:color w:val="000000" w:themeColor="text1"/>
          <w:sz w:val="24"/>
          <w:szCs w:val="24"/>
          <w:lang w:val="en-GB"/>
        </w:rPr>
        <w:t>that more aggressive, therapy-resistant cancers</w:t>
      </w:r>
      <w:r w:rsidR="00DF3D70" w:rsidRPr="00A14CCB">
        <w:rPr>
          <w:rFonts w:ascii="Arial" w:hAnsi="Arial" w:cs="Arial"/>
          <w:color w:val="000000" w:themeColor="text1"/>
          <w:sz w:val="24"/>
          <w:szCs w:val="24"/>
          <w:lang w:val="en-GB"/>
        </w:rPr>
        <w:t xml:space="preserve"> would</w:t>
      </w:r>
      <w:r w:rsidRPr="00A14CCB">
        <w:rPr>
          <w:rFonts w:ascii="Arial" w:hAnsi="Arial" w:cs="Arial"/>
          <w:color w:val="000000" w:themeColor="text1"/>
          <w:sz w:val="24"/>
          <w:szCs w:val="24"/>
          <w:lang w:val="en-GB"/>
        </w:rPr>
        <w:t xml:space="preserve"> show higher scores</w:t>
      </w:r>
      <w:r w:rsidR="00DF3D70" w:rsidRPr="00A14CCB">
        <w:rPr>
          <w:rFonts w:ascii="Arial" w:hAnsi="Arial" w:cs="Arial"/>
          <w:color w:val="000000" w:themeColor="text1"/>
          <w:sz w:val="24"/>
          <w:szCs w:val="24"/>
          <w:lang w:val="en-GB"/>
        </w:rPr>
        <w:t>, and thus lower overall survival</w:t>
      </w:r>
      <w:r w:rsidR="001B4AF5"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{"citationID":"e3MvhlCi","properties":{"formattedCitation":"(27, 28)","plainCitation":"(27, 28)","noteIndex":0},"citationItems":[{"id":"7QlDGlPw/vnNW88k2","uris":["http://zotero.org/users/local/1p9EH8ax/items/EUAG3M4I"],"itemData":{"id":"gja5CAjW/sIALzzqd","type":"article-journal","abstract":"Under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w:instrText>
      </w:r>
      <w:r w:rsidR="00300753" w:rsidRPr="005379E1">
        <w:rPr>
          <w:rFonts w:ascii="Arial" w:hAnsi="Arial" w:cs="Arial"/>
          <w:color w:val="000000" w:themeColor="text1"/>
          <w:sz w:val="24"/>
          <w:szCs w:val="24"/>
          <w:lang w:val="en-GB"/>
        </w:rPr>
        <w:instrText>s the 5′ untranslated region (UTR) of G3BP1 mRNAs, thereby controlling the availability of the G3BP1 SG nucleator for SG assembly. YB-1 inactivation in human sarcoma cells dramatically reduces G3BP1 and SG formation in vitro. YB-1 and G3BP1 expression are</w:instrText>
      </w:r>
      <w:r w:rsidR="00300753" w:rsidRPr="00A14CCB">
        <w:rPr>
          <w:rFonts w:ascii="Arial" w:hAnsi="Arial" w:cs="Arial"/>
          <w:color w:val="000000" w:themeColor="text1"/>
          <w:sz w:val="24"/>
          <w:szCs w:val="24"/>
          <w:lang w:val="en-GB"/>
        </w:rPr>
        <w:instrText xml:space="preserv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gja5CAjW/JPwkOTUj","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1B4AF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(27, 28)</w:t>
      </w:r>
      <w:r w:rsidR="001B4AF5" w:rsidRPr="00A14CCB">
        <w:rPr>
          <w:rFonts w:ascii="Arial" w:hAnsi="Arial" w:cs="Arial"/>
          <w:color w:val="000000" w:themeColor="text1"/>
          <w:sz w:val="24"/>
          <w:szCs w:val="24"/>
          <w:lang w:val="en-GB"/>
        </w:rPr>
        <w:fldChar w:fldCharType="end"/>
      </w:r>
      <w:r w:rsidR="00943CDB" w:rsidRPr="00A14CCB">
        <w:rPr>
          <w:rFonts w:ascii="Arial" w:hAnsi="Arial" w:cs="Arial"/>
          <w:color w:val="000000" w:themeColor="text1"/>
          <w:sz w:val="24"/>
          <w:szCs w:val="24"/>
          <w:lang w:val="en-GB"/>
        </w:rPr>
        <w:t xml:space="preserve"> (Supplementary Figure 1</w:t>
      </w:r>
      <w:r w:rsidR="00891207" w:rsidRPr="00A14CCB">
        <w:rPr>
          <w:rFonts w:ascii="Arial" w:hAnsi="Arial" w:cs="Arial"/>
          <w:color w:val="000000" w:themeColor="text1"/>
          <w:sz w:val="24"/>
          <w:szCs w:val="24"/>
          <w:lang w:val="en-GB"/>
        </w:rPr>
        <w:t>8</w:t>
      </w:r>
      <w:r w:rsidR="00943CDB" w:rsidRPr="00A14CCB">
        <w:rPr>
          <w:rFonts w:ascii="Arial" w:hAnsi="Arial" w:cs="Arial"/>
          <w:color w:val="000000" w:themeColor="text1"/>
          <w:sz w:val="24"/>
          <w:szCs w:val="24"/>
          <w:lang w:val="en-GB"/>
        </w:rPr>
        <w:t>)</w:t>
      </w:r>
      <w:r w:rsidRPr="00A14CCB">
        <w:rPr>
          <w:rFonts w:ascii="Arial" w:hAnsi="Arial" w:cs="Arial"/>
          <w:color w:val="000000" w:themeColor="text1"/>
          <w:sz w:val="24"/>
          <w:szCs w:val="24"/>
          <w:lang w:val="en-GB"/>
        </w:rPr>
        <w:t xml:space="preserve">. </w:t>
      </w:r>
    </w:p>
    <w:p w14:paraId="1B519398" w14:textId="01E33051" w:rsidR="00F6776C" w:rsidRPr="00A14CCB" w:rsidRDefault="00170DF0" w:rsidP="00F6776C">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Since</w:t>
      </w:r>
      <w:r w:rsidR="001B4AF5" w:rsidRPr="00A14CCB">
        <w:rPr>
          <w:rFonts w:ascii="Arial" w:hAnsi="Arial" w:cs="Arial"/>
          <w:color w:val="000000" w:themeColor="text1"/>
          <w:sz w:val="24"/>
          <w:szCs w:val="24"/>
          <w:lang w:val="en-GB"/>
        </w:rPr>
        <w:t xml:space="preserve"> random signatures</w:t>
      </w:r>
      <w:r w:rsidRPr="00A14CCB">
        <w:rPr>
          <w:rFonts w:ascii="Arial" w:hAnsi="Arial" w:cs="Arial"/>
          <w:color w:val="000000" w:themeColor="text1"/>
          <w:sz w:val="24"/>
          <w:szCs w:val="24"/>
          <w:lang w:val="en-GB"/>
        </w:rPr>
        <w:t xml:space="preserve"> tend</w:t>
      </w:r>
      <w:r w:rsidR="001B4AF5" w:rsidRPr="00A14CCB">
        <w:rPr>
          <w:rFonts w:ascii="Arial" w:hAnsi="Arial" w:cs="Arial"/>
          <w:color w:val="000000" w:themeColor="text1"/>
          <w:sz w:val="24"/>
          <w:szCs w:val="24"/>
          <w:lang w:val="en-GB"/>
        </w:rPr>
        <w:t xml:space="preserve"> to exhibit prognostic value in cancer</w:t>
      </w:r>
      <w:r w:rsidR="00946F19"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{"citationID":"McJx3nUm","properties":{"formattedCitation":"(131, 132)","plainCitation":"(131, 132)","noteIndex":0},"citationItems":[{"id":"7QlDGlPw/9aziYrBw","uris":["http://zotero.org/users/local/q86rvdj2/items/YE2S8HLG"],"itemData":{"id":25,"type":"article-journal","container-title":"PLoS Computational Biology","DOI":"10.1371/journal.pcbi.1002240","ISSN":"1553-7358","issue":"10","journalAbbreviation":"PLoS Comput Biol","language":"en","page":"e1002240","source":"DOI.org (Crossref)","title":"Most Random Gene Expression Signatures Are Significantly Associated with Breast Cancer Outcome","volume":"7","author":[{"family":"Venet","given":"David"},{"family":"Dumont","given":"Jacques E."},{"family":"Detours","given":"Vincent"}],"editor":[{"family":"Rigoutsos","given":"Isidore"}],"issued":{"date-parts":[["2011",10,20]]}}},{"id":"7QlDGlPw/c8yyiblu","uris":["http://zotero.org/users/local/q86rvdj2/items/BEEV4JVI"],"itemData":{"id":27,"type":"article-journal","container-title":"PLOS Computational Biology","DOI":"10.1371/journal.pcbi.1006026","ISSN":"1553-7358","issue":"2","journalAbbreviation":"PLoS Comput Biol","language":"en","page":"e1006026","source":"DOI.org (Crossref)","title":"Association between expression of random gene sets and survival is evident in multiple cancer types and may be explained by sub-classification","volume":"14","author":[{"family":"Shimoni","given":"Yishai"}],"editor":[{"family":"Zhang","given":"Bing"}],"issued":{"date-parts":[["2018",2,22]]}}}],"schema":"https://github.com/citation-style-language/schema/raw/master/csl-citation.json"} </w:instrText>
      </w:r>
      <w:r w:rsidR="00946F19"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(131, 132)</w:t>
      </w:r>
      <w:r w:rsidR="00946F19" w:rsidRPr="00A14CCB">
        <w:rPr>
          <w:rFonts w:ascii="Arial" w:hAnsi="Arial" w:cs="Arial"/>
          <w:color w:val="000000" w:themeColor="text1"/>
          <w:sz w:val="24"/>
          <w:szCs w:val="24"/>
          <w:lang w:val="en-GB"/>
        </w:rPr>
        <w:fldChar w:fldCharType="end"/>
      </w:r>
      <w:r w:rsidR="001B4AF5" w:rsidRPr="00A14CCB">
        <w:rPr>
          <w:rFonts w:ascii="Arial" w:hAnsi="Arial" w:cs="Arial"/>
          <w:color w:val="000000" w:themeColor="text1"/>
          <w:sz w:val="24"/>
          <w:szCs w:val="24"/>
          <w:lang w:val="en-GB"/>
        </w:rPr>
        <w:t xml:space="preserve">, we further tested </w:t>
      </w:r>
      <w:r w:rsidR="00480D88" w:rsidRPr="00A14CCB">
        <w:rPr>
          <w:rFonts w:ascii="Arial" w:hAnsi="Arial" w:cs="Arial"/>
          <w:color w:val="000000" w:themeColor="text1"/>
          <w:sz w:val="24"/>
          <w:szCs w:val="24"/>
          <w:lang w:val="en-GB"/>
        </w:rPr>
        <w:t>the SG Score</w:t>
      </w:r>
      <w:r w:rsidR="001B4AF5" w:rsidRPr="00A14CCB">
        <w:rPr>
          <w:rFonts w:ascii="Arial" w:hAnsi="Arial" w:cs="Arial"/>
          <w:color w:val="000000" w:themeColor="text1"/>
          <w:sz w:val="24"/>
          <w:szCs w:val="24"/>
          <w:lang w:val="en-GB"/>
        </w:rPr>
        <w:t xml:space="preserve"> against randomly generated signatures to assess their specificity</w:t>
      </w:r>
      <w:r w:rsidR="00EB4D15" w:rsidRPr="00A14CCB">
        <w:rPr>
          <w:rFonts w:ascii="Arial" w:hAnsi="Arial" w:cs="Arial"/>
          <w:color w:val="000000" w:themeColor="text1"/>
          <w:sz w:val="24"/>
          <w:szCs w:val="24"/>
          <w:lang w:val="en-GB"/>
        </w:rPr>
        <w:t xml:space="preserve"> (</w:t>
      </w:r>
      <w:r w:rsidR="008A5691" w:rsidRPr="00A14CCB">
        <w:rPr>
          <w:rFonts w:ascii="Arial" w:hAnsi="Arial" w:cs="Arial"/>
          <w:color w:val="000000" w:themeColor="text1"/>
          <w:sz w:val="24"/>
          <w:szCs w:val="24"/>
          <w:lang w:val="en-GB"/>
        </w:rPr>
        <w:t>see</w:t>
      </w:r>
      <w:r w:rsidR="00591855" w:rsidRPr="00A14CCB">
        <w:rPr>
          <w:rFonts w:ascii="Arial" w:hAnsi="Arial" w:cs="Arial"/>
          <w:color w:val="000000" w:themeColor="text1"/>
          <w:sz w:val="24"/>
          <w:szCs w:val="24"/>
          <w:lang w:val="en-GB"/>
        </w:rPr>
        <w:t xml:space="preserve"> Methods; </w:t>
      </w:r>
      <w:r w:rsidR="00943CDB" w:rsidRPr="00A14CCB">
        <w:rPr>
          <w:rFonts w:ascii="Arial" w:hAnsi="Arial" w:cs="Arial"/>
          <w:color w:val="000000" w:themeColor="text1"/>
          <w:sz w:val="24"/>
          <w:szCs w:val="24"/>
          <w:lang w:val="en-GB"/>
        </w:rPr>
        <w:t>Supplementary Figure 1</w:t>
      </w:r>
      <w:r w:rsidR="00891207" w:rsidRPr="00A14CCB">
        <w:rPr>
          <w:rFonts w:ascii="Arial" w:hAnsi="Arial" w:cs="Arial"/>
          <w:color w:val="000000" w:themeColor="text1"/>
          <w:sz w:val="24"/>
          <w:szCs w:val="24"/>
          <w:lang w:val="en-GB"/>
        </w:rPr>
        <w:t>8</w:t>
      </w:r>
      <w:r w:rsidR="00EB4D15" w:rsidRPr="00A14CCB">
        <w:rPr>
          <w:rFonts w:ascii="Arial" w:hAnsi="Arial" w:cs="Arial"/>
          <w:color w:val="000000" w:themeColor="text1"/>
          <w:sz w:val="24"/>
          <w:szCs w:val="24"/>
          <w:lang w:val="en-GB"/>
        </w:rPr>
        <w:t>)</w:t>
      </w:r>
      <w:r w:rsidR="001B4AF5" w:rsidRPr="00A14CCB">
        <w:rPr>
          <w:rFonts w:ascii="Arial" w:hAnsi="Arial" w:cs="Arial"/>
          <w:color w:val="000000" w:themeColor="text1"/>
          <w:sz w:val="24"/>
          <w:szCs w:val="24"/>
          <w:lang w:val="en-GB"/>
        </w:rPr>
        <w:t>.</w:t>
      </w:r>
      <w:r w:rsidR="00EB4D15" w:rsidRPr="00A14CCB">
        <w:rPr>
          <w:rFonts w:ascii="Arial" w:hAnsi="Arial" w:cs="Arial"/>
          <w:color w:val="000000" w:themeColor="text1"/>
          <w:sz w:val="24"/>
          <w:szCs w:val="24"/>
          <w:lang w:val="en-GB"/>
        </w:rPr>
        <w:t xml:space="preserve"> </w:t>
      </w:r>
      <w:r w:rsidR="00F6776C" w:rsidRPr="00A14CCB">
        <w:rPr>
          <w:rFonts w:ascii="Arial" w:hAnsi="Arial" w:cs="Arial"/>
          <w:color w:val="000000" w:themeColor="text1"/>
          <w:sz w:val="24"/>
          <w:szCs w:val="24"/>
          <w:lang w:val="en-GB"/>
        </w:rPr>
        <w:t xml:space="preserve"> </w:t>
      </w:r>
      <w:r w:rsidR="00FA5A6C" w:rsidRPr="00A14CCB">
        <w:rPr>
          <w:rFonts w:ascii="Arial" w:hAnsi="Arial" w:cs="Arial"/>
          <w:color w:val="000000" w:themeColor="text1"/>
          <w:sz w:val="24"/>
          <w:szCs w:val="24"/>
          <w:lang w:val="en-GB"/>
        </w:rPr>
        <w:t xml:space="preserve">Compared to 100 random signatures, our signature showed a false positive rate (FPR) &lt; 0.05 in two cancer types (ACC and MESO). In both, higher SG Scores were consistently associated with improved patient survival, contrary to the hypothesis that SG assembly promotes tumour aggressiveness. </w:t>
      </w:r>
      <w:r w:rsidR="00FA5A6C" w:rsidRPr="00A14CCB">
        <w:rPr>
          <w:rFonts w:ascii="Arial" w:hAnsi="Arial" w:cs="Arial"/>
          <w:color w:val="000000" w:themeColor="text1"/>
          <w:sz w:val="24"/>
          <w:szCs w:val="24"/>
          <w:lang w:val="en-GB"/>
        </w:rPr>
        <w:lastRenderedPageBreak/>
        <w:t>One possible interpretation is that SG formation in these tumour types reflects an intact stress response capacity, which may correlate with a less aggressive phenotype or greater sensitivity to therapy.</w:t>
      </w:r>
    </w:p>
    <w:p w14:paraId="538687A1" w14:textId="63B7C5E2" w:rsidR="000449DA" w:rsidRPr="00A14CCB" w:rsidRDefault="00BC6CC6" w:rsidP="00BC6CC6">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To better understand why SGs showed prognostic potential only in these specific cancer types, we compared tumo</w:t>
      </w:r>
      <w:r w:rsidR="00FA02E6" w:rsidRPr="00A14CCB">
        <w:rPr>
          <w:rFonts w:ascii="Arial" w:hAnsi="Arial" w:cs="Arial"/>
          <w:color w:val="000000" w:themeColor="text1"/>
          <w:sz w:val="24"/>
          <w:szCs w:val="24"/>
          <w:lang w:val="en-GB"/>
        </w:rPr>
        <w:t>u</w:t>
      </w:r>
      <w:r w:rsidRPr="00A14CCB">
        <w:rPr>
          <w:rFonts w:ascii="Arial" w:hAnsi="Arial" w:cs="Arial"/>
          <w:color w:val="000000" w:themeColor="text1"/>
          <w:sz w:val="24"/>
          <w:szCs w:val="24"/>
          <w:lang w:val="en-GB"/>
        </w:rPr>
        <w:t xml:space="preserve">r samples from the </w:t>
      </w:r>
      <w:r w:rsidR="00127E3D" w:rsidRPr="00A14CCB">
        <w:rPr>
          <w:rFonts w:ascii="Arial" w:hAnsi="Arial" w:cs="Arial"/>
          <w:color w:val="000000" w:themeColor="text1"/>
          <w:sz w:val="24"/>
          <w:szCs w:val="24"/>
          <w:lang w:val="en-GB"/>
        </w:rPr>
        <w:t xml:space="preserve">two </w:t>
      </w:r>
      <w:r w:rsidRPr="00A14CCB">
        <w:rPr>
          <w:rFonts w:ascii="Arial" w:hAnsi="Arial" w:cs="Arial"/>
          <w:color w:val="000000" w:themeColor="text1"/>
          <w:sz w:val="24"/>
          <w:szCs w:val="24"/>
          <w:lang w:val="en-GB"/>
        </w:rPr>
        <w:t xml:space="preserve">relevant </w:t>
      </w:r>
      <w:r w:rsidR="00943CDB" w:rsidRPr="00A14CCB">
        <w:rPr>
          <w:rFonts w:ascii="Arial" w:hAnsi="Arial" w:cs="Arial"/>
          <w:color w:val="000000" w:themeColor="text1"/>
          <w:sz w:val="24"/>
          <w:szCs w:val="24"/>
          <w:lang w:val="en-GB"/>
        </w:rPr>
        <w:t>GDC-</w:t>
      </w:r>
      <w:r w:rsidRPr="00A14CCB">
        <w:rPr>
          <w:rFonts w:ascii="Arial" w:hAnsi="Arial" w:cs="Arial"/>
          <w:color w:val="000000" w:themeColor="text1"/>
          <w:sz w:val="24"/>
          <w:szCs w:val="24"/>
          <w:lang w:val="en-GB"/>
        </w:rPr>
        <w:t xml:space="preserve">TCGA cohorts with the remaining </w:t>
      </w:r>
      <w:r w:rsidR="00943CDB" w:rsidRPr="00A14CCB">
        <w:rPr>
          <w:rFonts w:ascii="Arial" w:hAnsi="Arial" w:cs="Arial"/>
          <w:color w:val="000000" w:themeColor="text1"/>
          <w:sz w:val="24"/>
          <w:szCs w:val="24"/>
          <w:lang w:val="en-GB"/>
        </w:rPr>
        <w:t>GDC-</w:t>
      </w:r>
      <w:r w:rsidRPr="00A14CCB">
        <w:rPr>
          <w:rFonts w:ascii="Arial" w:hAnsi="Arial" w:cs="Arial"/>
          <w:color w:val="000000" w:themeColor="text1"/>
          <w:sz w:val="24"/>
          <w:szCs w:val="24"/>
          <w:lang w:val="en-GB"/>
        </w:rPr>
        <w:t>TCGA datasets</w:t>
      </w:r>
      <w:r w:rsidR="00943CDB"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{"citationID":"uzYOazem","properties":{"formattedCitation":"(59,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43CDB"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(59, 60)</w:t>
      </w:r>
      <w:r w:rsidR="00943CDB" w:rsidRPr="00A14CCB">
        <w:rPr>
          <w:rFonts w:ascii="Arial" w:hAnsi="Arial" w:cs="Arial"/>
          <w:color w:val="000000" w:themeColor="text1"/>
          <w:sz w:val="24"/>
          <w:szCs w:val="24"/>
          <w:lang w:val="en-GB"/>
        </w:rPr>
        <w:fldChar w:fldCharType="end"/>
      </w:r>
      <w:r w:rsidRPr="00A14CCB">
        <w:rPr>
          <w:rFonts w:ascii="Arial" w:hAnsi="Arial" w:cs="Arial"/>
          <w:color w:val="000000" w:themeColor="text1"/>
          <w:sz w:val="24"/>
          <w:szCs w:val="24"/>
          <w:lang w:val="en-GB"/>
        </w:rPr>
        <w:t xml:space="preserve">, while controlling for tissue of origin. </w:t>
      </w:r>
      <w:r w:rsidR="00FA5A6C" w:rsidRPr="00A14CCB">
        <w:rPr>
          <w:rFonts w:ascii="Arial" w:hAnsi="Arial" w:cs="Arial"/>
          <w:color w:val="000000" w:themeColor="text1"/>
          <w:sz w:val="24"/>
          <w:szCs w:val="24"/>
          <w:lang w:val="en-GB"/>
        </w:rPr>
        <w:t xml:space="preserve">This revealed strong upregulation of </w:t>
      </w:r>
      <w:r w:rsidR="00FA5A6C" w:rsidRPr="00A14CCB">
        <w:rPr>
          <w:rFonts w:ascii="Arial" w:hAnsi="Arial" w:cs="Arial"/>
          <w:i/>
          <w:iCs/>
          <w:color w:val="000000" w:themeColor="text1"/>
          <w:sz w:val="24"/>
          <w:szCs w:val="24"/>
          <w:lang w:val="en-GB"/>
        </w:rPr>
        <w:t>MAMSTR</w:t>
      </w:r>
      <w:r w:rsidR="00FA5A6C" w:rsidRPr="00A14CCB">
        <w:rPr>
          <w:rFonts w:ascii="Arial" w:hAnsi="Arial" w:cs="Arial"/>
          <w:color w:val="000000" w:themeColor="text1"/>
          <w:sz w:val="24"/>
          <w:szCs w:val="24"/>
          <w:lang w:val="en-GB"/>
        </w:rPr>
        <w:t xml:space="preserve"> (Figure 7C), a MEF2 coactivator previously linked to EMT and improved survival</w:t>
      </w:r>
      <w:r w:rsidR="00FA5A6C"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{"citationID":"LzggSUzn","properties":{"unsorted":false,"formattedCitation":"(133, 134)","plainCitation":"(133, 134)","noteIndex":0},"citationItems":[{"id":"7QlDGlPw/BxQYDUH0","uris":["http://zotero.org/users/local/q86rvdj2/items/4ZYJ2JF4"],"itemData":{"id":1033,"type":"article-journal","container-title":"Molecular Cell","DOI":"10.1016/j.molcel.2006.05.026","ISSN":"10972765","issue":"1","journalAbbreviation":"Molecular Cell","language":"en","page":"83-96","source":"DOI.org (Crossref)","title":"Coactivation of MEF2 by the SAP Domain Proteins Myocardin and MASTR","volume":"23","author":[{"family":"Creemers","given":"Esther E."},{"family":"Sutherland","given":"Lillian B."},{"family":"Oh","given":"Jiyeon"},{"family":"Barbosa","given":"Ana C."},{"family":"Olson","given":"Eric N."}],"issued":{"date-parts":[["2006",7]]}}},{"id":"7QlDGlPw/Rnkg9dZN","uris":["http://zotero.org/users/local/q86rvdj2/items/6KAKDMCP"],"itemData":{"id":1035,"type":"article-journal","container-title":"Oncotarget","DOI":"10.18632/oncotarget.6223","ISSN":"1949-2553","issue":"3","journalAbbreviation":"Oncotarget","language":"en","page":"2297-2312","source":"DOI.org (Crossref)","title":"MEF2 transcription factors: developmental regulators and emerging cancer genes","title-short":"MEF2 transcription factors","volume":"7","author":[{"family":"Pon","given":"Julia R."},{"family":"Marra","given":"Marco A."}],"issued":{"date-parts":[["2016",1,19]]}}}],"schema":"https://github.com/citation-style-language/schema/raw/master/csl-citation.json"} </w:instrText>
      </w:r>
      <w:r w:rsidR="00FA5A6C"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(133, 134)</w:t>
      </w:r>
      <w:r w:rsidR="00FA5A6C" w:rsidRPr="00A14CCB">
        <w:rPr>
          <w:rFonts w:ascii="Arial" w:hAnsi="Arial" w:cs="Arial"/>
          <w:color w:val="000000" w:themeColor="text1"/>
          <w:sz w:val="24"/>
          <w:szCs w:val="24"/>
          <w:lang w:val="en-GB"/>
        </w:rPr>
        <w:fldChar w:fldCharType="end"/>
      </w:r>
      <w:r w:rsidR="00FA5A6C" w:rsidRPr="00A14CCB">
        <w:rPr>
          <w:rFonts w:ascii="Arial" w:hAnsi="Arial" w:cs="Arial"/>
          <w:color w:val="000000" w:themeColor="text1"/>
          <w:sz w:val="24"/>
          <w:szCs w:val="24"/>
          <w:lang w:val="en-GB"/>
        </w:rPr>
        <w:t>, alongside downregulation of proliferation-associated Hallmarks and upregulation of EMT and inflammation-related programmes (Figure 7D). The association between elevated inflammatory signalling and improved survival in high SG Score samples was unexpected, given the proposed role of SGs in attenuating inflammation</w:t>
      </w:r>
      <w:r w:rsidR="00FA5A6C"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RwYyD6it","properties":{"unsorted":false,"formattedCitation":"(7)","plainCitation":"(7)","noteIndex":0},"citationItems":[{"id":"7QlDGlPw/whmaCuBT","uris":["http://zotero.org/users/local/1p9EH8ax/items/BR3BXXDM"],"itemData":{"id":"1YuZ3h26/lpbSM6Y5","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FA5A6C"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(7)</w:t>
      </w:r>
      <w:r w:rsidR="00FA5A6C" w:rsidRPr="00A14CCB">
        <w:rPr>
          <w:rFonts w:ascii="Arial" w:hAnsi="Arial" w:cs="Arial"/>
          <w:color w:val="000000" w:themeColor="text1"/>
          <w:sz w:val="24"/>
          <w:szCs w:val="24"/>
          <w:lang w:val="en-GB"/>
        </w:rPr>
        <w:fldChar w:fldCharType="end"/>
      </w:r>
      <w:r w:rsidR="00FA5A6C" w:rsidRPr="00A14CCB">
        <w:rPr>
          <w:rFonts w:ascii="Arial" w:hAnsi="Arial" w:cs="Arial"/>
          <w:color w:val="000000" w:themeColor="text1"/>
          <w:sz w:val="24"/>
          <w:szCs w:val="24"/>
          <w:lang w:val="en-GB"/>
        </w:rPr>
        <w:t xml:space="preserve">. </w:t>
      </w:r>
      <w:r w:rsidR="000449DA" w:rsidRPr="00A14CCB">
        <w:rPr>
          <w:rFonts w:ascii="Arial" w:hAnsi="Arial" w:cs="Arial"/>
          <w:color w:val="000000" w:themeColor="text1"/>
          <w:sz w:val="24"/>
          <w:szCs w:val="24"/>
          <w:lang w:val="en-GB"/>
        </w:rPr>
        <w:t xml:space="preserve">This raises the possibility that, at least in these cancers, this increased inflammation </w:t>
      </w:r>
      <w:r w:rsidR="001F12A5" w:rsidRPr="00A14CCB">
        <w:rPr>
          <w:rFonts w:ascii="Arial" w:hAnsi="Arial" w:cs="Arial"/>
          <w:color w:val="000000" w:themeColor="text1"/>
          <w:sz w:val="24"/>
          <w:szCs w:val="24"/>
          <w:lang w:val="en-GB"/>
        </w:rPr>
        <w:t xml:space="preserve">may be boosting </w:t>
      </w:r>
      <w:r w:rsidR="00033D17" w:rsidRPr="00A14CCB">
        <w:rPr>
          <w:rFonts w:ascii="Arial" w:hAnsi="Arial" w:cs="Arial"/>
          <w:color w:val="000000" w:themeColor="text1"/>
          <w:sz w:val="24"/>
          <w:szCs w:val="24"/>
          <w:lang w:val="en-GB"/>
        </w:rPr>
        <w:t>anti-</w:t>
      </w:r>
      <w:r w:rsidR="001F12A5" w:rsidRPr="00A14CCB">
        <w:rPr>
          <w:rFonts w:ascii="Arial" w:hAnsi="Arial" w:cs="Arial"/>
          <w:color w:val="000000" w:themeColor="text1"/>
          <w:sz w:val="24"/>
          <w:szCs w:val="24"/>
          <w:lang w:val="en-GB"/>
        </w:rPr>
        <w:t xml:space="preserve">tumour immunity, thus impairing tumour growth (Figure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 xml:space="preserve">D) </w:t>
      </w:r>
      <w:r w:rsidR="00634824" w:rsidRPr="00A14CCB">
        <w:rPr>
          <w:rFonts w:ascii="Arial" w:hAnsi="Arial" w:cs="Arial"/>
          <w:color w:val="000000" w:themeColor="text1"/>
          <w:sz w:val="24"/>
          <w:szCs w:val="24"/>
          <w:lang w:val="en-GB"/>
        </w:rPr>
        <w:t>(potential mechanisms reviewed elsewhere</w:t>
      </w:r>
      <w:r w:rsidR="00634824"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{"citationID":"hJOKsSNC","properties":{"formattedCitation":"(135)","plainCitation":"(135)","noteIndex":0},"citationItems":[{"id":152,"uris":["http://zotero.org/users/local/q86rvdj2/items/NI466S4G"],"itemData":{"id":152,"type":"article-journal","abstract":"Inflammation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634824"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(135)</w:t>
      </w:r>
      <w:r w:rsidR="00634824" w:rsidRPr="00A14CCB">
        <w:rPr>
          <w:rFonts w:ascii="Arial" w:hAnsi="Arial" w:cs="Arial"/>
          <w:color w:val="000000" w:themeColor="text1"/>
          <w:sz w:val="24"/>
          <w:szCs w:val="24"/>
          <w:lang w:val="en-GB"/>
        </w:rPr>
        <w:fldChar w:fldCharType="end"/>
      </w:r>
      <w:r w:rsidR="00634824" w:rsidRPr="00A14CCB">
        <w:rPr>
          <w:rFonts w:ascii="Arial" w:hAnsi="Arial" w:cs="Arial"/>
          <w:color w:val="000000" w:themeColor="text1"/>
          <w:sz w:val="24"/>
          <w:szCs w:val="24"/>
          <w:lang w:val="en-GB"/>
        </w:rPr>
        <w:t>)</w:t>
      </w:r>
      <w:r w:rsidR="000449DA" w:rsidRPr="00A14CCB">
        <w:rPr>
          <w:rFonts w:ascii="Arial" w:hAnsi="Arial" w:cs="Arial"/>
          <w:color w:val="000000" w:themeColor="text1"/>
          <w:sz w:val="24"/>
          <w:szCs w:val="24"/>
          <w:lang w:val="en-GB"/>
        </w:rPr>
        <w:t>.</w:t>
      </w:r>
    </w:p>
    <w:p w14:paraId="067C078D" w14:textId="4A03F764" w:rsidR="00BC6CC6" w:rsidRPr="00A14CCB" w:rsidRDefault="000449DA" w:rsidP="00BC6CC6">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 xml:space="preserve">To further investigate the basis of this association, we compared the top and bottom quartiles of SG Score within each of the </w:t>
      </w:r>
      <w:r w:rsidR="00127E3D" w:rsidRPr="00A14CCB">
        <w:rPr>
          <w:rFonts w:ascii="Arial" w:hAnsi="Arial" w:cs="Arial"/>
          <w:color w:val="000000" w:themeColor="text1"/>
          <w:sz w:val="24"/>
          <w:szCs w:val="24"/>
          <w:lang w:val="en-GB"/>
        </w:rPr>
        <w:t xml:space="preserve">two </w:t>
      </w:r>
      <w:r w:rsidRPr="00A14CCB">
        <w:rPr>
          <w:rFonts w:ascii="Arial" w:hAnsi="Arial" w:cs="Arial"/>
          <w:color w:val="000000" w:themeColor="text1"/>
          <w:sz w:val="24"/>
          <w:szCs w:val="24"/>
          <w:lang w:val="en-GB"/>
        </w:rPr>
        <w:t>cancer types, while controlling for tissue of origin</w:t>
      </w:r>
      <w:r w:rsidR="00BC6CC6" w:rsidRPr="00A14CCB">
        <w:rPr>
          <w:rFonts w:ascii="Arial" w:hAnsi="Arial" w:cs="Arial"/>
          <w:color w:val="000000" w:themeColor="text1"/>
          <w:sz w:val="24"/>
          <w:szCs w:val="24"/>
          <w:lang w:val="en-GB"/>
        </w:rPr>
        <w:t xml:space="preserve">. </w:t>
      </w:r>
      <w:r w:rsidRPr="00A14CCB">
        <w:rPr>
          <w:rFonts w:ascii="Arial" w:hAnsi="Arial" w:cs="Arial"/>
          <w:color w:val="000000" w:themeColor="text1"/>
          <w:sz w:val="24"/>
          <w:szCs w:val="24"/>
          <w:lang w:val="en-GB"/>
        </w:rPr>
        <w:t xml:space="preserve">DGE </w:t>
      </w:r>
      <w:r w:rsidR="00BC6CC6" w:rsidRPr="00A14CCB">
        <w:rPr>
          <w:rFonts w:ascii="Arial" w:hAnsi="Arial" w:cs="Arial"/>
          <w:color w:val="000000" w:themeColor="text1"/>
          <w:sz w:val="24"/>
          <w:szCs w:val="24"/>
          <w:lang w:val="en-GB"/>
        </w:rPr>
        <w:t xml:space="preserve">analysis identified upregulation of </w:t>
      </w:r>
      <w:r w:rsidR="00DC4B4F" w:rsidRPr="00A14CCB">
        <w:rPr>
          <w:rFonts w:ascii="Arial" w:hAnsi="Arial" w:cs="Arial"/>
          <w:i/>
          <w:iCs/>
          <w:color w:val="000000" w:themeColor="text1"/>
          <w:sz w:val="24"/>
          <w:szCs w:val="24"/>
          <w:lang w:val="en-GB"/>
        </w:rPr>
        <w:t>hexokinase 2</w:t>
      </w:r>
      <w:r w:rsidR="00DC4B4F" w:rsidRPr="00A14CCB">
        <w:rPr>
          <w:rFonts w:ascii="Arial" w:hAnsi="Arial" w:cs="Arial"/>
          <w:color w:val="000000" w:themeColor="text1"/>
          <w:sz w:val="24"/>
          <w:szCs w:val="24"/>
          <w:lang w:val="en-GB"/>
        </w:rPr>
        <w:t xml:space="preserve"> (</w:t>
      </w:r>
      <w:r w:rsidR="00BC6CC6" w:rsidRPr="00A14CCB">
        <w:rPr>
          <w:rFonts w:ascii="Arial" w:hAnsi="Arial" w:cs="Arial"/>
          <w:i/>
          <w:iCs/>
          <w:color w:val="000000" w:themeColor="text1"/>
          <w:sz w:val="24"/>
          <w:szCs w:val="24"/>
          <w:lang w:val="en-GB"/>
        </w:rPr>
        <w:t>HK2</w:t>
      </w:r>
      <w:r w:rsidR="00DC4B4F" w:rsidRPr="00A14CCB">
        <w:rPr>
          <w:rFonts w:ascii="Arial" w:hAnsi="Arial" w:cs="Arial"/>
          <w:i/>
          <w:iCs/>
          <w:color w:val="000000" w:themeColor="text1"/>
          <w:sz w:val="24"/>
          <w:szCs w:val="24"/>
          <w:lang w:val="en-GB"/>
        </w:rPr>
        <w:t>)</w:t>
      </w:r>
      <w:r w:rsidR="001F12A5" w:rsidRPr="00A14CCB">
        <w:rPr>
          <w:rFonts w:ascii="Arial" w:hAnsi="Arial" w:cs="Arial"/>
          <w:i/>
          <w:iCs/>
          <w:color w:val="000000" w:themeColor="text1"/>
          <w:sz w:val="24"/>
          <w:szCs w:val="24"/>
          <w:lang w:val="en-GB"/>
        </w:rPr>
        <w:t xml:space="preserve"> </w:t>
      </w:r>
      <w:r w:rsidR="001F12A5" w:rsidRPr="00A14CCB">
        <w:rPr>
          <w:rFonts w:ascii="Arial" w:hAnsi="Arial" w:cs="Arial"/>
          <w:color w:val="000000" w:themeColor="text1"/>
          <w:sz w:val="24"/>
          <w:szCs w:val="24"/>
          <w:lang w:val="en-GB"/>
        </w:rPr>
        <w:t xml:space="preserve">(Figure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E)</w:t>
      </w:r>
      <w:r w:rsidR="00BC6CC6" w:rsidRPr="00A14CCB">
        <w:rPr>
          <w:rFonts w:ascii="Arial" w:hAnsi="Arial" w:cs="Arial"/>
          <w:color w:val="000000" w:themeColor="text1"/>
          <w:sz w:val="24"/>
          <w:szCs w:val="24"/>
          <w:lang w:val="en-GB"/>
        </w:rPr>
        <w:t>, which binds VDAC to promote pore opening</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{"citationID":"S7GQuP2J","properties":{"formattedCitation":"(136)","plainCitation":"(136)","noteIndex":0},"citationItems":[{"id":153,"uris":["http://zotero.org/users/local/q86rvdj2/items/3JQQKTGU"],"itemData":{"id":153,"type":"article-journal","abstract":"Abstract\n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(136)</w:t>
      </w:r>
      <w:r w:rsidR="001F12A5" w:rsidRPr="00A14CCB">
        <w:rPr>
          <w:rFonts w:ascii="Arial" w:hAnsi="Arial" w:cs="Arial"/>
          <w:color w:val="000000" w:themeColor="text1"/>
          <w:sz w:val="24"/>
          <w:szCs w:val="24"/>
          <w:lang w:val="en-GB"/>
        </w:rPr>
        <w:fldChar w:fldCharType="end"/>
      </w:r>
      <w:r w:rsidR="00BC6CC6" w:rsidRPr="00A14CCB">
        <w:rPr>
          <w:rFonts w:ascii="Arial" w:hAnsi="Arial" w:cs="Arial"/>
          <w:color w:val="000000" w:themeColor="text1"/>
          <w:sz w:val="24"/>
          <w:szCs w:val="24"/>
          <w:lang w:val="en-GB"/>
        </w:rPr>
        <w:t>. While this typically facilitates ATP release</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{"citationID":"UktJiSmv","properties":{"formattedCitation":"(136)","plainCitation":"(136)","noteIndex":0},"citationItems":[{"id":153,"uris":["http://zotero.org/users/local/q86rvdj2/items/3JQQKTGU"],"itemData":{"id":153,"type":"article-journal","abstract":"Abstract\n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(136)</w:t>
      </w:r>
      <w:r w:rsidR="001F12A5" w:rsidRPr="00A14CCB">
        <w:rPr>
          <w:rFonts w:ascii="Arial" w:hAnsi="Arial" w:cs="Arial"/>
          <w:color w:val="000000" w:themeColor="text1"/>
          <w:sz w:val="24"/>
          <w:szCs w:val="24"/>
          <w:lang w:val="en-GB"/>
        </w:rPr>
        <w:fldChar w:fldCharType="end"/>
      </w:r>
      <w:r w:rsidR="00BC6CC6" w:rsidRPr="00A14CCB">
        <w:rPr>
          <w:rFonts w:ascii="Arial" w:hAnsi="Arial" w:cs="Arial"/>
          <w:color w:val="000000" w:themeColor="text1"/>
          <w:sz w:val="24"/>
          <w:szCs w:val="24"/>
          <w:lang w:val="en-GB"/>
        </w:rPr>
        <w:t xml:space="preserve">, </w:t>
      </w:r>
      <w:r w:rsidR="001F12A5" w:rsidRPr="00A14CCB">
        <w:rPr>
          <w:rFonts w:ascii="Arial" w:hAnsi="Arial" w:cs="Arial"/>
          <w:color w:val="000000" w:themeColor="text1"/>
          <w:sz w:val="24"/>
          <w:szCs w:val="24"/>
          <w:lang w:val="en-GB"/>
        </w:rPr>
        <w:t>previous results</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{"citationID":"YXVQd9xy","properties":{"formattedCitation":"(76)","plainCitation":"(76)","noteIndex":0},"citationItems":[{"id":134,"uris":["http://zotero.org/users/local/q86rvdj2/items/HRYLS8CR"],"itemData":{"id":134,"type":"article-journal","abstract":"In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(76)</w:t>
      </w:r>
      <w:r w:rsidR="001F12A5" w:rsidRPr="00A14CCB">
        <w:rPr>
          <w:rFonts w:ascii="Arial" w:hAnsi="Arial" w:cs="Arial"/>
          <w:color w:val="000000" w:themeColor="text1"/>
          <w:sz w:val="24"/>
          <w:szCs w:val="24"/>
          <w:lang w:val="en-GB"/>
        </w:rPr>
        <w:fldChar w:fldCharType="end"/>
      </w:r>
      <w:r w:rsidR="001F12A5" w:rsidRPr="00A14CCB">
        <w:rPr>
          <w:rFonts w:ascii="Arial" w:hAnsi="Arial" w:cs="Arial"/>
          <w:color w:val="000000" w:themeColor="text1"/>
          <w:sz w:val="24"/>
          <w:szCs w:val="24"/>
          <w:lang w:val="en-GB"/>
        </w:rPr>
        <w:t xml:space="preserve"> (Figure</w:t>
      </w:r>
      <w:r w:rsidR="00F93EF5" w:rsidRPr="00A14CCB">
        <w:rPr>
          <w:rFonts w:ascii="Arial" w:hAnsi="Arial" w:cs="Arial"/>
          <w:color w:val="000000" w:themeColor="text1"/>
          <w:sz w:val="24"/>
          <w:szCs w:val="24"/>
          <w:lang w:val="en-GB"/>
        </w:rPr>
        <w:t xml:space="preserve"> </w:t>
      </w:r>
      <w:r w:rsidR="00802DDF" w:rsidRPr="00A14CCB">
        <w:rPr>
          <w:rFonts w:ascii="Arial" w:hAnsi="Arial" w:cs="Arial"/>
          <w:color w:val="000000" w:themeColor="text1"/>
          <w:sz w:val="24"/>
          <w:szCs w:val="24"/>
          <w:lang w:val="en-GB"/>
        </w:rPr>
        <w:t>5</w:t>
      </w:r>
      <w:r w:rsidR="00F93EF5" w:rsidRPr="00A14CCB">
        <w:rPr>
          <w:rFonts w:ascii="Arial" w:hAnsi="Arial" w:cs="Arial"/>
          <w:color w:val="000000" w:themeColor="text1"/>
          <w:sz w:val="24"/>
          <w:szCs w:val="24"/>
          <w:lang w:val="en-GB"/>
        </w:rPr>
        <w:t>A</w:t>
      </w:r>
      <w:r w:rsidR="001F12A5"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xml:space="preserve"> suggest it could also permit mitochondrial nucleic acid leakage</w:t>
      </w:r>
      <w:r w:rsidRPr="00A14CCB">
        <w:rPr>
          <w:rFonts w:ascii="Arial" w:hAnsi="Arial" w:cs="Arial"/>
          <w:color w:val="000000" w:themeColor="text1"/>
          <w:sz w:val="24"/>
          <w:szCs w:val="24"/>
          <w:lang w:val="en-GB"/>
        </w:rPr>
        <w:t>, which we previously linked to SG assembly</w:t>
      </w:r>
      <w:r w:rsidR="00E772D3" w:rsidRPr="00A14CCB">
        <w:rPr>
          <w:rFonts w:ascii="Arial" w:hAnsi="Arial" w:cs="Arial"/>
          <w:color w:val="000000" w:themeColor="text1"/>
          <w:sz w:val="24"/>
          <w:szCs w:val="24"/>
          <w:lang w:val="en-GB"/>
        </w:rPr>
        <w:t xml:space="preserve"> and inflammation</w:t>
      </w:r>
      <w:r w:rsidR="001F12A5" w:rsidRPr="00A14CCB">
        <w:rPr>
          <w:rFonts w:ascii="Arial" w:hAnsi="Arial" w:cs="Arial"/>
          <w:color w:val="000000" w:themeColor="text1"/>
          <w:sz w:val="24"/>
          <w:szCs w:val="24"/>
          <w:lang w:val="en-GB"/>
        </w:rPr>
        <w:t xml:space="preserve"> (Figure</w:t>
      </w:r>
      <w:r w:rsidR="00F93EF5" w:rsidRPr="00A14CCB">
        <w:rPr>
          <w:rFonts w:ascii="Arial" w:hAnsi="Arial" w:cs="Arial"/>
          <w:color w:val="000000" w:themeColor="text1"/>
          <w:sz w:val="24"/>
          <w:szCs w:val="24"/>
          <w:lang w:val="en-GB"/>
        </w:rPr>
        <w:t xml:space="preserve"> </w:t>
      </w:r>
      <w:r w:rsidR="00802DDF" w:rsidRPr="00A14CCB">
        <w:rPr>
          <w:rFonts w:ascii="Arial" w:hAnsi="Arial" w:cs="Arial"/>
          <w:color w:val="000000" w:themeColor="text1"/>
          <w:sz w:val="24"/>
          <w:szCs w:val="24"/>
          <w:lang w:val="en-GB"/>
        </w:rPr>
        <w:t>4</w:t>
      </w:r>
      <w:r w:rsidR="00F93EF5" w:rsidRPr="00A14CCB">
        <w:rPr>
          <w:rFonts w:ascii="Arial" w:hAnsi="Arial" w:cs="Arial"/>
          <w:color w:val="000000" w:themeColor="text1"/>
          <w:sz w:val="24"/>
          <w:szCs w:val="24"/>
          <w:lang w:val="en-GB"/>
        </w:rPr>
        <w:t xml:space="preserve"> and </w:t>
      </w:r>
      <w:r w:rsidR="00802DDF" w:rsidRPr="00A14CCB">
        <w:rPr>
          <w:rFonts w:ascii="Arial" w:hAnsi="Arial" w:cs="Arial"/>
          <w:color w:val="000000" w:themeColor="text1"/>
          <w:sz w:val="24"/>
          <w:szCs w:val="24"/>
          <w:lang w:val="en-GB"/>
        </w:rPr>
        <w:t>6</w:t>
      </w:r>
      <w:r w:rsidR="001F12A5"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Consistent with this, GSEA revealed an apparent “inversion” relative to the basal state</w:t>
      </w:r>
      <w:r w:rsidR="001F12A5" w:rsidRPr="00A14CCB">
        <w:rPr>
          <w:rFonts w:ascii="Arial" w:hAnsi="Arial" w:cs="Arial"/>
          <w:color w:val="000000" w:themeColor="text1"/>
          <w:sz w:val="24"/>
          <w:szCs w:val="24"/>
          <w:lang w:val="en-GB"/>
        </w:rPr>
        <w:t xml:space="preserve"> (Figure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F)</w:t>
      </w:r>
      <w:r w:rsidR="00BC6CC6" w:rsidRPr="00A14CCB">
        <w:rPr>
          <w:rFonts w:ascii="Arial" w:hAnsi="Arial" w:cs="Arial"/>
          <w:color w:val="000000" w:themeColor="text1"/>
          <w:sz w:val="24"/>
          <w:szCs w:val="24"/>
          <w:lang w:val="en-GB"/>
        </w:rPr>
        <w:t>: tumo</w:t>
      </w:r>
      <w:r w:rsidR="00DC4B4F" w:rsidRPr="00A14CCB">
        <w:rPr>
          <w:rFonts w:ascii="Arial" w:hAnsi="Arial" w:cs="Arial"/>
          <w:color w:val="000000" w:themeColor="text1"/>
          <w:sz w:val="24"/>
          <w:szCs w:val="24"/>
          <w:lang w:val="en-GB"/>
        </w:rPr>
        <w:t>u</w:t>
      </w:r>
      <w:r w:rsidR="00BC6CC6" w:rsidRPr="00A14CCB">
        <w:rPr>
          <w:rFonts w:ascii="Arial" w:hAnsi="Arial" w:cs="Arial"/>
          <w:color w:val="000000" w:themeColor="text1"/>
          <w:sz w:val="24"/>
          <w:szCs w:val="24"/>
          <w:lang w:val="en-GB"/>
        </w:rPr>
        <w:t>rs with higher SG scores showed reduced EMT (previously upregulated) and enhanced proliferation-associated program</w:t>
      </w:r>
      <w:ins w:id="183" w:author="Diana Vieira" w:date="2026-08-27T10:19:00Z" w16du:dateUtc="2026-08-27T09:19:00Z">
        <w:r w:rsidR="00102979">
          <w:rPr>
            <w:rFonts w:ascii="Arial" w:hAnsi="Arial" w:cs="Arial"/>
            <w:color w:val="000000" w:themeColor="text1"/>
            <w:sz w:val="24"/>
            <w:szCs w:val="24"/>
            <w:lang w:val="en-GB"/>
          </w:rPr>
          <w:t>me</w:t>
        </w:r>
      </w:ins>
      <w:r w:rsidR="00BC6CC6" w:rsidRPr="00A14CCB">
        <w:rPr>
          <w:rFonts w:ascii="Arial" w:hAnsi="Arial" w:cs="Arial"/>
          <w:color w:val="000000" w:themeColor="text1"/>
          <w:sz w:val="24"/>
          <w:szCs w:val="24"/>
          <w:lang w:val="en-GB"/>
        </w:rPr>
        <w:t>s (previously downregulated). However, increased interferon-α and -γ responses persisted, seemingly at odds with the idea that SGs suppress inflammation. One possibility is that we are not detecting a net anti-inflammatory effect but rather comparing tumo</w:t>
      </w:r>
      <w:r w:rsidR="00FA02E6" w:rsidRPr="00A14CCB">
        <w:rPr>
          <w:rFonts w:ascii="Arial" w:hAnsi="Arial" w:cs="Arial"/>
          <w:color w:val="000000" w:themeColor="text1"/>
          <w:sz w:val="24"/>
          <w:szCs w:val="24"/>
          <w:lang w:val="en-GB"/>
        </w:rPr>
        <w:t>u</w:t>
      </w:r>
      <w:r w:rsidR="00BC6CC6" w:rsidRPr="00A14CCB">
        <w:rPr>
          <w:rFonts w:ascii="Arial" w:hAnsi="Arial" w:cs="Arial"/>
          <w:color w:val="000000" w:themeColor="text1"/>
          <w:sz w:val="24"/>
          <w:szCs w:val="24"/>
          <w:lang w:val="en-GB"/>
        </w:rPr>
        <w:t>rs under stress</w:t>
      </w:r>
      <w:r w:rsidRPr="00A14CCB">
        <w:rPr>
          <w:rFonts w:ascii="Arial" w:hAnsi="Arial" w:cs="Arial"/>
          <w:color w:val="000000" w:themeColor="text1"/>
          <w:sz w:val="24"/>
          <w:szCs w:val="24"/>
          <w:lang w:val="en-GB"/>
        </w:rPr>
        <w:t xml:space="preserve"> </w:t>
      </w:r>
      <w:r w:rsidR="00033D17" w:rsidRPr="00A14CCB">
        <w:rPr>
          <w:rFonts w:ascii="Arial" w:hAnsi="Arial" w:cs="Arial"/>
          <w:color w:val="000000" w:themeColor="text1"/>
          <w:sz w:val="24"/>
          <w:szCs w:val="24"/>
          <w:lang w:val="en-GB"/>
        </w:rPr>
        <w:t xml:space="preserve">with </w:t>
      </w:r>
      <w:r w:rsidRPr="00A14CCB">
        <w:rPr>
          <w:rFonts w:ascii="Arial" w:hAnsi="Arial" w:cs="Arial"/>
          <w:color w:val="000000" w:themeColor="text1"/>
          <w:sz w:val="24"/>
          <w:szCs w:val="24"/>
          <w:lang w:val="en-GB"/>
        </w:rPr>
        <w:t>tumo</w:t>
      </w:r>
      <w:r w:rsidR="00FA02E6" w:rsidRPr="00A14CCB">
        <w:rPr>
          <w:rFonts w:ascii="Arial" w:hAnsi="Arial" w:cs="Arial"/>
          <w:color w:val="000000" w:themeColor="text1"/>
          <w:sz w:val="24"/>
          <w:szCs w:val="24"/>
          <w:lang w:val="en-GB"/>
        </w:rPr>
        <w:t>u</w:t>
      </w:r>
      <w:r w:rsidRPr="00A14CCB">
        <w:rPr>
          <w:rFonts w:ascii="Arial" w:hAnsi="Arial" w:cs="Arial"/>
          <w:color w:val="000000" w:themeColor="text1"/>
          <w:sz w:val="24"/>
          <w:szCs w:val="24"/>
          <w:lang w:val="en-GB"/>
        </w:rPr>
        <w:t>rs under lesser amounts of stress. In this comparison</w:t>
      </w:r>
      <w:r w:rsidR="00033D17"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xml:space="preserve"> SGs </w:t>
      </w:r>
      <w:r w:rsidRPr="00A14CCB">
        <w:rPr>
          <w:rFonts w:ascii="Arial" w:hAnsi="Arial" w:cs="Arial"/>
          <w:color w:val="000000" w:themeColor="text1"/>
          <w:sz w:val="24"/>
          <w:szCs w:val="24"/>
          <w:lang w:val="en-GB"/>
        </w:rPr>
        <w:t xml:space="preserve">may </w:t>
      </w:r>
      <w:r w:rsidR="00BC6CC6" w:rsidRPr="00A14CCB">
        <w:rPr>
          <w:rFonts w:ascii="Arial" w:hAnsi="Arial" w:cs="Arial"/>
          <w:color w:val="000000" w:themeColor="text1"/>
          <w:sz w:val="24"/>
          <w:szCs w:val="24"/>
          <w:lang w:val="en-GB"/>
        </w:rPr>
        <w:t>mitigate</w:t>
      </w:r>
      <w:r w:rsidRPr="00A14CCB">
        <w:rPr>
          <w:rFonts w:ascii="Arial" w:hAnsi="Arial" w:cs="Arial"/>
          <w:color w:val="000000" w:themeColor="text1"/>
          <w:sz w:val="24"/>
          <w:szCs w:val="24"/>
          <w:lang w:val="en-GB"/>
        </w:rPr>
        <w:t xml:space="preserve">, </w:t>
      </w:r>
      <w:r w:rsidR="00BC6CC6" w:rsidRPr="00A14CCB">
        <w:rPr>
          <w:rFonts w:ascii="Arial" w:hAnsi="Arial" w:cs="Arial"/>
          <w:color w:val="000000" w:themeColor="text1"/>
          <w:sz w:val="24"/>
          <w:szCs w:val="24"/>
          <w:lang w:val="en-GB"/>
        </w:rPr>
        <w:t>but not eliminate</w:t>
      </w:r>
      <w:r w:rsidRPr="00A14CCB">
        <w:rPr>
          <w:rFonts w:ascii="Arial" w:hAnsi="Arial" w:cs="Arial"/>
          <w:color w:val="000000" w:themeColor="text1"/>
          <w:sz w:val="24"/>
          <w:szCs w:val="24"/>
          <w:lang w:val="en-GB"/>
        </w:rPr>
        <w:t xml:space="preserve">, </w:t>
      </w:r>
      <w:r w:rsidR="00BC6CC6" w:rsidRPr="00A14CCB">
        <w:rPr>
          <w:rFonts w:ascii="Arial" w:hAnsi="Arial" w:cs="Arial"/>
          <w:color w:val="000000" w:themeColor="text1"/>
          <w:sz w:val="24"/>
          <w:szCs w:val="24"/>
          <w:lang w:val="en-GB"/>
        </w:rPr>
        <w:t>stress-induced inflammation.</w:t>
      </w:r>
      <w:r w:rsidR="000833BA" w:rsidRPr="00A14CCB">
        <w:rPr>
          <w:rFonts w:ascii="Arial" w:hAnsi="Arial" w:cs="Arial"/>
          <w:color w:val="000000" w:themeColor="text1"/>
          <w:sz w:val="24"/>
          <w:szCs w:val="24"/>
          <w:lang w:val="en-GB"/>
        </w:rPr>
        <w:t xml:space="preserve"> </w:t>
      </w:r>
    </w:p>
    <w:p w14:paraId="6C605333" w14:textId="77777777" w:rsidR="00FA02E6" w:rsidRPr="00A14CCB" w:rsidRDefault="00FA02E6" w:rsidP="00FA02E6">
      <w:pPr>
        <w:jc w:val="both"/>
        <w:rPr>
          <w:rFonts w:ascii="Arial" w:hAnsi="Arial" w:cs="Arial"/>
          <w:sz w:val="20"/>
          <w:szCs w:val="20"/>
          <w:lang w:val="en-GB"/>
        </w:rPr>
      </w:pPr>
    </w:p>
    <w:p w14:paraId="4664AE5C" w14:textId="77777777" w:rsidR="00FA02E6" w:rsidRPr="00A14CCB" w:rsidRDefault="00FA02E6" w:rsidP="00FA02E6">
      <w:pPr>
        <w:rPr>
          <w:rFonts w:ascii="Arial" w:hAnsi="Arial" w:cs="Arial"/>
          <w:sz w:val="24"/>
          <w:szCs w:val="24"/>
          <w:lang w:val="en-GB"/>
        </w:rPr>
      </w:pPr>
      <w:r w:rsidRPr="00A14CCB">
        <w:rPr>
          <w:rFonts w:ascii="Arial" w:hAnsi="Arial" w:cs="Arial"/>
          <w:b/>
          <w:bCs/>
          <w:noProof/>
          <w:sz w:val="20"/>
          <w:szCs w:val="20"/>
          <w:lang w:val="en-GB"/>
        </w:rPr>
        <w:lastRenderedPageBreak/>
        <w:drawing>
          <wp:inline distT="0" distB="0" distL="0" distR="0" wp14:anchorId="51174C6E" wp14:editId="05DBE8AA">
            <wp:extent cx="5943600" cy="7497445"/>
            <wp:effectExtent l="0" t="0" r="0" b="8255"/>
            <wp:docPr id="20573388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2746" name="Imagem 1164742746"/>
                    <pic:cNvPicPr/>
                  </pic:nvPicPr>
                  <pic:blipFill>
                    <a:blip r:embed="rId62">
                      <a:extLst>
                        <a:ext uri="{28A0092B-C50C-407E-A947-70E740481C1C}">
                          <a14:useLocalDpi xmlns:a14="http://schemas.microsoft.com/office/drawing/2010/main" val="0"/>
                        </a:ext>
                      </a:extLst>
                    </a:blip>
                    <a:stretch>
                      <a:fillRect/>
                    </a:stretch>
                  </pic:blipFill>
                  <pic:spPr>
                    <a:xfrm>
                      <a:off x="0" y="0"/>
                      <a:ext cx="5943600" cy="7497445"/>
                    </a:xfrm>
                    <a:prstGeom prst="rect">
                      <a:avLst/>
                    </a:prstGeom>
                  </pic:spPr>
                </pic:pic>
              </a:graphicData>
            </a:graphic>
          </wp:inline>
        </w:drawing>
      </w:r>
    </w:p>
    <w:p w14:paraId="456394C6" w14:textId="798F7C4F" w:rsidR="00FA02E6" w:rsidRPr="00A14CCB" w:rsidRDefault="00FA02E6" w:rsidP="00BC6CC6">
      <w:pPr>
        <w:jc w:val="both"/>
        <w:rPr>
          <w:rFonts w:ascii="Arial" w:hAnsi="Arial" w:cs="Arial"/>
          <w:sz w:val="20"/>
          <w:szCs w:val="20"/>
          <w:lang w:val="en-GB"/>
        </w:rPr>
      </w:pPr>
      <w:r w:rsidRPr="00A14CCB">
        <w:rPr>
          <w:rFonts w:ascii="Arial" w:hAnsi="Arial" w:cs="Arial"/>
          <w:b/>
          <w:bCs/>
          <w:sz w:val="20"/>
          <w:szCs w:val="20"/>
          <w:lang w:val="en-GB"/>
        </w:rPr>
        <w:t xml:space="preserve">Figure 7. Development and validation of SG Score and its prognostic potential in GDC-TCGA datasets. </w:t>
      </w:r>
      <w:r w:rsidRPr="00A14CCB">
        <w:rPr>
          <w:rFonts w:ascii="Arial" w:hAnsi="Arial" w:cs="Arial"/>
          <w:sz w:val="20"/>
          <w:szCs w:val="20"/>
          <w:lang w:val="en-GB"/>
        </w:rPr>
        <w:t>(A/B)</w:t>
      </w:r>
      <w:r w:rsidRPr="00A14CCB">
        <w:rPr>
          <w:rFonts w:ascii="Arial" w:hAnsi="Arial" w:cs="Arial"/>
          <w:b/>
          <w:bCs/>
          <w:sz w:val="20"/>
          <w:szCs w:val="20"/>
          <w:lang w:val="en-GB"/>
        </w:rPr>
        <w:t xml:space="preserve"> </w:t>
      </w:r>
      <w:r w:rsidRPr="00A14CCB">
        <w:rPr>
          <w:rFonts w:ascii="Arial" w:hAnsi="Arial" w:cs="Arial"/>
          <w:sz w:val="20"/>
          <w:szCs w:val="20"/>
          <w:lang w:val="en-GB"/>
        </w:rPr>
        <w:t xml:space="preserve">Violin plots of SG signature scores, calculated through a ranking metric (see Methods), in cells without and with SGs. WC samples are coloured in accordance to stress type stimuli. The discovery </w:t>
      </w:r>
      <w:r w:rsidRPr="00A14CCB">
        <w:rPr>
          <w:rFonts w:ascii="Arial" w:hAnsi="Arial" w:cs="Arial"/>
          <w:sz w:val="20"/>
          <w:szCs w:val="20"/>
          <w:lang w:val="en-GB"/>
        </w:rPr>
        <w:lastRenderedPageBreak/>
        <w:t>dataset (A) refers to Matheny 2019 and Matheny 2021</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{"citationID":"NMpN4na1","properties":{"formattedCitation":"(41, 43)","plainCitation":"(41, 43)","noteIndex":0},"citationItems":[{"id":"7QlDGlPw/8f8ZloUy","uris":["http://zotero.org/users/local/1p9EH8ax/items/ARLW3CQN"],"itemData":{"id":"gja5CAjW/zcFzcvRK","type":"article-journal","container-title":"Molecular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S."},{"family":"Parker","given":"Roy"}],"issued":{"date-parts":[["2019",12,1]]}}},{"id":"7QlDGlPw/vZJtCPF5","uris":["http://zotero.org/users/local/1p9EH8ax/items/JRJEKK4Q"],"itemData":{"id":"gja5CAjW/nNhhOFIi","type":"article-journal","abstract":"Stress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(41, 43)</w:t>
      </w:r>
      <w:r w:rsidRPr="00A14CCB">
        <w:rPr>
          <w:rFonts w:ascii="Arial" w:hAnsi="Arial" w:cs="Arial"/>
          <w:sz w:val="20"/>
          <w:szCs w:val="20"/>
          <w:lang w:val="en-GB"/>
        </w:rPr>
        <w:fldChar w:fldCharType="end"/>
      </w:r>
      <w:r w:rsidRPr="00A14CCB">
        <w:rPr>
          <w:rFonts w:ascii="Arial" w:hAnsi="Arial" w:cs="Arial"/>
          <w:sz w:val="20"/>
          <w:szCs w:val="20"/>
          <w:lang w:val="en-GB"/>
        </w:rPr>
        <w:t>, whereas</w:t>
      </w:r>
      <w:del w:id="184" w:author="Diana Vieira" w:date="2026-08-27T10:17:00Z" w16du:dateUtc="2026-08-27T09:17:00Z">
        <w:r w:rsidRPr="00A14CCB" w:rsidDel="008474CA">
          <w:rPr>
            <w:rFonts w:ascii="Arial" w:hAnsi="Arial" w:cs="Arial"/>
            <w:sz w:val="20"/>
            <w:szCs w:val="20"/>
            <w:lang w:val="en-GB"/>
          </w:rPr>
          <w:delText xml:space="preserve"> as</w:delText>
        </w:r>
      </w:del>
      <w:r w:rsidRPr="00A14CCB">
        <w:rPr>
          <w:rFonts w:ascii="Arial" w:hAnsi="Arial" w:cs="Arial"/>
          <w:sz w:val="20"/>
          <w:szCs w:val="20"/>
          <w:lang w:val="en-GB"/>
        </w:rPr>
        <w:t xml:space="preserve"> the validation dataset (B) refers to Paget 2024</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BPMP7yob","properties":{"formattedCitation":"(7)","plainCitation":"(7)","noteIndex":0},"citationItems":[{"id":"7QlDGlPw/whmaCuBT","uris":["http://zotero.org/users/local/1p9EH8ax/items/BR3BXXDM"],"itemData":{"id":"gja5CAjW/dZ8Yj9MA","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(7)</w:t>
      </w:r>
      <w:r w:rsidRPr="00A14CCB">
        <w:rPr>
          <w:rFonts w:ascii="Arial" w:hAnsi="Arial" w:cs="Arial"/>
          <w:sz w:val="20"/>
          <w:szCs w:val="20"/>
          <w:lang w:val="en-GB"/>
        </w:rPr>
        <w:fldChar w:fldCharType="end"/>
      </w:r>
      <w:r w:rsidRPr="00A14CCB">
        <w:rPr>
          <w:rFonts w:ascii="Arial" w:hAnsi="Arial" w:cs="Arial"/>
          <w:sz w:val="20"/>
          <w:szCs w:val="20"/>
          <w:lang w:val="en-GB"/>
        </w:rPr>
        <w:t>. Effect Size (Cohen’s d) and corresponding statistical significance, given by Welch’s t-test (p-value) are shown above plots. (C) Volcano plot of DGE (X-Axis –  Log</w:t>
      </w:r>
      <w:r w:rsidRPr="00A14CCB">
        <w:rPr>
          <w:rFonts w:ascii="Arial" w:hAnsi="Arial" w:cs="Arial"/>
          <w:sz w:val="20"/>
          <w:szCs w:val="20"/>
          <w:vertAlign w:val="subscript"/>
          <w:lang w:val="en-GB"/>
        </w:rPr>
        <w:t>2</w:t>
      </w:r>
      <w:r w:rsidRPr="00A14CCB">
        <w:rPr>
          <w:rFonts w:ascii="Arial" w:hAnsi="Arial" w:cs="Arial"/>
          <w:sz w:val="20"/>
          <w:szCs w:val="20"/>
          <w:lang w:val="en-GB"/>
        </w:rPr>
        <w:t xml:space="preserve"> Fold-Change; Y-Axis – B-Statistic) between  ACC and MESO tumour samples, and remaining GDC-TCGA tumour cohorts</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{"citationID":"oiX3hvkE","properties":{"formattedCitation":"(59,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(59, 60)</w:t>
      </w:r>
      <w:r w:rsidRPr="00A14CCB">
        <w:rPr>
          <w:rFonts w:ascii="Arial" w:hAnsi="Arial" w:cs="Arial"/>
          <w:sz w:val="20"/>
          <w:szCs w:val="20"/>
          <w:lang w:val="en-GB"/>
        </w:rPr>
        <w:fldChar w:fldCharType="end"/>
      </w:r>
      <w:r w:rsidRPr="00A14CCB">
        <w:rPr>
          <w:rFonts w:ascii="Arial" w:hAnsi="Arial" w:cs="Arial"/>
          <w:sz w:val="20"/>
          <w:szCs w:val="20"/>
          <w:lang w:val="en-GB"/>
        </w:rPr>
        <w:t xml:space="preserve">, corrected for dataset of origin; genes as circles; most differentially expressed genes are coloured red (if upregulated, log2FC&gt;1.5 with B-Statistic&gt;300) or blue (if downregulated, log2FC&lt; -1.75 with B-Statistic&gt;300); (D) </w:t>
      </w:r>
      <w:r w:rsidRPr="00A14CCB">
        <w:rPr>
          <w:rFonts w:ascii="Arial" w:hAnsi="Arial" w:cs="Arial"/>
          <w:color w:val="000000" w:themeColor="text1"/>
          <w:sz w:val="20"/>
          <w:szCs w:val="20"/>
          <w:lang w:val="en-GB"/>
        </w:rPr>
        <w:t xml:space="preserve"> GSEA NES of Hallmark gene sets, </w:t>
      </w:r>
      <w:r w:rsidRPr="00A14CCB">
        <w:rPr>
          <w:rFonts w:ascii="Arial" w:hAnsi="Arial" w:cs="Arial"/>
          <w:sz w:val="20"/>
          <w:szCs w:val="20"/>
          <w:lang w:val="en-GB"/>
        </w:rPr>
        <w:t>with genes ranked by t-statistics of DGE</w:t>
      </w:r>
      <w:r w:rsidRPr="00A14CCB">
        <w:rPr>
          <w:rFonts w:ascii="Arial" w:hAnsi="Arial" w:cs="Arial"/>
          <w:color w:val="000000" w:themeColor="text1"/>
          <w:sz w:val="20"/>
          <w:szCs w:val="20"/>
          <w:lang w:val="en-GB"/>
        </w:rPr>
        <w:t>, between</w:t>
      </w:r>
      <w:r w:rsidRPr="00A14CCB">
        <w:rPr>
          <w:rFonts w:ascii="Arial" w:hAnsi="Arial" w:cs="Arial"/>
          <w:sz w:val="20"/>
          <w:szCs w:val="20"/>
          <w:lang w:val="en-GB"/>
        </w:rPr>
        <w:t xml:space="preserve"> ACC and MESO tumour samples, and remaining GDC-TCGA cohorts</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{"citationID":"eNTxEnkn","properties":{"formattedCitation":"(59,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(59, 60)</w:t>
      </w:r>
      <w:r w:rsidRPr="00A14CCB">
        <w:rPr>
          <w:rFonts w:ascii="Arial" w:hAnsi="Arial" w:cs="Arial"/>
          <w:sz w:val="20"/>
          <w:szCs w:val="20"/>
          <w:lang w:val="en-GB"/>
        </w:rPr>
        <w:fldChar w:fldCharType="end"/>
      </w:r>
      <w:r w:rsidRPr="00A14CCB">
        <w:rPr>
          <w:rFonts w:ascii="Arial" w:hAnsi="Arial" w:cs="Arial"/>
          <w:sz w:val="20"/>
          <w:szCs w:val="20"/>
          <w:lang w:val="en-GB"/>
        </w:rPr>
        <w:t>, corrected for dataset of origin; (E) Volcano plot of DGE (X-Axis – Log</w:t>
      </w:r>
      <w:r w:rsidRPr="00A14CCB">
        <w:rPr>
          <w:rFonts w:ascii="Arial" w:hAnsi="Arial" w:cs="Arial"/>
          <w:sz w:val="20"/>
          <w:szCs w:val="20"/>
          <w:vertAlign w:val="subscript"/>
          <w:lang w:val="en-GB"/>
        </w:rPr>
        <w:t>2</w:t>
      </w:r>
      <w:r w:rsidRPr="00A14CCB">
        <w:rPr>
          <w:rFonts w:ascii="Arial" w:hAnsi="Arial" w:cs="Arial"/>
          <w:sz w:val="20"/>
          <w:szCs w:val="20"/>
          <w:lang w:val="en-GB"/>
        </w:rPr>
        <w:t xml:space="preserve"> Fold-Change; Y-Axis – B-Statistic) between top 25% and bottom 25% of SG-Score tumour samples in ACC and MESO, corrected for dataset of origin; genes as circles; most differentially expressed genes are coloured red (if upregulated, log2FC&gt;1 with B-Statistic&gt;0) or blue (if downregulated, log2FC&lt; -1.5 with B-Statistic&gt;0); (F) </w:t>
      </w:r>
      <w:r w:rsidRPr="00A14CCB">
        <w:rPr>
          <w:rFonts w:ascii="Arial" w:hAnsi="Arial" w:cs="Arial"/>
          <w:color w:val="000000" w:themeColor="text1"/>
          <w:sz w:val="20"/>
          <w:szCs w:val="20"/>
          <w:lang w:val="en-GB"/>
        </w:rPr>
        <w:t xml:space="preserve"> GSEA NES of Hallmark gene sets, with genes ranked by t-statistics of differential expression, </w:t>
      </w:r>
      <w:r w:rsidRPr="00A14CCB">
        <w:rPr>
          <w:rFonts w:ascii="Arial" w:hAnsi="Arial" w:cs="Arial"/>
          <w:sz w:val="20"/>
          <w:szCs w:val="20"/>
          <w:lang w:val="en-GB"/>
        </w:rPr>
        <w:t>between top 25% and bottom 25% of SG-Score tumour samples in ACC, and MESO, corrected for dataset of origin.</w:t>
      </w:r>
    </w:p>
    <w:p w14:paraId="28C924F9" w14:textId="0286789B" w:rsidR="00315146" w:rsidRPr="00C047AC" w:rsidRDefault="00315146" w:rsidP="00533F41">
      <w:pPr>
        <w:pStyle w:val="Heading1"/>
        <w:rPr>
          <w:lang w:val="en-GB"/>
        </w:rPr>
      </w:pPr>
      <w:r w:rsidRPr="00C047AC">
        <w:rPr>
          <w:lang w:val="en-GB"/>
        </w:rPr>
        <w:t>Discussion</w:t>
      </w:r>
    </w:p>
    <w:p w14:paraId="367A13C3" w14:textId="7AE39332" w:rsidR="00FB2B32" w:rsidRPr="005379E1" w:rsidRDefault="00234033" w:rsidP="00533F41">
      <w:pPr>
        <w:jc w:val="both"/>
        <w:rPr>
          <w:rFonts w:ascii="Arial" w:hAnsi="Arial" w:cs="Arial"/>
          <w:color w:val="FF0000"/>
          <w:sz w:val="24"/>
          <w:szCs w:val="24"/>
          <w:lang w:val="en-GB"/>
        </w:rPr>
      </w:pPr>
      <w:r w:rsidRPr="005379E1">
        <w:rPr>
          <w:rFonts w:ascii="Arial" w:hAnsi="Arial" w:cs="Arial"/>
          <w:sz w:val="24"/>
          <w:szCs w:val="24"/>
          <w:lang w:val="en-GB"/>
        </w:rPr>
        <w:t>SGs have long been purpo</w:t>
      </w:r>
      <w:r w:rsidR="00B14563" w:rsidRPr="005379E1">
        <w:rPr>
          <w:rFonts w:ascii="Arial" w:hAnsi="Arial" w:cs="Arial"/>
          <w:sz w:val="24"/>
          <w:szCs w:val="24"/>
          <w:lang w:val="en-GB"/>
        </w:rPr>
        <w:t>r</w:t>
      </w:r>
      <w:r w:rsidRPr="005379E1">
        <w:rPr>
          <w:rFonts w:ascii="Arial" w:hAnsi="Arial" w:cs="Arial"/>
          <w:sz w:val="24"/>
          <w:szCs w:val="24"/>
          <w:lang w:val="en-GB"/>
        </w:rPr>
        <w:t>ted to fine-tune the stress response by selectively sequestering specific proteins and transcripts, thereby protecting cells from stress-induced damage</w:t>
      </w:r>
      <w:r w:rsidR="0044632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cvSnryRL","properties":{"formattedCitation":"(12\\uc0\\u8211{}15)","plainCitation":"(12–15)","noteIndex":0},"citationItems":[{"id":"7QlDGlPw/arsn2ApG","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7QlDGlPw/vVG9DIln","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J."},{"family":"Kanneganti","given":"Thirumala-Devi"}],"issued":{"date-parts":[["2019",9,26]]}}},{"id":"7QlDGlPw/XVYM2PBS","uris":["http://zotero.org/users/local/1p9EH8ax/items/BKDK22WH"],"itemData":{"id":"5yQ4qFIg/nIt413Od","type":"article-journal","container-title":"EMBO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sequestration of PAI</w:instrText>
      </w:r>
      <w:r w:rsidR="00300753" w:rsidRPr="005379E1">
        <w:rPr>
          <w:rFonts w:ascii="Cambria Math" w:hAnsi="Cambria Math" w:cs="Cambria Math"/>
          <w:sz w:val="24"/>
          <w:szCs w:val="24"/>
          <w:lang w:val="en-GB"/>
        </w:rPr>
        <w:instrText>‐</w:instrText>
      </w:r>
      <w:r w:rsidR="00300753" w:rsidRPr="005379E1">
        <w:rPr>
          <w:rFonts w:ascii="Arial" w:hAnsi="Arial" w:cs="Arial"/>
          <w:sz w:val="24"/>
          <w:szCs w:val="24"/>
          <w:lang w:val="en-GB"/>
        </w:rPr>
        <w:instrText xml:space="preserve">1","volume":"19","author":[{"family":"Omer","given":"Amr"},{"family":"Patel","given":"Devang"},{"family":"Lian","given":"Xian Jin"},{"family":"Sadek","given":"Jason"},{"family":"Di Marco","given":"Sergio"},{"family":"Pause","given":"Arnim"},{"family":"Gorospe","given":"Myriam"},{"family":"Gallouzi","given":"Imed Eddine"}],"issued":{"date-parts":[["2018",5]]}}},{"id":"7QlDGlPw/WRJYnoGZ","uris":["http://zotero.org/users/local/1p9EH8ax/items/4ADM9SAW"],"itemData":{"id":"5yQ4qFIg/HwkMi0Al","type":"article-journal","abstract":"Abstract\n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44632E" w:rsidRPr="005379E1">
        <w:rPr>
          <w:rFonts w:ascii="Arial" w:hAnsi="Arial" w:cs="Arial"/>
          <w:sz w:val="24"/>
          <w:szCs w:val="24"/>
          <w:lang w:val="en-GB"/>
        </w:rPr>
        <w:fldChar w:fldCharType="separate"/>
      </w:r>
      <w:r w:rsidR="0097304F" w:rsidRPr="005379E1">
        <w:rPr>
          <w:rFonts w:ascii="Arial" w:hAnsi="Arial" w:cs="Arial"/>
          <w:kern w:val="0"/>
          <w:sz w:val="24"/>
        </w:rPr>
        <w:t>(12–15)</w:t>
      </w:r>
      <w:r w:rsidR="0044632E" w:rsidRPr="005379E1">
        <w:rPr>
          <w:rFonts w:ascii="Arial" w:hAnsi="Arial" w:cs="Arial"/>
          <w:sz w:val="24"/>
          <w:szCs w:val="24"/>
          <w:lang w:val="en-GB"/>
        </w:rPr>
        <w:fldChar w:fldCharType="end"/>
      </w:r>
      <w:r w:rsidR="00FB2B32" w:rsidRPr="005379E1">
        <w:rPr>
          <w:rFonts w:ascii="Arial" w:hAnsi="Arial" w:cs="Arial"/>
          <w:sz w:val="24"/>
          <w:szCs w:val="24"/>
          <w:lang w:val="en-GB"/>
        </w:rPr>
        <w:t xml:space="preserve">. </w:t>
      </w:r>
      <w:r w:rsidRPr="005379E1">
        <w:rPr>
          <w:rFonts w:ascii="Arial" w:hAnsi="Arial" w:cs="Arial"/>
          <w:sz w:val="24"/>
          <w:szCs w:val="24"/>
          <w:lang w:val="en-GB"/>
        </w:rPr>
        <w:t>Because cancer cells experience elevated stress, SGs have been proposed as contributors to tumour aggressiveness and therapeutic resistance</w:t>
      </w:r>
      <w:r w:rsidR="0044632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{"citationID":"pMbYZWGM","properties":{"unsorted":false,"formattedCitation":"(27, 28, 112)","plainCitation":"(27, 28, 112)","noteIndex":0},"citationItems":[{"id":"7QlDGlPw/vnNW88k2","uris":["http://zotero.org/users/local/1p9EH8ax/items/EUAG3M4I"],"itemData":{"id":"Vt4aYKIl/oyNza7fA","type":"article-journal","abstract":"Under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300753" w:rsidRPr="005379E1">
        <w:rPr>
          <w:rFonts w:ascii="Tahoma" w:hAnsi="Tahoma" w:cs="Tahoma"/>
          <w:sz w:val="24"/>
          <w:szCs w:val="24"/>
          <w:lang w:val="en-GB"/>
        </w:rPr>
        <w:instrText>﻿</w:instrText>
      </w:r>
      <w:r w:rsidR="00300753" w:rsidRPr="005379E1">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44632E" w:rsidRPr="005379E1">
        <w:rPr>
          <w:rFonts w:ascii="Arial" w:hAnsi="Arial" w:cs="Arial"/>
          <w:sz w:val="24"/>
          <w:szCs w:val="24"/>
          <w:lang w:val="en-GB"/>
        </w:rPr>
        <w:fldChar w:fldCharType="separate"/>
      </w:r>
      <w:r w:rsidR="0097304F" w:rsidRPr="005379E1">
        <w:rPr>
          <w:rFonts w:ascii="Arial" w:hAnsi="Arial" w:cs="Arial"/>
          <w:sz w:val="24"/>
          <w:lang w:val="en-GB"/>
        </w:rPr>
        <w:t>(27, 28, 112)</w:t>
      </w:r>
      <w:r w:rsidR="0044632E" w:rsidRPr="005379E1">
        <w:rPr>
          <w:rFonts w:ascii="Arial" w:hAnsi="Arial" w:cs="Arial"/>
          <w:sz w:val="24"/>
          <w:szCs w:val="24"/>
          <w:lang w:val="en-GB"/>
        </w:rPr>
        <w:fldChar w:fldCharType="end"/>
      </w:r>
      <w:r w:rsidR="00317A77" w:rsidRPr="005379E1">
        <w:rPr>
          <w:rFonts w:ascii="Arial" w:hAnsi="Arial" w:cs="Arial"/>
          <w:sz w:val="24"/>
          <w:szCs w:val="24"/>
          <w:lang w:val="en-GB"/>
        </w:rPr>
        <w:t>.</w:t>
      </w:r>
      <w:r w:rsidRPr="005379E1">
        <w:rPr>
          <w:rFonts w:ascii="Arial" w:hAnsi="Arial" w:cs="Arial"/>
          <w:sz w:val="24"/>
          <w:szCs w:val="24"/>
          <w:lang w:val="en-GB"/>
        </w:rPr>
        <w:t xml:space="preserve"> However, purified SG transcriptomes reported to date vary substantially across studies (Figure 1B), motivating our meta-analysis of published human SG transcriptomes.</w:t>
      </w:r>
      <w:r w:rsidR="0093080E" w:rsidRPr="005379E1">
        <w:rPr>
          <w:rFonts w:ascii="Arial" w:hAnsi="Arial" w:cs="Arial"/>
          <w:sz w:val="24"/>
          <w:szCs w:val="24"/>
          <w:lang w:val="en-GB"/>
        </w:rPr>
        <w:t xml:space="preserve"> </w:t>
      </w:r>
    </w:p>
    <w:p w14:paraId="097CBE10" w14:textId="0477EBF6" w:rsidR="00FB2B32" w:rsidRPr="005379E1" w:rsidRDefault="00234033" w:rsidP="00533F41">
      <w:pPr>
        <w:jc w:val="both"/>
        <w:rPr>
          <w:rFonts w:ascii="Arial" w:hAnsi="Arial" w:cs="Arial"/>
          <w:sz w:val="24"/>
          <w:szCs w:val="24"/>
          <w:lang w:val="en-GB"/>
        </w:rPr>
      </w:pPr>
      <w:r w:rsidRPr="005379E1">
        <w:rPr>
          <w:rFonts w:ascii="Arial" w:hAnsi="Arial" w:cs="Arial"/>
          <w:sz w:val="24"/>
          <w:szCs w:val="24"/>
          <w:lang w:val="en-GB"/>
        </w:rPr>
        <w:t>Transcriptomes isolated by DC consistently contained longer RNAs than those obtained by other methods, even using the same cells and stressors (Figure 1B).</w:t>
      </w:r>
      <w:r w:rsidRPr="005379E1">
        <w:rPr>
          <w:rFonts w:ascii="Arial" w:hAnsi="Arial" w:cs="Arial"/>
          <w:color w:val="FF0000"/>
          <w:sz w:val="24"/>
          <w:szCs w:val="24"/>
          <w:lang w:val="en-GB"/>
        </w:rPr>
        <w:t xml:space="preserve"> </w:t>
      </w:r>
      <w:r w:rsidRPr="005379E1">
        <w:rPr>
          <w:rFonts w:ascii="Arial" w:hAnsi="Arial" w:cs="Arial"/>
          <w:i/>
          <w:iCs/>
          <w:sz w:val="24"/>
          <w:szCs w:val="24"/>
          <w:lang w:val="en-GB"/>
        </w:rPr>
        <w:t>In silico</w:t>
      </w:r>
      <w:r w:rsidRPr="005379E1">
        <w:rPr>
          <w:rFonts w:ascii="Arial" w:hAnsi="Arial" w:cs="Arial"/>
          <w:sz w:val="24"/>
          <w:szCs w:val="24"/>
          <w:lang w:val="en-GB"/>
        </w:rPr>
        <w:t xml:space="preserve"> simulations of SG isolation, using empirical sedimentation values derived from yeast</w:t>
      </w:r>
      <w:r w:rsidR="007042F5"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{"citationID":"42eTxMkf","properties":{"formattedCitation":"(33)","plainCitation":"(33)","noteIndex":0},"citationItems":[{"id":"7QlDGlPw/Ue3q6JCf","uris":["http://zotero.org/users/local/1p9EH8ax/items/76HJKWHJ"],"itemData":{"id":129,"type":"article","abstract":"Abstract\n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042F5" w:rsidRPr="005379E1">
        <w:rPr>
          <w:rFonts w:ascii="Arial" w:hAnsi="Arial" w:cs="Arial"/>
          <w:sz w:val="24"/>
          <w:szCs w:val="24"/>
          <w:lang w:val="en-GB"/>
        </w:rPr>
        <w:fldChar w:fldCharType="separate"/>
      </w:r>
      <w:r w:rsidR="0097304F" w:rsidRPr="005379E1">
        <w:rPr>
          <w:rFonts w:ascii="Arial" w:hAnsi="Arial" w:cs="Arial"/>
          <w:sz w:val="24"/>
          <w:lang w:val="en-GB"/>
        </w:rPr>
        <w:t>(33)</w:t>
      </w:r>
      <w:r w:rsidR="007042F5" w:rsidRPr="005379E1">
        <w:rPr>
          <w:rFonts w:ascii="Arial" w:hAnsi="Arial" w:cs="Arial"/>
          <w:sz w:val="24"/>
          <w:szCs w:val="24"/>
          <w:lang w:val="en-GB"/>
        </w:rPr>
        <w:fldChar w:fldCharType="end"/>
      </w:r>
      <w:r w:rsidR="00A55C20" w:rsidRPr="005379E1">
        <w:rPr>
          <w:rFonts w:ascii="Arial" w:hAnsi="Arial" w:cs="Arial"/>
          <w:sz w:val="24"/>
          <w:szCs w:val="24"/>
          <w:lang w:val="en-GB"/>
        </w:rPr>
        <w:t>,</w:t>
      </w:r>
      <w:r w:rsidRPr="005379E1">
        <w:rPr>
          <w:rFonts w:ascii="Arial" w:hAnsi="Arial" w:cs="Arial"/>
          <w:sz w:val="24"/>
          <w:szCs w:val="24"/>
          <w:lang w:val="en-GB"/>
        </w:rPr>
        <w:t xml:space="preserve"> reproduced this length bias (Figures 2D, 3B), supporting a technical origin</w:t>
      </w:r>
      <w:r w:rsidR="00C15FD6" w:rsidRPr="005379E1">
        <w:rPr>
          <w:rFonts w:ascii="Arial" w:hAnsi="Arial" w:cs="Arial"/>
          <w:sz w:val="24"/>
          <w:szCs w:val="24"/>
          <w:lang w:val="en-GB"/>
        </w:rPr>
        <w:t>. C</w:t>
      </w:r>
      <w:r w:rsidRPr="005379E1">
        <w:rPr>
          <w:rFonts w:ascii="Arial" w:hAnsi="Arial" w:cs="Arial"/>
          <w:sz w:val="24"/>
          <w:szCs w:val="24"/>
          <w:lang w:val="en-GB"/>
        </w:rPr>
        <w:t xml:space="preserve">entrifugation, being weight-dependent, preferentially enriches </w:t>
      </w:r>
      <w:r w:rsidR="00252A42" w:rsidRPr="005379E1">
        <w:rPr>
          <w:rFonts w:ascii="Arial" w:hAnsi="Arial" w:cs="Arial"/>
          <w:sz w:val="24"/>
          <w:szCs w:val="24"/>
          <w:lang w:val="en-GB"/>
        </w:rPr>
        <w:t xml:space="preserve">for </w:t>
      </w:r>
      <w:r w:rsidRPr="005379E1">
        <w:rPr>
          <w:rFonts w:ascii="Arial" w:hAnsi="Arial" w:cs="Arial"/>
          <w:sz w:val="24"/>
          <w:szCs w:val="24"/>
          <w:lang w:val="en-GB"/>
        </w:rPr>
        <w:t>longer/heavier RNA-containing condensates. Correcting for this technical signal reduced or eliminated the length bias in DC-derived transcriptomes (Figure 4A)</w:t>
      </w:r>
      <w:r w:rsidR="00F53E27" w:rsidRPr="005379E1">
        <w:rPr>
          <w:rFonts w:ascii="Arial" w:hAnsi="Arial" w:cs="Arial"/>
          <w:sz w:val="24"/>
          <w:szCs w:val="24"/>
          <w:lang w:val="en-GB"/>
        </w:rPr>
        <w:t>, although method-specific differences between studies remained (Figure 4A, Supplementary Figure 8D)</w:t>
      </w:r>
      <w:r w:rsidRPr="005379E1">
        <w:rPr>
          <w:rFonts w:ascii="Arial" w:hAnsi="Arial" w:cs="Arial"/>
          <w:sz w:val="24"/>
          <w:szCs w:val="24"/>
          <w:lang w:val="en-GB"/>
        </w:rPr>
        <w:t>.</w:t>
      </w:r>
      <w:r w:rsidR="00F53E27" w:rsidRPr="005379E1">
        <w:rPr>
          <w:rFonts w:ascii="Arial" w:hAnsi="Arial" w:cs="Arial"/>
          <w:sz w:val="24"/>
          <w:szCs w:val="24"/>
          <w:lang w:val="en-GB"/>
        </w:rPr>
        <w:t xml:space="preserve"> </w:t>
      </w:r>
    </w:p>
    <w:p w14:paraId="09B92125" w14:textId="3FD68187" w:rsidR="00234033" w:rsidRPr="005379E1" w:rsidRDefault="00234033" w:rsidP="00533F41">
      <w:pPr>
        <w:jc w:val="both"/>
        <w:rPr>
          <w:rFonts w:ascii="Arial" w:hAnsi="Arial" w:cs="Arial"/>
          <w:sz w:val="24"/>
          <w:szCs w:val="24"/>
          <w:lang w:val="en-GB"/>
        </w:rPr>
      </w:pPr>
      <w:r w:rsidRPr="005379E1">
        <w:rPr>
          <w:rFonts w:ascii="Arial" w:hAnsi="Arial" w:cs="Arial"/>
          <w:sz w:val="24"/>
          <w:szCs w:val="24"/>
          <w:lang w:val="en-GB"/>
        </w:rPr>
        <w:t xml:space="preserve">This correction also revealed that mitochondrially encoded transcripts sediment more than their length alone would predict (Figure 3A), a property we incorporated into our model. Across our corrected meta-analysis, mito-encoded transcripts showed no consistent enrichment or depletion </w:t>
      </w:r>
      <w:r w:rsidR="008D10D3" w:rsidRPr="005379E1">
        <w:rPr>
          <w:rFonts w:ascii="Arial" w:hAnsi="Arial" w:cs="Arial"/>
          <w:sz w:val="24"/>
          <w:szCs w:val="24"/>
          <w:lang w:val="en-GB"/>
        </w:rPr>
        <w:t xml:space="preserve">in SGs </w:t>
      </w:r>
      <w:r w:rsidRPr="005379E1">
        <w:rPr>
          <w:rFonts w:ascii="Arial" w:hAnsi="Arial" w:cs="Arial"/>
          <w:sz w:val="24"/>
          <w:szCs w:val="24"/>
          <w:lang w:val="en-GB"/>
        </w:rPr>
        <w:t xml:space="preserve">across datasets, but </w:t>
      </w:r>
      <w:r w:rsidR="008D5AB1" w:rsidRPr="005379E1">
        <w:rPr>
          <w:rFonts w:ascii="Arial" w:hAnsi="Arial" w:cs="Arial"/>
          <w:sz w:val="24"/>
          <w:szCs w:val="24"/>
          <w:lang w:val="en-GB"/>
        </w:rPr>
        <w:t>they were more sensi</w:t>
      </w:r>
      <w:del w:id="185" w:author="Diana Vieira" w:date="2026-08-27T10:18:00Z" w16du:dateUtc="2026-08-27T09:18:00Z">
        <w:r w:rsidR="008D5AB1" w:rsidRPr="005379E1" w:rsidDel="00C2476A">
          <w:rPr>
            <w:rFonts w:ascii="Arial" w:hAnsi="Arial" w:cs="Arial"/>
            <w:sz w:val="24"/>
            <w:szCs w:val="24"/>
            <w:lang w:val="en-GB"/>
          </w:rPr>
          <w:delText>s</w:delText>
        </w:r>
      </w:del>
      <w:r w:rsidR="008D5AB1" w:rsidRPr="005379E1">
        <w:rPr>
          <w:rFonts w:ascii="Arial" w:hAnsi="Arial" w:cs="Arial"/>
          <w:sz w:val="24"/>
          <w:szCs w:val="24"/>
          <w:lang w:val="en-GB"/>
        </w:rPr>
        <w:t xml:space="preserve">tive to differences between SGs and </w:t>
      </w:r>
      <w:r w:rsidR="00A23430" w:rsidRPr="005379E1">
        <w:rPr>
          <w:rFonts w:ascii="Arial" w:hAnsi="Arial" w:cs="Arial"/>
          <w:sz w:val="24"/>
          <w:szCs w:val="24"/>
          <w:lang w:val="en-GB"/>
        </w:rPr>
        <w:t xml:space="preserve">respective controls </w:t>
      </w:r>
      <w:r w:rsidR="008D5AB1" w:rsidRPr="005379E1">
        <w:rPr>
          <w:rFonts w:ascii="Arial" w:hAnsi="Arial" w:cs="Arial"/>
          <w:sz w:val="24"/>
          <w:szCs w:val="24"/>
          <w:lang w:val="en-GB"/>
        </w:rPr>
        <w:t>than</w:t>
      </w:r>
      <w:r w:rsidRPr="005379E1">
        <w:rPr>
          <w:rFonts w:ascii="Arial" w:hAnsi="Arial" w:cs="Arial"/>
          <w:sz w:val="24"/>
          <w:szCs w:val="24"/>
          <w:lang w:val="en-GB"/>
        </w:rPr>
        <w:t xml:space="preserve"> nuclear-encoded mitochondrial genes</w:t>
      </w:r>
      <w:r w:rsidR="008D5AB1" w:rsidRPr="005379E1">
        <w:rPr>
          <w:rFonts w:ascii="Arial" w:hAnsi="Arial" w:cs="Arial"/>
          <w:sz w:val="24"/>
          <w:szCs w:val="24"/>
          <w:lang w:val="en-GB"/>
        </w:rPr>
        <w:t>. Mito-encoded transcripts were modestly but significantly enriched i</w:t>
      </w:r>
      <w:r w:rsidRPr="005379E1">
        <w:rPr>
          <w:rFonts w:ascii="Arial" w:hAnsi="Arial" w:cs="Arial"/>
          <w:sz w:val="24"/>
          <w:szCs w:val="24"/>
          <w:lang w:val="en-GB"/>
        </w:rPr>
        <w:t xml:space="preserve">n our consensus SG signature, </w:t>
      </w:r>
      <w:r w:rsidR="008D5AB1" w:rsidRPr="005379E1">
        <w:rPr>
          <w:rFonts w:ascii="Arial" w:hAnsi="Arial" w:cs="Arial"/>
          <w:sz w:val="24"/>
          <w:szCs w:val="24"/>
          <w:lang w:val="en-GB"/>
        </w:rPr>
        <w:t>albeit not</w:t>
      </w:r>
      <w:r w:rsidRPr="005379E1">
        <w:rPr>
          <w:rFonts w:ascii="Arial" w:hAnsi="Arial" w:cs="Arial"/>
          <w:sz w:val="24"/>
          <w:szCs w:val="24"/>
          <w:lang w:val="en-GB"/>
        </w:rPr>
        <w:t xml:space="preserve"> ranking among the most strongly enriched transcripts overall. Although this </w:t>
      </w:r>
      <w:r w:rsidR="008B122C" w:rsidRPr="005379E1">
        <w:rPr>
          <w:rFonts w:ascii="Arial" w:hAnsi="Arial" w:cs="Arial"/>
          <w:sz w:val="24"/>
          <w:szCs w:val="24"/>
          <w:lang w:val="en-GB"/>
        </w:rPr>
        <w:t>mtRNA</w:t>
      </w:r>
      <w:r w:rsidRPr="005379E1">
        <w:rPr>
          <w:rFonts w:ascii="Arial" w:hAnsi="Arial" w:cs="Arial"/>
          <w:sz w:val="24"/>
          <w:szCs w:val="24"/>
          <w:lang w:val="en-GB"/>
        </w:rPr>
        <w:t xml:space="preserve"> signal was too modest and inconsistent across datasets to support a strong claim of mtRNA enrichment in SGs on its own, </w:t>
      </w:r>
      <w:r w:rsidR="008B122C" w:rsidRPr="005379E1">
        <w:rPr>
          <w:rFonts w:ascii="Arial" w:hAnsi="Arial" w:cs="Arial"/>
          <w:sz w:val="24"/>
          <w:szCs w:val="24"/>
          <w:lang w:val="en-GB"/>
        </w:rPr>
        <w:t>the</w:t>
      </w:r>
      <w:r w:rsidRPr="005379E1">
        <w:rPr>
          <w:rFonts w:ascii="Arial" w:hAnsi="Arial" w:cs="Arial"/>
          <w:sz w:val="24"/>
          <w:szCs w:val="24"/>
          <w:lang w:val="en-GB"/>
        </w:rPr>
        <w:t xml:space="preserve"> specific</w:t>
      </w:r>
      <w:r w:rsidR="008B122C" w:rsidRPr="005379E1">
        <w:rPr>
          <w:rFonts w:ascii="Arial" w:hAnsi="Arial" w:cs="Arial"/>
          <w:sz w:val="24"/>
          <w:szCs w:val="24"/>
          <w:lang w:val="en-GB"/>
        </w:rPr>
        <w:t xml:space="preserve"> sensitiv</w:t>
      </w:r>
      <w:r w:rsidRPr="005379E1">
        <w:rPr>
          <w:rFonts w:ascii="Arial" w:hAnsi="Arial" w:cs="Arial"/>
          <w:sz w:val="24"/>
          <w:szCs w:val="24"/>
          <w:lang w:val="en-GB"/>
        </w:rPr>
        <w:t>ity</w:t>
      </w:r>
      <w:r w:rsidR="008B122C" w:rsidRPr="005379E1">
        <w:rPr>
          <w:rFonts w:ascii="Arial" w:hAnsi="Arial" w:cs="Arial"/>
          <w:sz w:val="24"/>
          <w:szCs w:val="24"/>
          <w:lang w:val="en-GB"/>
        </w:rPr>
        <w:t xml:space="preserve"> of those transcripts</w:t>
      </w:r>
      <w:r w:rsidRPr="005379E1">
        <w:rPr>
          <w:rFonts w:ascii="Arial" w:hAnsi="Arial" w:cs="Arial"/>
          <w:sz w:val="24"/>
          <w:szCs w:val="24"/>
          <w:lang w:val="en-GB"/>
        </w:rPr>
        <w:t xml:space="preserve"> motivated us to test directly whether SGs sequester mitochondrial dsRNA.</w:t>
      </w:r>
    </w:p>
    <w:p w14:paraId="1AF9B1BB" w14:textId="473AD4C8" w:rsidR="00C813C0" w:rsidRPr="005379E1" w:rsidRDefault="00967863" w:rsidP="00533F41">
      <w:pPr>
        <w:jc w:val="both"/>
        <w:rPr>
          <w:rFonts w:ascii="Arial" w:hAnsi="Arial" w:cs="Arial"/>
          <w:sz w:val="24"/>
          <w:szCs w:val="24"/>
          <w:lang w:val="en-GB"/>
        </w:rPr>
      </w:pPr>
      <w:r w:rsidRPr="005379E1">
        <w:rPr>
          <w:rFonts w:ascii="Arial" w:hAnsi="Arial" w:cs="Arial"/>
          <w:sz w:val="24"/>
          <w:szCs w:val="24"/>
          <w:lang w:val="en-GB"/>
        </w:rPr>
        <w:t>We next compared stressed cells with and without SGs</w:t>
      </w:r>
      <w:r w:rsidR="00487BFF" w:rsidRPr="005379E1">
        <w:rPr>
          <w:rFonts w:ascii="Arial" w:hAnsi="Arial" w:cs="Arial"/>
          <w:sz w:val="24"/>
          <w:szCs w:val="24"/>
          <w:lang w:val="en-GB"/>
        </w:rPr>
        <w:t xml:space="preserve">, observing an apparent </w:t>
      </w:r>
      <w:r w:rsidRPr="005379E1">
        <w:rPr>
          <w:rFonts w:ascii="Arial" w:hAnsi="Arial" w:cs="Arial"/>
          <w:sz w:val="24"/>
          <w:szCs w:val="24"/>
          <w:lang w:val="en-GB"/>
        </w:rPr>
        <w:t xml:space="preserve">depletion of inflammation-related pathways in cells containing SGs (Supplementary Figure </w:t>
      </w:r>
      <w:r w:rsidR="00F53E27" w:rsidRPr="005379E1">
        <w:rPr>
          <w:rFonts w:ascii="Arial" w:hAnsi="Arial" w:cs="Arial"/>
          <w:sz w:val="24"/>
          <w:szCs w:val="24"/>
          <w:lang w:val="en-GB"/>
        </w:rPr>
        <w:t>8</w:t>
      </w:r>
      <w:r w:rsidRPr="005379E1">
        <w:rPr>
          <w:rFonts w:ascii="Arial" w:hAnsi="Arial" w:cs="Arial"/>
          <w:sz w:val="24"/>
          <w:szCs w:val="24"/>
          <w:lang w:val="en-GB"/>
        </w:rPr>
        <w:t xml:space="preserve">). </w:t>
      </w:r>
      <w:r w:rsidRPr="005379E1">
        <w:rPr>
          <w:rFonts w:ascii="Arial" w:hAnsi="Arial" w:cs="Arial"/>
          <w:sz w:val="24"/>
          <w:szCs w:val="24"/>
          <w:lang w:val="en-GB"/>
        </w:rPr>
        <w:lastRenderedPageBreak/>
        <w:t>These results are consistent with a model in which SGs dampen the stress response, in line with previous work linking dsRNA sensing to inflammatory signalling</w:t>
      </w:r>
      <w:r w:rsidR="007042F5"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L4TrxUU6","properties":{"formattedCitation":"(7)","plainCitation":"(7)","noteIndex":0},"citationItems":[{"id":"7QlDGlPw/whmaCuBT","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7042F5" w:rsidRPr="005379E1">
        <w:rPr>
          <w:rFonts w:ascii="Arial" w:hAnsi="Arial" w:cs="Arial"/>
          <w:sz w:val="24"/>
          <w:szCs w:val="24"/>
          <w:lang w:val="en-GB"/>
        </w:rPr>
        <w:fldChar w:fldCharType="separate"/>
      </w:r>
      <w:r w:rsidR="0097304F" w:rsidRPr="005379E1">
        <w:rPr>
          <w:rFonts w:ascii="Arial" w:hAnsi="Arial" w:cs="Arial"/>
          <w:sz w:val="24"/>
          <w:lang w:val="en-GB"/>
        </w:rPr>
        <w:t>(7)</w:t>
      </w:r>
      <w:r w:rsidR="007042F5" w:rsidRPr="005379E1">
        <w:rPr>
          <w:rFonts w:ascii="Arial" w:hAnsi="Arial" w:cs="Arial"/>
          <w:sz w:val="24"/>
          <w:szCs w:val="24"/>
          <w:lang w:val="en-GB"/>
        </w:rPr>
        <w:fldChar w:fldCharType="end"/>
      </w:r>
      <w:r w:rsidRPr="005379E1">
        <w:rPr>
          <w:rFonts w:ascii="Arial" w:hAnsi="Arial" w:cs="Arial"/>
          <w:sz w:val="24"/>
          <w:szCs w:val="24"/>
          <w:lang w:val="en-GB"/>
        </w:rPr>
        <w:t xml:space="preserve">, and extend this observation to oxidative and hyperosmotic stress. </w:t>
      </w:r>
    </w:p>
    <w:p w14:paraId="389F161D" w14:textId="3F29974A" w:rsidR="00C10F9D" w:rsidRPr="005379E1" w:rsidRDefault="00C10F9D" w:rsidP="00533F41">
      <w:pPr>
        <w:jc w:val="both"/>
        <w:rPr>
          <w:rFonts w:ascii="Arial" w:hAnsi="Arial" w:cs="Arial"/>
          <w:sz w:val="24"/>
          <w:szCs w:val="24"/>
          <w:lang w:val="en-GB"/>
        </w:rPr>
      </w:pPr>
      <w:r w:rsidRPr="005379E1">
        <w:rPr>
          <w:rFonts w:ascii="Arial" w:hAnsi="Arial" w:cs="Arial"/>
          <w:sz w:val="24"/>
          <w:szCs w:val="24"/>
          <w:lang w:val="en-GB"/>
        </w:rPr>
        <w:t>Mitochondrial nucleic acids act as damage-associated molecular patterns that trigger inflammation</w:t>
      </w:r>
      <w:r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EkxtTxf0","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(94)</w:t>
      </w:r>
      <w:r w:rsidRPr="005379E1">
        <w:rPr>
          <w:rFonts w:ascii="Arial" w:hAnsi="Arial" w:cs="Arial"/>
          <w:sz w:val="24"/>
          <w:szCs w:val="24"/>
          <w:lang w:val="en-GB"/>
        </w:rPr>
        <w:fldChar w:fldCharType="end"/>
      </w:r>
      <w:r w:rsidRPr="005379E1">
        <w:rPr>
          <w:rFonts w:ascii="Arial" w:hAnsi="Arial" w:cs="Arial"/>
          <w:sz w:val="24"/>
          <w:szCs w:val="24"/>
          <w:lang w:val="en-GB"/>
        </w:rPr>
        <w:t xml:space="preserve">. </w:t>
      </w:r>
      <w:r w:rsidR="00967863" w:rsidRPr="005379E1">
        <w:rPr>
          <w:rFonts w:ascii="Arial" w:hAnsi="Arial" w:cs="Arial"/>
          <w:sz w:val="24"/>
          <w:szCs w:val="24"/>
          <w:lang w:val="en-GB"/>
        </w:rPr>
        <w:t>We hypothesi</w:t>
      </w:r>
      <w:r w:rsidR="00DC4B4F" w:rsidRPr="005379E1">
        <w:rPr>
          <w:rFonts w:ascii="Arial" w:hAnsi="Arial" w:cs="Arial"/>
          <w:sz w:val="24"/>
          <w:szCs w:val="24"/>
          <w:lang w:val="en-GB"/>
        </w:rPr>
        <w:t>s</w:t>
      </w:r>
      <w:r w:rsidR="00967863" w:rsidRPr="005379E1">
        <w:rPr>
          <w:rFonts w:ascii="Arial" w:hAnsi="Arial" w:cs="Arial"/>
          <w:sz w:val="24"/>
          <w:szCs w:val="24"/>
          <w:lang w:val="en-GB"/>
        </w:rPr>
        <w:t>ed that SGs may sequester mitochondrial dsRNA, limiting its release and downstream activation of MDA5/RIG-I signalling. Consistent with this, inhibiting VDAC pores with DIDS, previously shown to block mitochondrial dsRNA efflux</w:t>
      </w:r>
      <w:r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{"citationID":"PfVdwFSA","properties":{"formattedCitation":"(76)","plainCitation":"(76)","noteIndex":0},"citationItems":[{"id":134,"uris":["http://zotero.org/users/local/q86rvdj2/items/HRYLS8CR"],"itemData":{"id":134,"type":"article-journal","abstract":"In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(76)</w:t>
      </w:r>
      <w:r w:rsidRPr="005379E1">
        <w:rPr>
          <w:rFonts w:ascii="Arial" w:hAnsi="Arial" w:cs="Arial"/>
          <w:sz w:val="24"/>
          <w:szCs w:val="24"/>
          <w:lang w:val="en-GB"/>
        </w:rPr>
        <w:fldChar w:fldCharType="end"/>
      </w:r>
      <w:r w:rsidR="00967863" w:rsidRPr="005379E1">
        <w:rPr>
          <w:rFonts w:ascii="Arial" w:hAnsi="Arial" w:cs="Arial"/>
          <w:sz w:val="24"/>
          <w:szCs w:val="24"/>
          <w:lang w:val="en-GB"/>
        </w:rPr>
        <w:t>, abolished SG assembly (Supplementary Figure 1</w:t>
      </w:r>
      <w:r w:rsidR="00F53E27" w:rsidRPr="005379E1">
        <w:rPr>
          <w:rFonts w:ascii="Arial" w:hAnsi="Arial" w:cs="Arial"/>
          <w:sz w:val="24"/>
          <w:szCs w:val="24"/>
          <w:lang w:val="en-GB"/>
        </w:rPr>
        <w:t>1</w:t>
      </w:r>
      <w:r w:rsidR="00967863" w:rsidRPr="005379E1">
        <w:rPr>
          <w:rFonts w:ascii="Arial" w:hAnsi="Arial" w:cs="Arial"/>
          <w:sz w:val="24"/>
          <w:szCs w:val="24"/>
          <w:lang w:val="en-GB"/>
        </w:rPr>
        <w:t>), indicating that mitochondrial permeability is required for SG formation, although we cannot rule out nonspecific effects of DIDS or contributions from other mitochondrial factors.</w:t>
      </w:r>
    </w:p>
    <w:p w14:paraId="3E942032" w14:textId="14FAAA20" w:rsidR="00967863" w:rsidRPr="005379E1" w:rsidRDefault="00967863" w:rsidP="009F4E52">
      <w:pPr>
        <w:jc w:val="both"/>
        <w:rPr>
          <w:rFonts w:ascii="Arial" w:hAnsi="Arial" w:cs="Arial"/>
          <w:sz w:val="24"/>
          <w:szCs w:val="24"/>
          <w:lang w:val="en-GB"/>
        </w:rPr>
      </w:pPr>
      <w:r w:rsidRPr="005379E1">
        <w:rPr>
          <w:rFonts w:ascii="Arial" w:hAnsi="Arial" w:cs="Arial"/>
          <w:sz w:val="24"/>
          <w:szCs w:val="24"/>
          <w:lang w:val="en-GB"/>
        </w:rPr>
        <w:t>High-resolution Airyscan imaging revealed that SG-like foci, readily distinguishable by conventional confocal microscopy, became harder to resolve from the broader G3BP1 signal (Supplementary Figure 1</w:t>
      </w:r>
      <w:r w:rsidR="00F53E27" w:rsidRPr="005379E1">
        <w:rPr>
          <w:rFonts w:ascii="Arial" w:hAnsi="Arial" w:cs="Arial"/>
          <w:sz w:val="24"/>
          <w:szCs w:val="24"/>
          <w:lang w:val="en-GB"/>
        </w:rPr>
        <w:t>1</w:t>
      </w:r>
      <w:r w:rsidRPr="005379E1">
        <w:rPr>
          <w:rFonts w:ascii="Arial" w:hAnsi="Arial" w:cs="Arial"/>
          <w:sz w:val="24"/>
          <w:szCs w:val="24"/>
          <w:lang w:val="en-GB"/>
        </w:rPr>
        <w:t xml:space="preserve"> vs Figure 6A), highlighting a broader definitional challenge</w:t>
      </w:r>
      <w:r w:rsidR="00C15FD6" w:rsidRPr="005379E1">
        <w:rPr>
          <w:rFonts w:ascii="Arial" w:hAnsi="Arial" w:cs="Arial"/>
          <w:sz w:val="24"/>
          <w:szCs w:val="24"/>
          <w:lang w:val="en-GB"/>
        </w:rPr>
        <w:t>.</w:t>
      </w:r>
      <w:r w:rsidRPr="005379E1">
        <w:rPr>
          <w:rFonts w:ascii="Arial" w:hAnsi="Arial" w:cs="Arial"/>
          <w:sz w:val="24"/>
          <w:szCs w:val="24"/>
          <w:lang w:val="en-GB"/>
        </w:rPr>
        <w:t xml:space="preserve"> SGs are identified almost entirely by size-based imaging criteria that likely underestimate their presence under moderate stress. Within this imaging framework, dsRNA showed greater colocali</w:t>
      </w:r>
      <w:r w:rsidR="00DC4B4F" w:rsidRPr="005379E1">
        <w:rPr>
          <w:rFonts w:ascii="Arial" w:hAnsi="Arial" w:cs="Arial"/>
          <w:sz w:val="24"/>
          <w:szCs w:val="24"/>
          <w:lang w:val="en-GB"/>
        </w:rPr>
        <w:t>s</w:t>
      </w:r>
      <w:r w:rsidRPr="005379E1">
        <w:rPr>
          <w:rFonts w:ascii="Arial" w:hAnsi="Arial" w:cs="Arial"/>
          <w:sz w:val="24"/>
          <w:szCs w:val="24"/>
          <w:lang w:val="en-GB"/>
        </w:rPr>
        <w:t>ation with G3BP1-positive foci under hyperosmotic stress than at baseline (Figure 6B–D). We interpret this as supportive of, rather than definitive evidence for, our model</w:t>
      </w:r>
      <w:r w:rsidR="00C15FD6" w:rsidRPr="005379E1">
        <w:rPr>
          <w:rFonts w:ascii="Arial" w:hAnsi="Arial" w:cs="Arial"/>
          <w:sz w:val="24"/>
          <w:szCs w:val="24"/>
          <w:lang w:val="en-GB"/>
        </w:rPr>
        <w:t>, as</w:t>
      </w:r>
      <w:r w:rsidRPr="005379E1">
        <w:rPr>
          <w:rFonts w:ascii="Arial" w:hAnsi="Arial" w:cs="Arial"/>
          <w:sz w:val="24"/>
          <w:szCs w:val="24"/>
          <w:lang w:val="en-GB"/>
        </w:rPr>
        <w:t xml:space="preserve"> the J2 antibody detects dsRNA broadly</w:t>
      </w:r>
      <w:r w:rsidR="005C414A" w:rsidRPr="005379E1">
        <w:rPr>
          <w:rFonts w:ascii="Arial" w:hAnsi="Arial" w:cs="Arial"/>
          <w:sz w:val="24"/>
          <w:szCs w:val="24"/>
          <w:lang w:val="en-GB"/>
        </w:rPr>
        <w:t xml:space="preserve"> and</w:t>
      </w:r>
      <w:r w:rsidRPr="005379E1">
        <w:rPr>
          <w:rFonts w:ascii="Arial" w:hAnsi="Arial" w:cs="Arial"/>
          <w:sz w:val="24"/>
          <w:szCs w:val="24"/>
          <w:lang w:val="en-GB"/>
        </w:rPr>
        <w:t xml:space="preserve"> we cannot exclude non-mitochondrial sources. The convergent evidence from the VDAC perturbation and imaging experiments nonetheless argues for a mitochondria-derived origin.</w:t>
      </w:r>
    </w:p>
    <w:p w14:paraId="37F82E86" w14:textId="725306F3" w:rsidR="00B020BE" w:rsidRPr="005379E1" w:rsidRDefault="00967863" w:rsidP="00B020BE">
      <w:pPr>
        <w:jc w:val="both"/>
        <w:rPr>
          <w:rFonts w:ascii="Arial" w:hAnsi="Arial" w:cs="Arial"/>
          <w:sz w:val="24"/>
          <w:szCs w:val="24"/>
          <w:lang w:val="en-GB"/>
        </w:rPr>
      </w:pPr>
      <w:r w:rsidRPr="005379E1">
        <w:rPr>
          <w:rFonts w:ascii="Arial" w:hAnsi="Arial" w:cs="Arial"/>
          <w:sz w:val="24"/>
          <w:szCs w:val="24"/>
          <w:lang w:val="en-GB"/>
        </w:rPr>
        <w:t>We also found that TIA1-regulated splicing events in SG-containing cells resembled those in TIA1 knockdown cells (Supplementary Figure 12), consistent with substantial TIA1 sequestration into SGs during stress</w:t>
      </w:r>
      <w:r w:rsidR="00C15FD6" w:rsidRPr="005379E1">
        <w:rPr>
          <w:rFonts w:ascii="Arial" w:hAnsi="Arial" w:cs="Arial"/>
          <w:sz w:val="24"/>
          <w:szCs w:val="24"/>
          <w:lang w:val="en-GB"/>
        </w:rPr>
        <w:t>.</w:t>
      </w:r>
      <w:r w:rsidRPr="005379E1">
        <w:rPr>
          <w:rFonts w:ascii="Arial" w:hAnsi="Arial" w:cs="Arial"/>
          <w:sz w:val="24"/>
          <w:szCs w:val="24"/>
          <w:lang w:val="en-GB"/>
        </w:rPr>
        <w:t xml:space="preserve"> </w:t>
      </w:r>
      <w:r w:rsidR="00C15FD6" w:rsidRPr="005379E1">
        <w:rPr>
          <w:rFonts w:ascii="Arial" w:hAnsi="Arial" w:cs="Arial"/>
          <w:sz w:val="24"/>
          <w:szCs w:val="24"/>
          <w:lang w:val="en-GB"/>
        </w:rPr>
        <w:t>H</w:t>
      </w:r>
      <w:r w:rsidRPr="005379E1">
        <w:rPr>
          <w:rFonts w:ascii="Arial" w:hAnsi="Arial" w:cs="Arial"/>
          <w:sz w:val="24"/>
          <w:szCs w:val="24"/>
          <w:lang w:val="en-GB"/>
        </w:rPr>
        <w:t>owever, we cannot distinguish a direct functional consequence of SG assembly from a parallel effect, as SG assembly itself depends on G3BP1/G3BP2. Immunofluorescence showed predominantly cytoplasmic TIA1 even in unstressed cells (Supplementary Figure 6), which is not fully consistent with the canonical model in which stress drives TIA1 to the cytoplasm for SG sequestration</w:t>
      </w:r>
      <w:r w:rsidR="00B020B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{"citationID":"fU8MdAAW","properties":{"formattedCitation":"(105, 106)","plainCitation":"(105, 106)","noteIndex":0},"citationItems":[{"id":"7QlDGlPw/O357v0p1","uris":["http://zotero.org/users/local/q86rvdj2/items/TQDB2CFS"],"itemData":{"id":163,"type":"software","title":"The Human Protein Atlas","URL":"proteinatlas.org"}},{"id":162,"uris":["http://zotero.org/users/local/q86rvdj2/items/5HHUTC8I"],"itemData":{"id":162,"type":"article-journal","abstract":"Mapping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sidR="00B020BE" w:rsidRPr="005379E1">
        <w:rPr>
          <w:rFonts w:ascii="Arial" w:hAnsi="Arial" w:cs="Arial"/>
          <w:sz w:val="24"/>
          <w:szCs w:val="24"/>
          <w:lang w:val="en-GB"/>
        </w:rPr>
        <w:fldChar w:fldCharType="separate"/>
      </w:r>
      <w:r w:rsidR="0097304F" w:rsidRPr="005379E1">
        <w:rPr>
          <w:rFonts w:ascii="Arial" w:hAnsi="Arial" w:cs="Arial"/>
          <w:sz w:val="24"/>
          <w:lang w:val="en-GB"/>
        </w:rPr>
        <w:t>(105, 106)</w:t>
      </w:r>
      <w:r w:rsidR="00B020BE" w:rsidRPr="005379E1">
        <w:rPr>
          <w:rFonts w:ascii="Arial" w:hAnsi="Arial" w:cs="Arial"/>
          <w:sz w:val="24"/>
          <w:szCs w:val="24"/>
          <w:lang w:val="en-GB"/>
        </w:rPr>
        <w:fldChar w:fldCharType="end"/>
      </w:r>
      <w:r w:rsidR="00C15FD6" w:rsidRPr="005379E1">
        <w:rPr>
          <w:rFonts w:ascii="Arial" w:hAnsi="Arial" w:cs="Arial"/>
          <w:sz w:val="24"/>
          <w:szCs w:val="24"/>
          <w:lang w:val="en-GB"/>
        </w:rPr>
        <w:t>. W</w:t>
      </w:r>
      <w:r w:rsidRPr="005379E1">
        <w:rPr>
          <w:rFonts w:ascii="Arial" w:hAnsi="Arial" w:cs="Arial"/>
          <w:sz w:val="24"/>
          <w:szCs w:val="24"/>
          <w:lang w:val="en-GB"/>
        </w:rPr>
        <w:t>e do not currently have an explanation for this observation and flag it as an open question.</w:t>
      </w:r>
    </w:p>
    <w:p w14:paraId="58228A74" w14:textId="543F062D" w:rsidR="00967863" w:rsidRPr="005379E1" w:rsidRDefault="00967863" w:rsidP="00533F41">
      <w:pPr>
        <w:jc w:val="both"/>
        <w:rPr>
          <w:rFonts w:ascii="Arial" w:hAnsi="Arial" w:cs="Arial"/>
          <w:sz w:val="24"/>
          <w:szCs w:val="24"/>
          <w:lang w:val="en-GB"/>
        </w:rPr>
      </w:pPr>
      <w:r w:rsidRPr="005379E1">
        <w:rPr>
          <w:rFonts w:ascii="Arial" w:hAnsi="Arial" w:cs="Arial"/>
          <w:sz w:val="24"/>
          <w:szCs w:val="24"/>
          <w:lang w:val="en-GB"/>
        </w:rPr>
        <w:t>Because SG-associated genetic models typically involve proteins with functions beyond SG formation, disentangling SGs' contribution to tumour aggressiveness from these pleiotropic effects is difficult</w:t>
      </w:r>
      <w:r w:rsidR="00B020B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{"citationID":"2EKzbqMN","properties":{"unsorted":false,"formattedCitation":"(27, 28, 112)","plainCitation":"(27, 28, 112)","noteIndex":0},"citationItems":[{"id":"7QlDGlPw/vnNW88k2","uris":["http://zotero.org/users/local/1p9EH8ax/items/EUAG3M4I"],"itemData":{"id":"Vt4aYKIl/oyNza7fA","type":"article-journal","abstract":"Under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300753" w:rsidRPr="005379E1">
        <w:rPr>
          <w:rFonts w:ascii="Tahoma" w:hAnsi="Tahoma" w:cs="Tahoma"/>
          <w:sz w:val="24"/>
          <w:szCs w:val="24"/>
          <w:lang w:val="en-GB"/>
        </w:rPr>
        <w:instrText>﻿</w:instrText>
      </w:r>
      <w:r w:rsidR="00300753" w:rsidRPr="005379E1">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B020BE" w:rsidRPr="005379E1">
        <w:rPr>
          <w:rFonts w:ascii="Arial" w:hAnsi="Arial" w:cs="Arial"/>
          <w:sz w:val="24"/>
          <w:szCs w:val="24"/>
          <w:lang w:val="en-GB"/>
        </w:rPr>
        <w:fldChar w:fldCharType="separate"/>
      </w:r>
      <w:r w:rsidR="0097304F" w:rsidRPr="005379E1">
        <w:rPr>
          <w:rFonts w:ascii="Arial" w:hAnsi="Arial" w:cs="Arial"/>
          <w:sz w:val="24"/>
          <w:lang w:val="en-GB"/>
        </w:rPr>
        <w:t>(27, 28, 112)</w:t>
      </w:r>
      <w:r w:rsidR="00B020BE" w:rsidRPr="005379E1">
        <w:rPr>
          <w:rFonts w:ascii="Arial" w:hAnsi="Arial" w:cs="Arial"/>
          <w:sz w:val="24"/>
          <w:szCs w:val="24"/>
          <w:lang w:val="en-GB"/>
        </w:rPr>
        <w:fldChar w:fldCharType="end"/>
      </w:r>
      <w:r w:rsidR="0050149D" w:rsidRPr="005379E1">
        <w:rPr>
          <w:rFonts w:ascii="Arial" w:hAnsi="Arial" w:cs="Arial"/>
          <w:sz w:val="24"/>
          <w:szCs w:val="24"/>
          <w:lang w:val="en-GB"/>
        </w:rPr>
        <w:t xml:space="preserve">. </w:t>
      </w:r>
      <w:r w:rsidRPr="005379E1">
        <w:rPr>
          <w:rFonts w:ascii="Arial" w:hAnsi="Arial" w:cs="Arial"/>
          <w:sz w:val="24"/>
          <w:szCs w:val="24"/>
          <w:lang w:val="en-GB"/>
        </w:rPr>
        <w:t xml:space="preserve">Using the null hypothesis that these additional functions explain the reported SG–aggressiveness link, our analysis could not reject this alternative explanation (Supplementary Figures 14, 15), indicating that single-gene knockout approaches are insufficient to isolate SGs' specific contribution. </w:t>
      </w:r>
    </w:p>
    <w:p w14:paraId="7730216E" w14:textId="7D6AC1FC" w:rsidR="00937BB8" w:rsidRPr="005379E1" w:rsidRDefault="00C15FD6" w:rsidP="00582208">
      <w:pPr>
        <w:jc w:val="both"/>
        <w:rPr>
          <w:rFonts w:ascii="Arial" w:hAnsi="Arial" w:cs="Arial"/>
          <w:sz w:val="24"/>
          <w:szCs w:val="24"/>
          <w:lang w:val="en-GB"/>
        </w:rPr>
      </w:pPr>
      <w:r w:rsidRPr="005379E1">
        <w:rPr>
          <w:rFonts w:ascii="Arial" w:hAnsi="Arial" w:cs="Arial"/>
          <w:sz w:val="24"/>
          <w:szCs w:val="24"/>
          <w:lang w:val="en-GB"/>
        </w:rPr>
        <w:t>As an orthogonal approach, we developed an SG gene-expression signature (SG-Score) via elastic net regression, validated in an independent dataset (Figure 7A,B), and applied it to GDC-TCGA tumour transcriptomes</w:t>
      </w:r>
      <w:r w:rsidR="00582208"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{"citationID":"sWdav15D","properties":{"formattedCitation":"(59,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582208" w:rsidRPr="005379E1">
        <w:rPr>
          <w:rFonts w:ascii="Arial" w:hAnsi="Arial" w:cs="Arial"/>
          <w:sz w:val="24"/>
          <w:szCs w:val="24"/>
          <w:lang w:val="en-GB"/>
        </w:rPr>
        <w:fldChar w:fldCharType="separate"/>
      </w:r>
      <w:r w:rsidR="0097304F" w:rsidRPr="005379E1">
        <w:rPr>
          <w:rFonts w:ascii="Arial" w:hAnsi="Arial" w:cs="Arial"/>
          <w:sz w:val="24"/>
          <w:lang w:val="en-GB"/>
        </w:rPr>
        <w:t>(59, 60)</w:t>
      </w:r>
      <w:r w:rsidR="00582208" w:rsidRPr="005379E1">
        <w:rPr>
          <w:rFonts w:ascii="Arial" w:hAnsi="Arial" w:cs="Arial"/>
          <w:sz w:val="24"/>
          <w:szCs w:val="24"/>
          <w:lang w:val="en-GB"/>
        </w:rPr>
        <w:fldChar w:fldCharType="end"/>
      </w:r>
      <w:r w:rsidR="00663035" w:rsidRPr="005379E1">
        <w:rPr>
          <w:rFonts w:ascii="Arial" w:hAnsi="Arial" w:cs="Arial"/>
          <w:sz w:val="24"/>
          <w:szCs w:val="24"/>
          <w:lang w:val="en-GB"/>
        </w:rPr>
        <w:t xml:space="preserve">. </w:t>
      </w:r>
      <w:r w:rsidRPr="005379E1">
        <w:rPr>
          <w:rFonts w:ascii="Arial" w:hAnsi="Arial" w:cs="Arial"/>
          <w:sz w:val="24"/>
          <w:szCs w:val="24"/>
          <w:lang w:val="en-GB"/>
        </w:rPr>
        <w:t xml:space="preserve">Elevated SG-Score in tumour samples was restricted to a subset of cancer types, arguing against a universal increase in SG formation across cancers (Supplementary Figure 16) and consistent with SG formation </w:t>
      </w:r>
      <w:r w:rsidRPr="005379E1">
        <w:rPr>
          <w:rFonts w:ascii="Arial" w:hAnsi="Arial" w:cs="Arial"/>
          <w:sz w:val="24"/>
          <w:szCs w:val="24"/>
          <w:lang w:val="en-GB"/>
        </w:rPr>
        <w:lastRenderedPageBreak/>
        <w:t>requiring stress conditions more severe than typical physiological ones</w:t>
      </w:r>
      <w:r w:rsidR="00582208"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UvCPDF4E","properties":{"formattedCitation":"(32)","plainCitation":"(32)","noteIndex":0},"citationItems":[{"id":"7QlDGlPw/5Illk25b","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582208" w:rsidRPr="005379E1">
        <w:rPr>
          <w:rFonts w:ascii="Arial" w:hAnsi="Arial" w:cs="Arial"/>
          <w:sz w:val="24"/>
          <w:szCs w:val="24"/>
          <w:lang w:val="en-GB"/>
        </w:rPr>
        <w:fldChar w:fldCharType="separate"/>
      </w:r>
      <w:r w:rsidR="0097304F" w:rsidRPr="005379E1">
        <w:rPr>
          <w:rFonts w:ascii="Arial" w:hAnsi="Arial" w:cs="Arial"/>
          <w:sz w:val="24"/>
          <w:lang w:val="en-GB"/>
        </w:rPr>
        <w:t>(32)</w:t>
      </w:r>
      <w:r w:rsidR="00582208" w:rsidRPr="005379E1">
        <w:rPr>
          <w:rFonts w:ascii="Arial" w:hAnsi="Arial" w:cs="Arial"/>
          <w:sz w:val="24"/>
          <w:szCs w:val="24"/>
          <w:lang w:val="en-GB"/>
        </w:rPr>
        <w:fldChar w:fldCharType="end"/>
      </w:r>
      <w:r w:rsidR="00663035" w:rsidRPr="005379E1">
        <w:rPr>
          <w:rFonts w:ascii="Arial" w:hAnsi="Arial" w:cs="Arial"/>
          <w:sz w:val="24"/>
          <w:szCs w:val="24"/>
          <w:lang w:val="en-GB"/>
        </w:rPr>
        <w:t xml:space="preserve">. </w:t>
      </w:r>
      <w:r w:rsidRPr="005379E1">
        <w:rPr>
          <w:rFonts w:ascii="Arial" w:hAnsi="Arial" w:cs="Arial"/>
          <w:sz w:val="24"/>
          <w:szCs w:val="24"/>
          <w:lang w:val="en-GB"/>
        </w:rPr>
        <w:t>Survival analysis, benchmarked against 100 randomly generated signatures, identified two cancer types (ACC, MESO) where lower SG-Score was associated with poorer outcomes, opposite to the expectation that SG assembly promotes aggressiveness. In these cancers, higher SG-Score correlated with higher proliferation and sustained interferon responses (</w:t>
      </w:r>
      <w:ins w:id="186" w:author="Diana Vieira" w:date="2026-08-27T10:21:00Z" w16du:dateUtc="2026-08-27T09:21:00Z">
        <w:r w:rsidR="001D2CE0">
          <w:rPr>
            <w:rFonts w:ascii="Arial" w:hAnsi="Arial" w:cs="Arial"/>
            <w:sz w:val="24"/>
            <w:szCs w:val="24"/>
            <w:lang w:val="en-GB"/>
          </w:rPr>
          <w:t xml:space="preserve">Supplementary </w:t>
        </w:r>
      </w:ins>
      <w:r w:rsidRPr="005379E1">
        <w:rPr>
          <w:rFonts w:ascii="Arial" w:hAnsi="Arial" w:cs="Arial"/>
          <w:sz w:val="24"/>
          <w:szCs w:val="24"/>
          <w:lang w:val="en-GB"/>
        </w:rPr>
        <w:t>Figure 14B/C), suggesting SGs may mitigate but not fully suppress stress-induced inflammation, with implications for the balance between tumour progression and immune activation.</w:t>
      </w:r>
    </w:p>
    <w:p w14:paraId="632056A7" w14:textId="0244B993" w:rsidR="00937BB8" w:rsidRPr="005379E1" w:rsidRDefault="00C15FD6" w:rsidP="00582208">
      <w:pPr>
        <w:jc w:val="both"/>
        <w:rPr>
          <w:rFonts w:ascii="Arial" w:hAnsi="Arial" w:cs="Arial"/>
          <w:sz w:val="24"/>
          <w:szCs w:val="24"/>
          <w:lang w:val="en-GB"/>
        </w:rPr>
      </w:pPr>
      <w:r w:rsidRPr="005379E1">
        <w:rPr>
          <w:rFonts w:ascii="Arial" w:hAnsi="Arial" w:cs="Arial"/>
          <w:sz w:val="24"/>
          <w:szCs w:val="24"/>
          <w:lang w:val="en-GB"/>
        </w:rPr>
        <w:t xml:space="preserve">A further notable finding was upregulation of </w:t>
      </w:r>
      <w:r w:rsidRPr="005379E1">
        <w:rPr>
          <w:rFonts w:ascii="Arial" w:hAnsi="Arial" w:cs="Arial"/>
          <w:i/>
          <w:iCs/>
          <w:sz w:val="24"/>
          <w:szCs w:val="24"/>
          <w:lang w:val="en-GB"/>
        </w:rPr>
        <w:t>HK2</w:t>
      </w:r>
      <w:r w:rsidRPr="005379E1">
        <w:rPr>
          <w:rFonts w:ascii="Arial" w:hAnsi="Arial" w:cs="Arial"/>
          <w:sz w:val="24"/>
          <w:szCs w:val="24"/>
          <w:lang w:val="en-GB"/>
        </w:rPr>
        <w:t xml:space="preserve"> </w:t>
      </w:r>
      <w:r w:rsidR="00884A02" w:rsidRPr="005379E1">
        <w:rPr>
          <w:rFonts w:ascii="Arial" w:hAnsi="Arial" w:cs="Arial"/>
          <w:sz w:val="24"/>
          <w:szCs w:val="24"/>
          <w:lang w:val="en-GB"/>
        </w:rPr>
        <w:t xml:space="preserve">in SG-Score-high ACC and MESO tumour samples </w:t>
      </w:r>
      <w:r w:rsidRPr="005379E1">
        <w:rPr>
          <w:rFonts w:ascii="Arial" w:hAnsi="Arial" w:cs="Arial"/>
          <w:sz w:val="24"/>
          <w:szCs w:val="24"/>
          <w:lang w:val="en-GB"/>
        </w:rPr>
        <w:t>(Figure 7E), a modulator of VDAC activity and mitochondrial-to-cytosolic ATP transport</w:t>
      </w:r>
      <w:r w:rsidR="00937BB8"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{"citationID":"XtYX3QER","properties":{"formattedCitation":"(136)","plainCitation":"(136)","noteIndex":0},"citationItems":[{"id":153,"uris":["http://zotero.org/users/local/q86rvdj2/items/3JQQKTGU"],"itemData":{"id":153,"type":"article-journal","abstract":"Abstract\n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937BB8" w:rsidRPr="005379E1">
        <w:rPr>
          <w:rFonts w:ascii="Arial" w:hAnsi="Arial" w:cs="Arial"/>
          <w:sz w:val="24"/>
          <w:szCs w:val="24"/>
          <w:lang w:val="en-GB"/>
        </w:rPr>
        <w:fldChar w:fldCharType="separate"/>
      </w:r>
      <w:r w:rsidR="0097304F" w:rsidRPr="005379E1">
        <w:rPr>
          <w:rFonts w:ascii="Arial" w:hAnsi="Arial" w:cs="Arial"/>
          <w:sz w:val="24"/>
          <w:lang w:val="en-GB"/>
        </w:rPr>
        <w:t>(136)</w:t>
      </w:r>
      <w:r w:rsidR="00937BB8" w:rsidRPr="005379E1">
        <w:rPr>
          <w:rFonts w:ascii="Arial" w:hAnsi="Arial" w:cs="Arial"/>
          <w:sz w:val="24"/>
          <w:szCs w:val="24"/>
          <w:lang w:val="en-GB"/>
        </w:rPr>
        <w:fldChar w:fldCharType="end"/>
      </w:r>
      <w:r w:rsidR="00937BB8" w:rsidRPr="005379E1">
        <w:rPr>
          <w:rFonts w:ascii="Arial" w:hAnsi="Arial" w:cs="Arial"/>
          <w:sz w:val="24"/>
          <w:szCs w:val="24"/>
          <w:lang w:val="en-GB"/>
        </w:rPr>
        <w:t xml:space="preserve">. </w:t>
      </w:r>
      <w:r w:rsidRPr="005379E1">
        <w:rPr>
          <w:rFonts w:ascii="Arial" w:hAnsi="Arial" w:cs="Arial"/>
          <w:sz w:val="24"/>
          <w:szCs w:val="24"/>
          <w:lang w:val="en-GB"/>
        </w:rPr>
        <w:t>Given VDAC's role in mitochondrial dsRNA efflux</w:t>
      </w:r>
      <w:r w:rsidRPr="005379E1" w:rsidDel="00C15FD6">
        <w:rPr>
          <w:rFonts w:ascii="Arial" w:hAnsi="Arial" w:cs="Arial"/>
          <w:sz w:val="24"/>
          <w:szCs w:val="24"/>
          <w:lang w:val="en-GB"/>
        </w:rPr>
        <w:t xml:space="preserve"> </w:t>
      </w:r>
      <w:r w:rsidR="00937BB8"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{"citationID":"gRh6Ikz9","properties":{"formattedCitation":"(76)","plainCitation":"(76)","noteIndex":0},"citationItems":[{"id":134,"uris":["http://zotero.org/users/local/q86rvdj2/items/HRYLS8CR"],"itemData":{"id":134,"type":"article-journal","abstract":"In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937BB8" w:rsidRPr="005379E1">
        <w:rPr>
          <w:rFonts w:ascii="Arial" w:hAnsi="Arial" w:cs="Arial"/>
          <w:sz w:val="24"/>
          <w:szCs w:val="24"/>
          <w:lang w:val="en-GB"/>
        </w:rPr>
        <w:fldChar w:fldCharType="separate"/>
      </w:r>
      <w:r w:rsidR="0097304F" w:rsidRPr="005379E1">
        <w:rPr>
          <w:rFonts w:ascii="Arial" w:hAnsi="Arial" w:cs="Arial"/>
          <w:sz w:val="24"/>
          <w:lang w:val="en-GB"/>
        </w:rPr>
        <w:t>(76)</w:t>
      </w:r>
      <w:r w:rsidR="00937BB8" w:rsidRPr="005379E1">
        <w:rPr>
          <w:rFonts w:ascii="Arial" w:hAnsi="Arial" w:cs="Arial"/>
          <w:sz w:val="24"/>
          <w:szCs w:val="24"/>
          <w:lang w:val="en-GB"/>
        </w:rPr>
        <w:fldChar w:fldCharType="end"/>
      </w:r>
      <w:r w:rsidR="00937BB8" w:rsidRPr="005379E1">
        <w:rPr>
          <w:rFonts w:ascii="Arial" w:hAnsi="Arial" w:cs="Arial"/>
          <w:sz w:val="24"/>
          <w:szCs w:val="24"/>
          <w:lang w:val="en-GB"/>
        </w:rPr>
        <w:t xml:space="preserve">, </w:t>
      </w:r>
      <w:r w:rsidRPr="005379E1">
        <w:rPr>
          <w:rFonts w:ascii="Arial" w:hAnsi="Arial" w:cs="Arial"/>
          <w:sz w:val="24"/>
          <w:szCs w:val="24"/>
          <w:lang w:val="en-GB"/>
        </w:rPr>
        <w:t>we hypothesi</w:t>
      </w:r>
      <w:r w:rsidR="00DC4B4F" w:rsidRPr="005379E1">
        <w:rPr>
          <w:rFonts w:ascii="Arial" w:hAnsi="Arial" w:cs="Arial"/>
          <w:sz w:val="24"/>
          <w:szCs w:val="24"/>
          <w:lang w:val="en-GB"/>
        </w:rPr>
        <w:t>s</w:t>
      </w:r>
      <w:r w:rsidRPr="005379E1">
        <w:rPr>
          <w:rFonts w:ascii="Arial" w:hAnsi="Arial" w:cs="Arial"/>
          <w:sz w:val="24"/>
          <w:szCs w:val="24"/>
          <w:lang w:val="en-GB"/>
        </w:rPr>
        <w:t>e that this axis could link SG formation to inflammatory signalling in these cancers</w:t>
      </w:r>
      <w:r w:rsidR="00C37375" w:rsidRPr="005379E1">
        <w:rPr>
          <w:rFonts w:ascii="Arial" w:hAnsi="Arial" w:cs="Arial"/>
          <w:sz w:val="24"/>
          <w:szCs w:val="24"/>
          <w:lang w:val="en-GB"/>
        </w:rPr>
        <w:t>.</w:t>
      </w:r>
      <w:r w:rsidRPr="005379E1">
        <w:rPr>
          <w:rFonts w:ascii="Arial" w:hAnsi="Arial" w:cs="Arial"/>
          <w:sz w:val="24"/>
          <w:szCs w:val="24"/>
          <w:lang w:val="en-GB"/>
        </w:rPr>
        <w:t xml:space="preserve"> </w:t>
      </w:r>
      <w:r w:rsidR="00C37375" w:rsidRPr="005379E1">
        <w:rPr>
          <w:rFonts w:ascii="Arial" w:hAnsi="Arial" w:cs="Arial"/>
          <w:sz w:val="24"/>
          <w:szCs w:val="24"/>
          <w:lang w:val="en-GB"/>
        </w:rPr>
        <w:t>W</w:t>
      </w:r>
      <w:r w:rsidRPr="005379E1">
        <w:rPr>
          <w:rFonts w:ascii="Arial" w:hAnsi="Arial" w:cs="Arial"/>
          <w:sz w:val="24"/>
          <w:szCs w:val="24"/>
          <w:lang w:val="en-GB"/>
        </w:rPr>
        <w:t>e present this explicitly as a hypothesis for future functional validation.</w:t>
      </w:r>
    </w:p>
    <w:p w14:paraId="4E4E52F8" w14:textId="77777777" w:rsidR="007E6FFA" w:rsidRPr="005379E1" w:rsidRDefault="0098042C" w:rsidP="0098042C">
      <w:pPr>
        <w:jc w:val="both"/>
        <w:rPr>
          <w:rFonts w:ascii="Arial" w:hAnsi="Arial" w:cs="Arial"/>
          <w:sz w:val="24"/>
          <w:szCs w:val="24"/>
          <w:lang w:val="en-GB"/>
        </w:rPr>
      </w:pPr>
      <w:r w:rsidRPr="005379E1">
        <w:rPr>
          <w:rFonts w:ascii="Arial" w:hAnsi="Arial" w:cs="Arial"/>
          <w:sz w:val="24"/>
          <w:szCs w:val="24"/>
          <w:lang w:val="en-GB"/>
        </w:rPr>
        <w:t>This study has several limitations</w:t>
      </w:r>
      <w:r w:rsidR="007E6FFA" w:rsidRPr="005379E1">
        <w:rPr>
          <w:rFonts w:ascii="Arial" w:hAnsi="Arial" w:cs="Arial"/>
          <w:sz w:val="24"/>
          <w:szCs w:val="24"/>
          <w:lang w:val="en-GB"/>
        </w:rPr>
        <w:t>:</w:t>
      </w:r>
    </w:p>
    <w:p w14:paraId="203A925D" w14:textId="636ACF88" w:rsidR="0098042C" w:rsidRPr="005379E1" w:rsidRDefault="0098042C" w:rsidP="005379E1">
      <w:pPr>
        <w:pStyle w:val="ListParagraph"/>
        <w:numPr>
          <w:ilvl w:val="0"/>
          <w:numId w:val="20"/>
        </w:numPr>
        <w:jc w:val="both"/>
        <w:rPr>
          <w:rFonts w:ascii="Arial" w:hAnsi="Arial" w:cs="Arial"/>
          <w:sz w:val="24"/>
          <w:szCs w:val="24"/>
          <w:lang w:val="en-GB"/>
        </w:rPr>
      </w:pPr>
      <w:r w:rsidRPr="005379E1">
        <w:rPr>
          <w:rFonts w:ascii="Arial" w:hAnsi="Arial" w:cs="Arial"/>
          <w:sz w:val="24"/>
          <w:szCs w:val="24"/>
          <w:lang w:val="en-GB"/>
        </w:rPr>
        <w:t>Analysis of published SG transcriptomic datasets was complicated by dataset-specific technical issues, including sample mislabelling, limited specificity of SG-purification techniques, and inadequate gene filtration (see Supplementary Methods).</w:t>
      </w:r>
    </w:p>
    <w:p w14:paraId="69E527B2" w14:textId="77777777" w:rsidR="00781014" w:rsidRPr="005379E1" w:rsidRDefault="00781014" w:rsidP="005379E1">
      <w:pPr>
        <w:pStyle w:val="ListParagraph"/>
        <w:numPr>
          <w:ilvl w:val="0"/>
          <w:numId w:val="20"/>
        </w:numPr>
        <w:jc w:val="both"/>
        <w:rPr>
          <w:rFonts w:ascii="Arial" w:hAnsi="Arial" w:cs="Arial"/>
          <w:sz w:val="24"/>
          <w:szCs w:val="24"/>
        </w:rPr>
      </w:pPr>
      <w:r w:rsidRPr="005379E1">
        <w:rPr>
          <w:rFonts w:ascii="Arial" w:hAnsi="Arial" w:cs="Arial"/>
          <w:sz w:val="24"/>
          <w:szCs w:val="24"/>
        </w:rPr>
        <w:t>Our correction for centrifugation-associated length bias relied on sedimentation parameters derived from yeast, which may not fully capture human mitochondrial RNA dynamics.</w:t>
      </w:r>
    </w:p>
    <w:p w14:paraId="1730C9C8" w14:textId="77777777" w:rsidR="00781014" w:rsidRPr="005379E1" w:rsidRDefault="00781014" w:rsidP="005379E1">
      <w:pPr>
        <w:pStyle w:val="ListParagraph"/>
        <w:numPr>
          <w:ilvl w:val="0"/>
          <w:numId w:val="20"/>
        </w:numPr>
        <w:jc w:val="both"/>
        <w:rPr>
          <w:rFonts w:ascii="Arial" w:hAnsi="Arial" w:cs="Arial"/>
          <w:sz w:val="24"/>
          <w:szCs w:val="24"/>
        </w:rPr>
      </w:pPr>
      <w:r w:rsidRPr="005379E1">
        <w:rPr>
          <w:rFonts w:ascii="Arial" w:hAnsi="Arial" w:cs="Arial"/>
          <w:sz w:val="24"/>
          <w:szCs w:val="24"/>
        </w:rPr>
        <w:t>As discussed above, SGs are identified almost entirely by size-based imaging criteria; image-processing choices for SG detection are, moreover, not consistently reported in the field, which complicates cross-study comparison.</w:t>
      </w:r>
    </w:p>
    <w:p w14:paraId="45B9C9A2" w14:textId="77777777" w:rsidR="00781014" w:rsidRPr="005379E1" w:rsidRDefault="00781014" w:rsidP="005379E1">
      <w:pPr>
        <w:pStyle w:val="ListParagraph"/>
        <w:numPr>
          <w:ilvl w:val="0"/>
          <w:numId w:val="20"/>
        </w:numPr>
        <w:jc w:val="both"/>
        <w:rPr>
          <w:rFonts w:ascii="Arial" w:hAnsi="Arial" w:cs="Arial"/>
          <w:sz w:val="24"/>
          <w:szCs w:val="24"/>
        </w:rPr>
      </w:pPr>
      <w:r w:rsidRPr="005379E1">
        <w:rPr>
          <w:rFonts w:ascii="Arial" w:hAnsi="Arial" w:cs="Arial"/>
          <w:sz w:val="24"/>
          <w:szCs w:val="24"/>
        </w:rPr>
        <w:t>Our dsRNA–SG colocalisation and TIA1-splicing analyses were correlational and based on limited sample sizes.</w:t>
      </w:r>
    </w:p>
    <w:p w14:paraId="5A4811D0" w14:textId="7824B6D8" w:rsidR="0098042C" w:rsidRPr="005379E1" w:rsidRDefault="0098042C" w:rsidP="005379E1">
      <w:pPr>
        <w:pStyle w:val="ListParagraph"/>
        <w:numPr>
          <w:ilvl w:val="0"/>
          <w:numId w:val="20"/>
        </w:numPr>
        <w:jc w:val="both"/>
        <w:rPr>
          <w:rFonts w:ascii="Arial" w:hAnsi="Arial" w:cs="Arial"/>
          <w:sz w:val="24"/>
          <w:szCs w:val="24"/>
          <w:lang w:val="en-GB"/>
        </w:rPr>
      </w:pPr>
      <w:r w:rsidRPr="005379E1">
        <w:rPr>
          <w:rFonts w:ascii="Arial" w:hAnsi="Arial" w:cs="Arial"/>
          <w:sz w:val="24"/>
          <w:szCs w:val="24"/>
          <w:lang w:val="en-GB"/>
        </w:rPr>
        <w:t>Multiple SG subtypes have been described based on their dependence on eIF2α phosphorylation, and differ in protein composition</w:t>
      </w:r>
      <w:r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{"citationID":"d4jxF3Jf","properties":{"unsorted":false,"formattedCitation":"(137)","plainCitation":"(137)","noteIndex":0},"citationItems":[{"id":408,"uris":["http://zotero.org/users/local/q86rvdj2/items/TYXMIPJY"],"itemData":{"id":408,"type":"article-journal","abstract":"Stress Granules (SGs) are membraneless cytoplasmic RNA granules, which contain translationally stalled mRNAs, associated translation initiation factors and multiple RNA-binding proteins (RBPs). They are formed in response to various stresses and contribute to reprogramming of cellular metabolism to aid cell survival. Because of their cytoprotective nature, association with translation regulation and cell signaling, SGs are an essential component of the integrated stress response pathway, a complex adaptive program central to stress management. Recent advances in SG biology unambiguously demonstrate that SGs are heterogeneous in their RNA and protein content leading to the idea that various SG subtypes exist. These SG variants are formed in cell type- and stress-specific manners and differ in their composition, dynamics of assembly and disassembly, and contribution to cell viability. As aberrant SG dynamics contribute to the formation of pathological persistent SGs that are implicated in neurodegenerative diseases, the biology of different SG subtypes may be directly implicated in neurodegeneration. Here, we will discuss mechanisms of SG formation, their subtypes, and potential contribution to health and disease.","container-title":"Cellular and molecular life sciences: CMLS","DOI":"10.1007/s00018-020-03565-0","ISSN":"1420-9071","issue":"23","journalAbbreviation":"Cell Mol Life Sci","page":"4827–4845","PMID":"32500266","PMCID":"PMC7668291","title":"Stress granule subtypes: an emerging link to neurodegeneration","title-short":"Stress granule subtypes","volume":"77","author":[{"family":"Advani","given":"Vivek M."},{"family":"Ivanov","given":"Pavel"}],"issued":{"date-parts":[["2020",12]]}}}],"schema":"https://github.com/citation-style-language/schema/raw/master/csl-citation.json"}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(137)</w:t>
      </w:r>
      <w:r w:rsidRPr="005379E1">
        <w:rPr>
          <w:rFonts w:ascii="Arial" w:hAnsi="Arial" w:cs="Arial"/>
          <w:sz w:val="24"/>
          <w:szCs w:val="24"/>
          <w:lang w:val="en-GB"/>
        </w:rPr>
        <w:fldChar w:fldCharType="end"/>
      </w:r>
      <w:r w:rsidRPr="005379E1">
        <w:rPr>
          <w:rFonts w:ascii="Arial" w:hAnsi="Arial" w:cs="Arial"/>
          <w:sz w:val="24"/>
          <w:szCs w:val="24"/>
          <w:lang w:val="en-GB"/>
        </w:rPr>
        <w:t>. Our analyses did not distinguish between subtypes, which may contribute to variability across datasets. Our differential expression analyses used linear models assuming additive, constant effects, which may not capture non-linear, threshold-dependent, or epistatic regulatory relationships.</w:t>
      </w:r>
    </w:p>
    <w:p w14:paraId="6F3E4E61" w14:textId="77777777" w:rsidR="007E6FFA" w:rsidRPr="005379E1" w:rsidRDefault="0098042C" w:rsidP="005379E1">
      <w:pPr>
        <w:pStyle w:val="ListParagraph"/>
        <w:numPr>
          <w:ilvl w:val="0"/>
          <w:numId w:val="20"/>
        </w:numPr>
        <w:jc w:val="both"/>
        <w:rPr>
          <w:rFonts w:ascii="Arial" w:hAnsi="Arial" w:cs="Arial"/>
          <w:sz w:val="24"/>
          <w:szCs w:val="24"/>
          <w:lang w:val="en-GB"/>
        </w:rPr>
      </w:pPr>
      <w:r w:rsidRPr="005379E1">
        <w:rPr>
          <w:rFonts w:ascii="Arial" w:hAnsi="Arial" w:cs="Arial"/>
          <w:sz w:val="24"/>
          <w:szCs w:val="24"/>
          <w:lang w:val="en-GB"/>
        </w:rPr>
        <w:t>Finally, the prognostic value of the SG-Score was identified in a small subset of cancer types and requires independent, prospective validation before translational application.</w:t>
      </w:r>
      <w:r w:rsidR="007E6FFA" w:rsidRPr="005379E1">
        <w:rPr>
          <w:rFonts w:ascii="Arial" w:hAnsi="Arial" w:cs="Arial"/>
          <w:sz w:val="24"/>
          <w:szCs w:val="24"/>
          <w:lang w:val="en-GB"/>
        </w:rPr>
        <w:t xml:space="preserve"> </w:t>
      </w:r>
    </w:p>
    <w:p w14:paraId="0FAB88FD" w14:textId="52E3BFA1" w:rsidR="007E6FFA" w:rsidRPr="005379E1" w:rsidRDefault="007E6FFA" w:rsidP="007E6FFA">
      <w:pPr>
        <w:jc w:val="both"/>
        <w:rPr>
          <w:rFonts w:ascii="Arial" w:hAnsi="Arial" w:cs="Arial"/>
          <w:sz w:val="24"/>
          <w:szCs w:val="24"/>
          <w:lang w:val="en-GB"/>
        </w:rPr>
      </w:pPr>
      <w:r w:rsidRPr="005379E1">
        <w:rPr>
          <w:rFonts w:ascii="Arial" w:hAnsi="Arial" w:cs="Arial"/>
          <w:sz w:val="24"/>
          <w:szCs w:val="24"/>
          <w:lang w:val="en-GB"/>
        </w:rPr>
        <w:t xml:space="preserve">We nonetheless identify recurring technical sources of variability across published SG transcriptomes and propose a corrected, consolidated SG transcriptome alongside the transcriptomic changes accompanying SG assembly. SG formation was associated with downregulation of stress- and inflammation-related pathways, suggesting a stressor-independent protective response, and our data support a model in which SGs modulate </w:t>
      </w:r>
      <w:r w:rsidRPr="005379E1">
        <w:rPr>
          <w:rFonts w:ascii="Arial" w:hAnsi="Arial" w:cs="Arial"/>
          <w:sz w:val="24"/>
          <w:szCs w:val="24"/>
          <w:lang w:val="en-GB"/>
        </w:rPr>
        <w:lastRenderedPageBreak/>
        <w:t>inflammatory signalling via sequestration of mitochondrial dsRNA, with translational relevance suggested by the SG-Score's behaviour in a subset of cancers.</w:t>
      </w:r>
    </w:p>
    <w:p w14:paraId="19E04CDB" w14:textId="42B317D2" w:rsidR="0098042C" w:rsidRDefault="0098042C" w:rsidP="0098042C">
      <w:pPr>
        <w:spacing w:line="278" w:lineRule="auto"/>
        <w:rPr>
          <w:rFonts w:ascii="Arial" w:hAnsi="Arial" w:cs="Arial"/>
          <w:sz w:val="24"/>
          <w:szCs w:val="24"/>
          <w:lang w:val="en-GB"/>
        </w:rPr>
      </w:pPr>
    </w:p>
    <w:p w14:paraId="11F915C6" w14:textId="77777777" w:rsidR="001823B1" w:rsidRDefault="001823B1" w:rsidP="001823B1">
      <w:pPr>
        <w:pStyle w:val="Heading1"/>
        <w:spacing w:before="0"/>
      </w:pPr>
      <w:r w:rsidRPr="001823B1">
        <w:t>Supplementary Data</w:t>
      </w:r>
    </w:p>
    <w:p w14:paraId="1BC50E92" w14:textId="77777777" w:rsidR="001823B1" w:rsidRPr="00422A93" w:rsidRDefault="001823B1" w:rsidP="001823B1">
      <w:pPr>
        <w:rPr>
          <w:rFonts w:ascii="Arial" w:hAnsi="Arial" w:cs="Arial"/>
          <w:sz w:val="24"/>
          <w:szCs w:val="24"/>
        </w:rPr>
      </w:pPr>
      <w:r w:rsidRPr="00422A93">
        <w:rPr>
          <w:rFonts w:ascii="Arial" w:hAnsi="Arial" w:cs="Arial"/>
          <w:sz w:val="24"/>
          <w:szCs w:val="24"/>
        </w:rPr>
        <w:t>Supplementary data are available.</w:t>
      </w:r>
    </w:p>
    <w:p w14:paraId="71CCAF02" w14:textId="77777777" w:rsidR="001823B1" w:rsidRPr="009450FC" w:rsidRDefault="001823B1" w:rsidP="001823B1">
      <w:pPr>
        <w:pStyle w:val="Heading1"/>
        <w:spacing w:before="0"/>
        <w:rPr>
          <w:lang w:val="en-GB"/>
        </w:rPr>
      </w:pPr>
      <w:r>
        <w:rPr>
          <w:lang w:val="en-GB"/>
        </w:rPr>
        <w:t>Data</w:t>
      </w:r>
      <w:r w:rsidRPr="009450FC">
        <w:rPr>
          <w:lang w:val="en-GB"/>
        </w:rPr>
        <w:t xml:space="preserve"> Availability</w:t>
      </w:r>
    </w:p>
    <w:p w14:paraId="5462D3DD" w14:textId="77777777"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All analysis code is available in a public</w:t>
      </w:r>
      <w:r>
        <w:rPr>
          <w:rFonts w:ascii="Arial" w:hAnsi="Arial" w:cs="Arial"/>
          <w:sz w:val="24"/>
          <w:szCs w:val="24"/>
          <w:lang w:val="en-GB"/>
        </w:rPr>
        <w:t xml:space="preserve"> Zenodo repository (</w:t>
      </w:r>
      <w:hyperlink r:id="rId63" w:history="1">
        <w:r w:rsidRPr="004B23E5">
          <w:rPr>
            <w:rStyle w:val="Hyperlink"/>
            <w:rFonts w:ascii="Arial" w:hAnsi="Arial" w:cs="Arial"/>
            <w:sz w:val="24"/>
            <w:szCs w:val="24"/>
          </w:rPr>
          <w:t>https://doi.org/10.5281/zenodo.21724125</w:t>
        </w:r>
      </w:hyperlink>
      <w:r>
        <w:rPr>
          <w:rFonts w:ascii="Arial" w:hAnsi="Arial" w:cs="Arial"/>
          <w:sz w:val="24"/>
          <w:szCs w:val="24"/>
        </w:rPr>
        <w:t>)</w:t>
      </w:r>
      <w:r>
        <w:rPr>
          <w:rFonts w:ascii="Arial" w:hAnsi="Arial" w:cs="Arial"/>
          <w:sz w:val="24"/>
          <w:szCs w:val="24"/>
          <w:lang w:val="en-GB"/>
        </w:rPr>
        <w:t xml:space="preserve"> and in a public</w:t>
      </w:r>
      <w:r w:rsidRPr="009450FC">
        <w:rPr>
          <w:rFonts w:ascii="Arial" w:hAnsi="Arial" w:cs="Arial"/>
          <w:sz w:val="24"/>
          <w:szCs w:val="24"/>
          <w:lang w:val="en-GB"/>
        </w:rPr>
        <w:t xml:space="preserve"> GitHub repository (</w:t>
      </w:r>
      <w:hyperlink r:id="rId64" w:tgtFrame="_new" w:history="1">
        <w:r w:rsidRPr="009450FC">
          <w:rPr>
            <w:rStyle w:val="Hyperlink"/>
            <w:rFonts w:ascii="Arial" w:hAnsi="Arial" w:cs="Arial"/>
            <w:sz w:val="24"/>
            <w:szCs w:val="24"/>
            <w:lang w:val="en-GB"/>
          </w:rPr>
          <w:t>https://github.com/DiseaseTranscriptomicsLab/StressGranules</w:t>
        </w:r>
      </w:hyperlink>
      <w:r w:rsidRPr="009450FC">
        <w:rPr>
          <w:rFonts w:ascii="Arial" w:hAnsi="Arial" w:cs="Arial"/>
          <w:sz w:val="24"/>
          <w:szCs w:val="24"/>
          <w:lang w:val="en-GB"/>
        </w:rPr>
        <w:t>), organi</w:t>
      </w:r>
      <w:r>
        <w:rPr>
          <w:rFonts w:ascii="Arial" w:hAnsi="Arial" w:cs="Arial"/>
          <w:sz w:val="24"/>
          <w:szCs w:val="24"/>
          <w:lang w:val="en-GB"/>
        </w:rPr>
        <w:t>s</w:t>
      </w:r>
      <w:r w:rsidRPr="009450FC">
        <w:rPr>
          <w:rFonts w:ascii="Arial" w:hAnsi="Arial" w:cs="Arial"/>
          <w:sz w:val="24"/>
          <w:szCs w:val="24"/>
          <w:lang w:val="en-GB"/>
        </w:rPr>
        <w:t xml:space="preserve">ed into: </w:t>
      </w:r>
      <w:r w:rsidRPr="009450FC">
        <w:rPr>
          <w:rFonts w:ascii="Arial" w:hAnsi="Arial" w:cs="Arial"/>
          <w:i/>
          <w:iCs/>
          <w:sz w:val="24"/>
          <w:szCs w:val="24"/>
          <w:lang w:val="en-GB"/>
        </w:rPr>
        <w:t>Datasets</w:t>
      </w:r>
      <w:r w:rsidRPr="009450FC">
        <w:rPr>
          <w:rFonts w:ascii="Arial" w:hAnsi="Arial" w:cs="Arial"/>
          <w:sz w:val="24"/>
          <w:szCs w:val="24"/>
          <w:lang w:val="en-GB"/>
        </w:rPr>
        <w:t xml:space="preserve"> (analysis of each dataset referenced under “Datasets used”), </w:t>
      </w:r>
      <w:r w:rsidRPr="009450FC">
        <w:rPr>
          <w:rFonts w:ascii="Arial" w:hAnsi="Arial" w:cs="Arial"/>
          <w:i/>
          <w:iCs/>
          <w:sz w:val="24"/>
          <w:szCs w:val="24"/>
          <w:lang w:val="en-GB"/>
        </w:rPr>
        <w:t>Files</w:t>
      </w:r>
      <w:r w:rsidRPr="009450FC">
        <w:rPr>
          <w:rFonts w:ascii="Arial" w:hAnsi="Arial" w:cs="Arial"/>
          <w:sz w:val="24"/>
          <w:szCs w:val="24"/>
          <w:lang w:val="en-GB"/>
        </w:rPr>
        <w:t xml:space="preserve"> (including the SG Score signature and the WC and SG meta-analy</w:t>
      </w:r>
      <w:r>
        <w:rPr>
          <w:rFonts w:ascii="Arial" w:hAnsi="Arial" w:cs="Arial"/>
          <w:sz w:val="24"/>
          <w:szCs w:val="24"/>
          <w:lang w:val="en-GB"/>
        </w:rPr>
        <w:t>s</w:t>
      </w:r>
      <w:r w:rsidRPr="009450FC">
        <w:rPr>
          <w:rFonts w:ascii="Arial" w:hAnsi="Arial" w:cs="Arial"/>
          <w:sz w:val="24"/>
          <w:szCs w:val="24"/>
          <w:lang w:val="en-GB"/>
        </w:rPr>
        <w:t xml:space="preserve">ed profiles), </w:t>
      </w:r>
      <w:r w:rsidRPr="009450FC">
        <w:rPr>
          <w:rFonts w:ascii="Arial" w:hAnsi="Arial" w:cs="Arial"/>
          <w:i/>
          <w:iCs/>
          <w:sz w:val="24"/>
          <w:szCs w:val="24"/>
          <w:lang w:val="en-GB"/>
        </w:rPr>
        <w:t>Scripts</w:t>
      </w:r>
      <w:r w:rsidRPr="009450FC">
        <w:rPr>
          <w:rFonts w:ascii="Arial" w:hAnsi="Arial" w:cs="Arial"/>
          <w:sz w:val="24"/>
          <w:szCs w:val="24"/>
          <w:lang w:val="en-GB"/>
        </w:rPr>
        <w:t xml:space="preserve"> (bash scripts for preprocessing and analysis), and </w:t>
      </w:r>
      <w:r w:rsidRPr="009450FC">
        <w:rPr>
          <w:rFonts w:ascii="Arial" w:hAnsi="Arial" w:cs="Arial"/>
          <w:i/>
          <w:iCs/>
          <w:sz w:val="24"/>
          <w:szCs w:val="24"/>
          <w:lang w:val="en-GB"/>
        </w:rPr>
        <w:t>Simulations</w:t>
      </w:r>
      <w:r w:rsidRPr="009450FC">
        <w:rPr>
          <w:rFonts w:ascii="Arial" w:hAnsi="Arial" w:cs="Arial"/>
          <w:sz w:val="24"/>
          <w:szCs w:val="24"/>
          <w:lang w:val="en-GB"/>
        </w:rPr>
        <w:t xml:space="preserve"> (files and scripts for reproducing Mimi-Seq and Spin-Sim simulations).</w:t>
      </w:r>
    </w:p>
    <w:p w14:paraId="6E66B41A" w14:textId="70EB8F11"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The eCLIPSE pipeline is still under active development and not yet fully public. However, preliminary components and related work are available in separate repositor</w:t>
      </w:r>
      <w:r>
        <w:rPr>
          <w:rFonts w:ascii="Arial" w:hAnsi="Arial" w:cs="Arial"/>
          <w:sz w:val="24"/>
          <w:szCs w:val="24"/>
          <w:lang w:val="en-GB"/>
        </w:rPr>
        <w:t>ies in Zenodo</w:t>
      </w:r>
      <w:r w:rsidR="00747102">
        <w:rPr>
          <w:rFonts w:ascii="Arial" w:hAnsi="Arial" w:cs="Arial"/>
          <w:sz w:val="24"/>
          <w:szCs w:val="24"/>
          <w:lang w:val="en-GB"/>
        </w:rPr>
        <w:t xml:space="preserve"> </w:t>
      </w:r>
      <w:r>
        <w:rPr>
          <w:rFonts w:ascii="Arial" w:hAnsi="Arial" w:cs="Arial"/>
          <w:sz w:val="24"/>
          <w:szCs w:val="24"/>
          <w:lang w:val="en-GB"/>
        </w:rPr>
        <w:t>(</w:t>
      </w:r>
      <w:hyperlink r:id="rId65" w:tgtFrame="_blank" w:history="1">
        <w:r w:rsidRPr="004B23E5">
          <w:rPr>
            <w:rStyle w:val="Hyperlink"/>
            <w:rFonts w:ascii="Arial" w:hAnsi="Arial" w:cs="Arial"/>
            <w:sz w:val="24"/>
            <w:szCs w:val="24"/>
          </w:rPr>
          <w:t>doi.org/10.5281/zenodo.21724194</w:t>
        </w:r>
      </w:hyperlink>
      <w:r>
        <w:rPr>
          <w:rFonts w:ascii="Arial" w:hAnsi="Arial" w:cs="Arial"/>
          <w:sz w:val="24"/>
          <w:szCs w:val="24"/>
          <w:lang w:val="en-GB"/>
        </w:rPr>
        <w:t xml:space="preserve">), and in GitHub </w:t>
      </w:r>
      <w:r w:rsidRPr="009450FC">
        <w:rPr>
          <w:rFonts w:ascii="Arial" w:hAnsi="Arial" w:cs="Arial"/>
          <w:sz w:val="24"/>
          <w:szCs w:val="24"/>
          <w:lang w:val="en-GB"/>
        </w:rPr>
        <w:t>(</w:t>
      </w:r>
      <w:hyperlink r:id="rId66" w:tgtFrame="_new" w:history="1">
        <w:r w:rsidRPr="009450FC">
          <w:rPr>
            <w:rStyle w:val="Hyperlink"/>
            <w:rFonts w:ascii="Arial" w:hAnsi="Arial" w:cs="Arial"/>
            <w:sz w:val="24"/>
            <w:szCs w:val="24"/>
            <w:lang w:val="en-GB"/>
          </w:rPr>
          <w:t>https://github.com/DiseaseTranscriptomicsLab/CHARM</w:t>
        </w:r>
      </w:hyperlink>
      <w:r w:rsidRPr="009450FC">
        <w:rPr>
          <w:rFonts w:ascii="Arial" w:hAnsi="Arial" w:cs="Arial"/>
          <w:sz w:val="24"/>
          <w:szCs w:val="24"/>
          <w:lang w:val="en-GB"/>
        </w:rPr>
        <w:t xml:space="preserve">: Comprehensive Hub for Alternative Regulatory Mapping), </w:t>
      </w:r>
      <w:r>
        <w:rPr>
          <w:rFonts w:ascii="Arial" w:hAnsi="Arial" w:cs="Arial"/>
          <w:sz w:val="24"/>
          <w:szCs w:val="24"/>
          <w:lang w:val="en-GB"/>
        </w:rPr>
        <w:t>with</w:t>
      </w:r>
      <w:r w:rsidRPr="009450FC">
        <w:rPr>
          <w:rFonts w:ascii="Arial" w:hAnsi="Arial" w:cs="Arial"/>
          <w:sz w:val="24"/>
          <w:szCs w:val="24"/>
          <w:lang w:val="en-GB"/>
        </w:rPr>
        <w:t xml:space="preserve"> the full pipeline provided upon request.</w:t>
      </w:r>
    </w:p>
    <w:p w14:paraId="75183C15" w14:textId="77777777" w:rsidR="001823B1" w:rsidRPr="009450FC" w:rsidRDefault="001823B1" w:rsidP="001823B1">
      <w:pPr>
        <w:pStyle w:val="Heading1"/>
        <w:rPr>
          <w:lang w:val="en-GB"/>
        </w:rPr>
      </w:pPr>
      <w:r w:rsidRPr="009450FC">
        <w:rPr>
          <w:lang w:val="en-GB"/>
        </w:rPr>
        <w:t>Acknowledgments</w:t>
      </w:r>
    </w:p>
    <w:p w14:paraId="3DC5EE89" w14:textId="7B61AF94" w:rsidR="001823B1" w:rsidRDefault="001823B1" w:rsidP="001823B1">
      <w:pPr>
        <w:jc w:val="both"/>
        <w:rPr>
          <w:rFonts w:ascii="Arial" w:hAnsi="Arial" w:cs="Arial"/>
          <w:sz w:val="24"/>
          <w:szCs w:val="24"/>
          <w:lang w:val="en-GB"/>
        </w:rPr>
      </w:pPr>
      <w:r w:rsidRPr="009450FC">
        <w:rPr>
          <w:rFonts w:ascii="Arial" w:hAnsi="Arial" w:cs="Arial"/>
          <w:sz w:val="24"/>
          <w:szCs w:val="24"/>
          <w:lang w:val="en-GB"/>
        </w:rPr>
        <w:t>We thank all members from the Disease Transcriptomics Lab for providing valuable feedback on the manuscript, in particular Rita Martins-Silva and Francisca Xara-Brasil. We thank all members from the Mitochondria Biology &amp; Neurodegeneration lab for support during laborator</w:t>
      </w:r>
      <w:ins w:id="187" w:author="Diana Vieira" w:date="2026-08-27T10:26:00Z" w16du:dateUtc="2026-08-27T09:26:00Z">
        <w:r w:rsidR="00116898">
          <w:rPr>
            <w:rFonts w:ascii="Arial" w:hAnsi="Arial" w:cs="Arial"/>
            <w:sz w:val="24"/>
            <w:szCs w:val="24"/>
            <w:lang w:val="en-GB"/>
          </w:rPr>
          <w:t>y</w:t>
        </w:r>
      </w:ins>
      <w:del w:id="188" w:author="Diana Vieira" w:date="2026-08-27T10:26:00Z" w16du:dateUtc="2026-08-27T09:26:00Z">
        <w:r w:rsidRPr="009450FC" w:rsidDel="00116898">
          <w:rPr>
            <w:rFonts w:ascii="Arial" w:hAnsi="Arial" w:cs="Arial"/>
            <w:sz w:val="24"/>
            <w:szCs w:val="24"/>
            <w:lang w:val="en-GB"/>
          </w:rPr>
          <w:delText>ial</w:delText>
        </w:r>
      </w:del>
      <w:r w:rsidRPr="009450FC">
        <w:rPr>
          <w:rFonts w:ascii="Arial" w:hAnsi="Arial" w:cs="Arial"/>
          <w:sz w:val="24"/>
          <w:szCs w:val="24"/>
          <w:lang w:val="en-GB"/>
        </w:rPr>
        <w:t xml:space="preserve"> experiments. We are also grateful to the Maria Carmo-Fonseca Lab for providing U2-OS cells and to the Leonor Saúde Lab for providing </w:t>
      </w:r>
      <w:ins w:id="189" w:author="Diana Vieira" w:date="2026-08-27T10:26:00Z" w16du:dateUtc="2026-08-27T09:26:00Z">
        <w:r w:rsidR="00116898">
          <w:rPr>
            <w:rFonts w:ascii="Arial" w:hAnsi="Arial" w:cs="Arial"/>
            <w:sz w:val="24"/>
            <w:szCs w:val="24"/>
            <w:lang w:val="en-GB"/>
          </w:rPr>
          <w:t>s</w:t>
        </w:r>
      </w:ins>
      <w:del w:id="190" w:author="Diana Vieira" w:date="2026-08-27T10:26:00Z" w16du:dateUtc="2026-08-27T09:26:00Z">
        <w:r w:rsidRPr="009450FC" w:rsidDel="00116898">
          <w:rPr>
            <w:rFonts w:ascii="Arial" w:hAnsi="Arial" w:cs="Arial"/>
            <w:sz w:val="24"/>
            <w:szCs w:val="24"/>
            <w:lang w:val="en-GB"/>
          </w:rPr>
          <w:delText>S</w:delText>
        </w:r>
      </w:del>
      <w:r w:rsidRPr="009450FC">
        <w:rPr>
          <w:rFonts w:ascii="Arial" w:hAnsi="Arial" w:cs="Arial"/>
          <w:sz w:val="24"/>
          <w:szCs w:val="24"/>
          <w:lang w:val="en-GB"/>
        </w:rPr>
        <w:t>orbitol</w:t>
      </w:r>
      <w:r>
        <w:rPr>
          <w:rFonts w:ascii="Arial" w:hAnsi="Arial" w:cs="Arial"/>
          <w:sz w:val="24"/>
          <w:szCs w:val="24"/>
          <w:lang w:val="en-GB"/>
        </w:rPr>
        <w:t>.</w:t>
      </w:r>
    </w:p>
    <w:p w14:paraId="6D5CCFD0" w14:textId="77777777" w:rsidR="001823B1" w:rsidRPr="00422A93" w:rsidRDefault="001823B1" w:rsidP="001823B1">
      <w:pPr>
        <w:rPr>
          <w:lang w:val="en-GB"/>
        </w:rPr>
      </w:pPr>
      <w:r w:rsidRPr="002C281C">
        <w:rPr>
          <w:rFonts w:ascii="Arial" w:hAnsi="Arial" w:cs="Arial"/>
          <w:sz w:val="24"/>
          <w:szCs w:val="24"/>
          <w:lang w:val="en-GB"/>
        </w:rPr>
        <w:t>This work includes the use of generative artificial intelligence tools, specifically ChatGPT (OpenAI, GPT-4 and GPT 5.5) and Claude (Anthropic, Sonnet 4.6), to assist with language editing, text refinement, and code troubleshooting. These tools were used under the lead author’s supervision, and all generated content was critically reviewed and verified for accuracy and appropriateness. We confirm that the intellectual content, interpretation, and conclusions presented in this work are our own, with AI used solely as a supporting tool, and we take full responsibility for the content of the published article.</w:t>
      </w:r>
    </w:p>
    <w:p w14:paraId="1C9D5ACC" w14:textId="77777777" w:rsidR="001823B1" w:rsidRDefault="001823B1" w:rsidP="001823B1">
      <w:pPr>
        <w:rPr>
          <w:rFonts w:ascii="Arial" w:hAnsi="Arial" w:cs="Arial"/>
          <w:sz w:val="24"/>
          <w:szCs w:val="24"/>
          <w:lang w:val="en-GB"/>
        </w:rPr>
      </w:pPr>
      <w:r w:rsidRPr="009450FC">
        <w:rPr>
          <w:rFonts w:ascii="Arial" w:hAnsi="Arial" w:cs="Arial"/>
          <w:sz w:val="24"/>
          <w:szCs w:val="24"/>
          <w:lang w:val="en-GB"/>
        </w:rPr>
        <w:t>Further information and requests for resources, data, and/or code should be directed to, and will be fulfilled by the lead corresponding author, Alexandre Kaizeler (alexandre.afonso@gimm.pt).</w:t>
      </w:r>
    </w:p>
    <w:p w14:paraId="5BB0FDE1" w14:textId="77777777" w:rsidR="001823B1" w:rsidRPr="00422A93" w:rsidRDefault="001823B1" w:rsidP="001823B1">
      <w:pPr>
        <w:pStyle w:val="Heading1"/>
        <w:rPr>
          <w:lang w:val="en-GB"/>
        </w:rPr>
      </w:pPr>
      <w:r>
        <w:rPr>
          <w:lang w:val="en-GB"/>
        </w:rPr>
        <w:lastRenderedPageBreak/>
        <w:t>Funding</w:t>
      </w:r>
    </w:p>
    <w:p w14:paraId="30087C4D" w14:textId="77777777"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 xml:space="preserve">This work is funded by national funds through </w:t>
      </w:r>
      <w:r w:rsidRPr="00B475D4">
        <w:rPr>
          <w:rFonts w:ascii="Arial" w:hAnsi="Arial" w:cs="Arial"/>
          <w:sz w:val="24"/>
          <w:szCs w:val="24"/>
          <w:lang w:val="en-GB"/>
        </w:rPr>
        <w:t>Fundação para a Ciência e a Tecnologia, I.P. (</w:t>
      </w:r>
      <w:r w:rsidRPr="009450FC">
        <w:rPr>
          <w:rFonts w:ascii="Arial" w:hAnsi="Arial" w:cs="Arial"/>
          <w:sz w:val="24"/>
          <w:szCs w:val="24"/>
          <w:lang w:val="en-GB"/>
        </w:rPr>
        <w:t xml:space="preserve">PhD Studentship UI/BD/153363/2022 to A.K. and contract </w:t>
      </w:r>
      <w:r w:rsidRPr="00B475D4">
        <w:rPr>
          <w:rFonts w:ascii="Arial" w:hAnsi="Arial" w:cs="Arial"/>
          <w:sz w:val="24"/>
          <w:szCs w:val="24"/>
          <w:lang w:val="en-GB"/>
        </w:rPr>
        <w:t>CEECIND/00436/2018 to N.L.B.-M.) and by European Union’s Horizon Europe Widening Participation and Spreading Excellence Programme under Grant Agreement No. 101159926 (Fostering Excellent Research, Training and Innovation in Biomedical Data Science)</w:t>
      </w:r>
      <w:r w:rsidRPr="009450FC">
        <w:rPr>
          <w:rFonts w:ascii="Arial" w:hAnsi="Arial" w:cs="Arial"/>
          <w:sz w:val="24"/>
          <w:szCs w:val="24"/>
          <w:lang w:val="en-GB"/>
        </w:rPr>
        <w:t>. We thank the technical support of the Bioimaging Platform of the Gulbenkian Institute for Molecular Medicine, funded by PPBI-POCI-01-0145-FEDER-022122.</w:t>
      </w:r>
    </w:p>
    <w:p w14:paraId="50956E76" w14:textId="77777777" w:rsidR="001823B1" w:rsidRPr="009450FC" w:rsidRDefault="001823B1" w:rsidP="001823B1">
      <w:pPr>
        <w:pStyle w:val="Heading1"/>
        <w:rPr>
          <w:lang w:val="en-GB"/>
        </w:rPr>
      </w:pPr>
      <w:r w:rsidRPr="009450FC">
        <w:rPr>
          <w:lang w:val="en-GB"/>
        </w:rPr>
        <w:t>Author contributions</w:t>
      </w:r>
    </w:p>
    <w:p w14:paraId="0FBB9291" w14:textId="058CD1FF"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 xml:space="preserve">A.K. conceived the project; A.K., V.A.M., and N.L.B.-M. designed the experiments; A.K. wrote the manuscript, with contributions from all the other authors; A.K. performed all experimental work; A.K, D.C and D.V.V performed image acquisition, </w:t>
      </w:r>
      <w:del w:id="191" w:author="Diana Vieira" w:date="2026-08-27T10:27:00Z" w16du:dateUtc="2026-08-27T09:27:00Z">
        <w:r w:rsidRPr="009450FC" w:rsidDel="005D2A26">
          <w:rPr>
            <w:rFonts w:ascii="Arial" w:hAnsi="Arial" w:cs="Arial"/>
            <w:sz w:val="24"/>
            <w:szCs w:val="24"/>
            <w:lang w:val="en-GB"/>
          </w:rPr>
          <w:delText xml:space="preserve">under </w:delText>
        </w:r>
      </w:del>
      <w:ins w:id="192" w:author="Diana Vieira" w:date="2026-08-27T10:27:00Z" w16du:dateUtc="2026-08-27T09:27:00Z">
        <w:r w:rsidR="005D2A26">
          <w:rPr>
            <w:rFonts w:ascii="Arial" w:hAnsi="Arial" w:cs="Arial"/>
            <w:sz w:val="24"/>
            <w:szCs w:val="24"/>
            <w:lang w:val="en-GB"/>
          </w:rPr>
          <w:t>with</w:t>
        </w:r>
        <w:r w:rsidR="005D2A26" w:rsidRPr="009450FC">
          <w:rPr>
            <w:rFonts w:ascii="Arial" w:hAnsi="Arial" w:cs="Arial"/>
            <w:sz w:val="24"/>
            <w:szCs w:val="24"/>
            <w:lang w:val="en-GB"/>
          </w:rPr>
          <w:t xml:space="preserve"> </w:t>
        </w:r>
      </w:ins>
      <w:r w:rsidRPr="009450FC">
        <w:rPr>
          <w:rFonts w:ascii="Arial" w:hAnsi="Arial" w:cs="Arial"/>
          <w:sz w:val="24"/>
          <w:szCs w:val="24"/>
          <w:lang w:val="en-GB"/>
        </w:rPr>
        <w:t xml:space="preserve">support of the Bioimaging Platform of the Gulbenkian Institute for Molecular Medicine; D.C performed image analysis; A.K. performed all other data analyses. </w:t>
      </w:r>
    </w:p>
    <w:p w14:paraId="29F27528" w14:textId="77777777" w:rsidR="001823B1" w:rsidRPr="009450FC" w:rsidRDefault="001823B1" w:rsidP="001823B1">
      <w:pPr>
        <w:pStyle w:val="Heading1"/>
        <w:rPr>
          <w:lang w:val="en-GB"/>
        </w:rPr>
      </w:pPr>
      <w:r w:rsidRPr="009450FC">
        <w:rPr>
          <w:lang w:val="en-GB"/>
        </w:rPr>
        <w:t>Declaration of interests</w:t>
      </w:r>
    </w:p>
    <w:p w14:paraId="55854703" w14:textId="77777777" w:rsidR="001823B1" w:rsidRPr="00422A93" w:rsidRDefault="001823B1" w:rsidP="001823B1">
      <w:pPr>
        <w:jc w:val="both"/>
        <w:rPr>
          <w:rFonts w:ascii="Arial" w:hAnsi="Arial" w:cs="Arial"/>
          <w:sz w:val="24"/>
          <w:szCs w:val="24"/>
          <w:lang w:val="en-GB"/>
        </w:rPr>
      </w:pPr>
      <w:r w:rsidRPr="009450FC">
        <w:rPr>
          <w:rFonts w:ascii="Arial" w:hAnsi="Arial" w:cs="Arial"/>
          <w:sz w:val="24"/>
          <w:szCs w:val="24"/>
          <w:lang w:val="en-GB"/>
        </w:rPr>
        <w:t>No author declares any competing interests.</w:t>
      </w:r>
    </w:p>
    <w:p w14:paraId="4ED16FBC" w14:textId="77777777" w:rsidR="001823B1" w:rsidRPr="00C33D58" w:rsidRDefault="001823B1" w:rsidP="00C33D58">
      <w:pPr>
        <w:rPr>
          <w:lang w:val="en-GB"/>
        </w:rPr>
      </w:pPr>
    </w:p>
    <w:p w14:paraId="0B53E4ED" w14:textId="0BD014A0" w:rsidR="0098042C" w:rsidRPr="0098042C" w:rsidRDefault="0098042C" w:rsidP="00C33D58">
      <w:pPr>
        <w:pStyle w:val="Heading1"/>
        <w:ind w:left="426" w:hanging="426"/>
        <w:rPr>
          <w:lang w:val="en-GB"/>
        </w:rPr>
      </w:pPr>
      <w:r>
        <w:rPr>
          <w:lang w:val="en-GB"/>
        </w:rPr>
        <w:t>References</w:t>
      </w:r>
    </w:p>
    <w:p w14:paraId="474F5D24" w14:textId="77777777" w:rsidR="00A14CCB" w:rsidRDefault="0097304F" w:rsidP="00A14CCB">
      <w:pPr>
        <w:pStyle w:val="Bibliography"/>
      </w:pPr>
      <w:r>
        <w:rPr>
          <w:lang w:val="en-GB"/>
        </w:rPr>
        <w:fldChar w:fldCharType="begin"/>
      </w:r>
      <w:r w:rsidR="00300753">
        <w:rPr>
          <w:lang w:val="en-GB"/>
        </w:rPr>
        <w:instrText xml:space="preserve"> ADDIN ZOTERO_BIBL {"uncited":[],"omitted":[],"custom":[]} CSL_BIBLIOGRAPHY </w:instrText>
      </w:r>
      <w:r>
        <w:rPr>
          <w:lang w:val="en-GB"/>
        </w:rPr>
        <w:fldChar w:fldCharType="separate"/>
      </w:r>
      <w:r w:rsidR="00A14CCB">
        <w:t xml:space="preserve">1. Shin,Y. and Brangwynne,C.P. (2017) Liquid phase condensation in cell physiology and disease. </w:t>
      </w:r>
      <w:r w:rsidR="00A14CCB">
        <w:rPr>
          <w:i/>
          <w:iCs/>
        </w:rPr>
        <w:t>Science</w:t>
      </w:r>
      <w:r w:rsidR="00A14CCB">
        <w:t xml:space="preserve">, </w:t>
      </w:r>
      <w:r w:rsidR="00A14CCB">
        <w:rPr>
          <w:b/>
          <w:bCs/>
        </w:rPr>
        <w:t>357</w:t>
      </w:r>
      <w:r w:rsidR="00A14CCB">
        <w:t>, eaaf4382.</w:t>
      </w:r>
    </w:p>
    <w:p w14:paraId="4AB509A4" w14:textId="77777777" w:rsidR="00A14CCB" w:rsidRDefault="00A14CCB" w:rsidP="00A14CCB">
      <w:pPr>
        <w:pStyle w:val="Bibliography"/>
      </w:pPr>
      <w:r>
        <w:t xml:space="preserve">2. Anderson,P., Kedersha,N. and Ivanov,P. (2015) Stress granules, P-bodies and cancer. </w:t>
      </w:r>
      <w:r>
        <w:rPr>
          <w:i/>
          <w:iCs/>
        </w:rPr>
        <w:t>Biochim. Biophys. Acta BBA - Gene Regul. Mech.</w:t>
      </w:r>
      <w:r>
        <w:t xml:space="preserve">, </w:t>
      </w:r>
      <w:r>
        <w:rPr>
          <w:b/>
          <w:bCs/>
        </w:rPr>
        <w:t>1849</w:t>
      </w:r>
      <w:r>
        <w:t>, 861–870.</w:t>
      </w:r>
    </w:p>
    <w:p w14:paraId="1E3FB112" w14:textId="77777777" w:rsidR="00A14CCB" w:rsidRDefault="00A14CCB" w:rsidP="00A14CCB">
      <w:pPr>
        <w:pStyle w:val="Bibliography"/>
      </w:pPr>
      <w:r>
        <w:t xml:space="preserve">3. Anderson,P. and Kedersha,N. (2009) Stress granules. </w:t>
      </w:r>
      <w:r>
        <w:rPr>
          <w:i/>
          <w:iCs/>
        </w:rPr>
        <w:t>Curr. Biol.</w:t>
      </w:r>
      <w:r>
        <w:t xml:space="preserve">, </w:t>
      </w:r>
      <w:r>
        <w:rPr>
          <w:b/>
          <w:bCs/>
        </w:rPr>
        <w:t>19</w:t>
      </w:r>
      <w:r>
        <w:t>, R397–R398.</w:t>
      </w:r>
    </w:p>
    <w:p w14:paraId="0C78C6E0" w14:textId="77777777" w:rsidR="00A14CCB" w:rsidRDefault="00A14CCB" w:rsidP="00A14CCB">
      <w:pPr>
        <w:pStyle w:val="Bibliography"/>
      </w:pPr>
      <w:r>
        <w:t xml:space="preserve">4. McCormick,C. and Khaperskyy,D.A. (2017) Translation inhibition and stress granules in the antiviral immune response. </w:t>
      </w:r>
      <w:r>
        <w:rPr>
          <w:i/>
          <w:iCs/>
        </w:rPr>
        <w:t>Nat. Rev. Immunol.</w:t>
      </w:r>
      <w:r>
        <w:t xml:space="preserve">, </w:t>
      </w:r>
      <w:r>
        <w:rPr>
          <w:b/>
          <w:bCs/>
        </w:rPr>
        <w:t>17</w:t>
      </w:r>
      <w:r>
        <w:t>, 647–660.</w:t>
      </w:r>
    </w:p>
    <w:p w14:paraId="10722FDB" w14:textId="77777777" w:rsidR="00A14CCB" w:rsidRDefault="00A14CCB" w:rsidP="00A14CCB">
      <w:pPr>
        <w:pStyle w:val="Bibliography"/>
      </w:pPr>
      <w:r>
        <w:t xml:space="preserve">5. Wallace,E.W.J., Kear-Scott,J.L., Pilipenko,E.V., Schwartz,M.H., Laskowski,P.R., Rojek,A.E., Katanski,C.D., Riback,J.A., Dion,M.F., Franks,A.M., </w:t>
      </w:r>
      <w:r>
        <w:rPr>
          <w:i/>
          <w:iCs/>
        </w:rPr>
        <w:t>et al.</w:t>
      </w:r>
      <w:r>
        <w:t xml:space="preserve"> (2015) Reversible, Specific, Active Aggregates of Endogenous Proteins Assemble upon Heat Stress. </w:t>
      </w:r>
      <w:r>
        <w:rPr>
          <w:i/>
          <w:iCs/>
        </w:rPr>
        <w:t>Cell</w:t>
      </w:r>
      <w:r>
        <w:t xml:space="preserve">, </w:t>
      </w:r>
      <w:r>
        <w:rPr>
          <w:b/>
          <w:bCs/>
        </w:rPr>
        <w:t>162</w:t>
      </w:r>
      <w:r>
        <w:t>, 1286–1298.</w:t>
      </w:r>
    </w:p>
    <w:p w14:paraId="07A2AC0B" w14:textId="77777777" w:rsidR="00A14CCB" w:rsidRDefault="00A14CCB" w:rsidP="00A14CCB">
      <w:pPr>
        <w:pStyle w:val="Bibliography"/>
      </w:pPr>
      <w:r>
        <w:t xml:space="preserve">6. Curdy,N., Lanvin,O., Cerapio,J.-P., Pont,F., Tosolini,M., Sarot,E., Valle,C., Saint-Laurent,N., Lhuillier,E., Laurent,C., </w:t>
      </w:r>
      <w:r>
        <w:rPr>
          <w:i/>
          <w:iCs/>
        </w:rPr>
        <w:t>et al.</w:t>
      </w:r>
      <w:r>
        <w:t xml:space="preserve"> (2023) The proteome and transcriptome of stress granules and P bodies during human T lymphocyte activation. </w:t>
      </w:r>
      <w:r>
        <w:rPr>
          <w:i/>
          <w:iCs/>
        </w:rPr>
        <w:t>Cell Rep.</w:t>
      </w:r>
      <w:r>
        <w:t xml:space="preserve">, </w:t>
      </w:r>
      <w:r>
        <w:rPr>
          <w:b/>
          <w:bCs/>
        </w:rPr>
        <w:t>42</w:t>
      </w:r>
      <w:r>
        <w:t>, 112211.</w:t>
      </w:r>
    </w:p>
    <w:p w14:paraId="06AEE06A" w14:textId="77777777" w:rsidR="00A14CCB" w:rsidRDefault="00A14CCB" w:rsidP="00A14CCB">
      <w:pPr>
        <w:pStyle w:val="Bibliography"/>
      </w:pPr>
      <w:r>
        <w:lastRenderedPageBreak/>
        <w:t xml:space="preserve">7. Paget,M., Cadena,C., Ahmad,S., Wang,H.-T., Jordan,T.X., Kim,E., Koo,B., Lyons,S.M., Ivanov,P., tenOever,B., </w:t>
      </w:r>
      <w:r>
        <w:rPr>
          <w:i/>
          <w:iCs/>
        </w:rPr>
        <w:t>et al.</w:t>
      </w:r>
      <w:r>
        <w:t xml:space="preserve"> (2023) Stress granules are shock absorbers that prevent excessive innate immune responses to dsRNA. </w:t>
      </w:r>
      <w:r>
        <w:rPr>
          <w:i/>
          <w:iCs/>
        </w:rPr>
        <w:t>Mol. Cell</w:t>
      </w:r>
      <w:r>
        <w:t xml:space="preserve">, </w:t>
      </w:r>
      <w:r>
        <w:rPr>
          <w:b/>
          <w:bCs/>
        </w:rPr>
        <w:t>83</w:t>
      </w:r>
      <w:r>
        <w:t>, 1180-1196.e8.</w:t>
      </w:r>
    </w:p>
    <w:p w14:paraId="7DE401BE" w14:textId="77777777" w:rsidR="00A14CCB" w:rsidRDefault="00A14CCB" w:rsidP="00A14CCB">
      <w:pPr>
        <w:pStyle w:val="Bibliography"/>
      </w:pPr>
      <w:r>
        <w:t xml:space="preserve">8. Nunes,C., Mestre,I., Marcelo,A., Koppenol,R., Matos,C.A. and Nóbrega,C. (2019) MSGP: the first database of the protein components of the mammalian stress granules. </w:t>
      </w:r>
      <w:r>
        <w:rPr>
          <w:i/>
          <w:iCs/>
        </w:rPr>
        <w:t>Database</w:t>
      </w:r>
      <w:r>
        <w:t xml:space="preserve">, </w:t>
      </w:r>
      <w:r>
        <w:rPr>
          <w:b/>
          <w:bCs/>
        </w:rPr>
        <w:t>2019</w:t>
      </w:r>
      <w:r>
        <w:t>.</w:t>
      </w:r>
    </w:p>
    <w:p w14:paraId="2F23E1EA" w14:textId="77777777" w:rsidR="00A14CCB" w:rsidRDefault="00A14CCB" w:rsidP="00A14CCB">
      <w:pPr>
        <w:pStyle w:val="Bibliography"/>
      </w:pPr>
      <w:r>
        <w:t xml:space="preserve">9. Hofmann,S., Cherkasova,V., Bankhead,P., Bukau,B. and Stoecklin,G. (2012) Translation suppression promotes stress granule formation and cell survival in response to cold shock. </w:t>
      </w:r>
      <w:r>
        <w:rPr>
          <w:i/>
          <w:iCs/>
        </w:rPr>
        <w:t>Mol. Biol. Cell</w:t>
      </w:r>
      <w:r>
        <w:t xml:space="preserve">, </w:t>
      </w:r>
      <w:r>
        <w:rPr>
          <w:b/>
          <w:bCs/>
        </w:rPr>
        <w:t>23</w:t>
      </w:r>
      <w:r>
        <w:t>, 3786–3800.</w:t>
      </w:r>
    </w:p>
    <w:p w14:paraId="0E9EACA5" w14:textId="77777777" w:rsidR="00A14CCB" w:rsidRDefault="00A14CCB" w:rsidP="00A14CCB">
      <w:pPr>
        <w:pStyle w:val="Bibliography"/>
      </w:pPr>
      <w:r>
        <w:t xml:space="preserve">10. Ivanov,P., Kedersha,N. and Anderson,P. (2019) Stress Granules and Processing Bodies in Translational Control. </w:t>
      </w:r>
      <w:r>
        <w:rPr>
          <w:i/>
          <w:iCs/>
        </w:rPr>
        <w:t>Cold Spring Harb. Perspect. Biol.</w:t>
      </w:r>
      <w:r>
        <w:t xml:space="preserve">, </w:t>
      </w:r>
      <w:r>
        <w:rPr>
          <w:b/>
          <w:bCs/>
        </w:rPr>
        <w:t>11</w:t>
      </w:r>
      <w:r>
        <w:t>, a032813.</w:t>
      </w:r>
    </w:p>
    <w:p w14:paraId="7851F939" w14:textId="77777777" w:rsidR="00A14CCB" w:rsidRDefault="00A14CCB" w:rsidP="00A14CCB">
      <w:pPr>
        <w:pStyle w:val="Bibliography"/>
      </w:pPr>
      <w:r>
        <w:t xml:space="preserve">11. Kedersha,N., Panas,M.D., Achorn,C.A., Lyons,S., Tisdale,S., Hickman,T., Thomas,M., Lieberman,J., McInerney,G.M., Ivanov,P., </w:t>
      </w:r>
      <w:r>
        <w:rPr>
          <w:i/>
          <w:iCs/>
        </w:rPr>
        <w:t>et al.</w:t>
      </w:r>
      <w:r>
        <w:t xml:space="preserve"> (2016) G3BP–Caprin1–USP10 complexes mediate stress granule condensation and associate with 40S subunits. </w:t>
      </w:r>
      <w:r>
        <w:rPr>
          <w:i/>
          <w:iCs/>
        </w:rPr>
        <w:t>J. Cell Biol.</w:t>
      </w:r>
      <w:r>
        <w:t xml:space="preserve">, </w:t>
      </w:r>
      <w:r>
        <w:rPr>
          <w:b/>
          <w:bCs/>
        </w:rPr>
        <w:t>212</w:t>
      </w:r>
      <w:r>
        <w:t>, e201508028.</w:t>
      </w:r>
    </w:p>
    <w:p w14:paraId="7BD30440" w14:textId="77777777" w:rsidR="00A14CCB" w:rsidRDefault="00A14CCB" w:rsidP="00A14CCB">
      <w:pPr>
        <w:pStyle w:val="Bibliography"/>
      </w:pPr>
      <w:r>
        <w:t xml:space="preserve">12. Fujikawa,D., Nakamura,T., Yoshioka,D., Li,Z., Moriizumi,H., Taguchi,M., Tokai-Nishizumi,N., Kozuka-Hata,H., Oyama,M. and Takekawa,M. (2023) Stress granule formation inhibits stress-induced apoptosis by selectively sequestering executioner caspases. </w:t>
      </w:r>
      <w:r>
        <w:rPr>
          <w:i/>
          <w:iCs/>
        </w:rPr>
        <w:t>Curr. Biol.</w:t>
      </w:r>
      <w:r>
        <w:t xml:space="preserve">, </w:t>
      </w:r>
      <w:r>
        <w:rPr>
          <w:b/>
          <w:bCs/>
        </w:rPr>
        <w:t>33</w:t>
      </w:r>
      <w:r>
        <w:t>, 1967-1981.e8.</w:t>
      </w:r>
    </w:p>
    <w:p w14:paraId="695717E3" w14:textId="77777777" w:rsidR="00A14CCB" w:rsidRDefault="00A14CCB" w:rsidP="00A14CCB">
      <w:pPr>
        <w:pStyle w:val="Bibliography"/>
      </w:pPr>
      <w:r>
        <w:t xml:space="preserve">13. Samir,P., Kesavardhana,S., Patmore,D.M., Gingras,S., Malireddi,R.K.S., Karki,R., Guy,C.S., Briard,B., Place,D.E., Bhattacharya,A., </w:t>
      </w:r>
      <w:r>
        <w:rPr>
          <w:i/>
          <w:iCs/>
        </w:rPr>
        <w:t>et al.</w:t>
      </w:r>
      <w:r>
        <w:t xml:space="preserve"> (2019) DDX3X acts as a live-or-die checkpoint in stressed cells by regulating NLRP3 inflammasome. </w:t>
      </w:r>
      <w:r>
        <w:rPr>
          <w:i/>
          <w:iCs/>
        </w:rPr>
        <w:t>Nature</w:t>
      </w:r>
      <w:r>
        <w:t xml:space="preserve">, </w:t>
      </w:r>
      <w:r>
        <w:rPr>
          <w:b/>
          <w:bCs/>
        </w:rPr>
        <w:t>573</w:t>
      </w:r>
      <w:r>
        <w:t>, 590–594.</w:t>
      </w:r>
    </w:p>
    <w:p w14:paraId="4D3C5D6B" w14:textId="77777777" w:rsidR="00A14CCB" w:rsidRDefault="00A14CCB" w:rsidP="00A14CCB">
      <w:pPr>
        <w:pStyle w:val="Bibliography"/>
      </w:pPr>
      <w:r>
        <w:t xml:space="preserve">14. Park,C., Choi,S., Kim,Y.-E., Lee,S., Park,S.-H., Adelstein,R.S., Kawamoto,S. and Kim,K.K. (2017) Stress Granules Contain Rbfox2 with Cell Cycle-related mRNAs. </w:t>
      </w:r>
      <w:r>
        <w:rPr>
          <w:i/>
          <w:iCs/>
        </w:rPr>
        <w:t>Sci. Rep.</w:t>
      </w:r>
      <w:r>
        <w:t xml:space="preserve">, </w:t>
      </w:r>
      <w:r>
        <w:rPr>
          <w:b/>
          <w:bCs/>
        </w:rPr>
        <w:t>7</w:t>
      </w:r>
      <w:r>
        <w:t>, 11211.</w:t>
      </w:r>
    </w:p>
    <w:p w14:paraId="1FD8B8AD" w14:textId="77777777" w:rsidR="00A14CCB" w:rsidRDefault="00A14CCB" w:rsidP="00A14CCB">
      <w:pPr>
        <w:pStyle w:val="Bibliography"/>
      </w:pPr>
      <w:r>
        <w:t>15. Omer,A., Patel,D., Lian,X.J., Sadek,J., Di Marco,S., Pause,A., Gorospe,M. and Gallouzi,I.E. (2018) Stress granules counteract senescence by sequestration of PAI</w:t>
      </w:r>
      <w:r>
        <w:rPr>
          <w:rFonts w:ascii="Cambria Math" w:hAnsi="Cambria Math" w:cs="Cambria Math"/>
        </w:rPr>
        <w:t>‐</w:t>
      </w:r>
      <w:r>
        <w:t xml:space="preserve">1. </w:t>
      </w:r>
      <w:r>
        <w:rPr>
          <w:i/>
          <w:iCs/>
        </w:rPr>
        <w:t>EMBO Rep.</w:t>
      </w:r>
      <w:r>
        <w:t xml:space="preserve">, </w:t>
      </w:r>
      <w:r>
        <w:rPr>
          <w:b/>
          <w:bCs/>
        </w:rPr>
        <w:t>19</w:t>
      </w:r>
      <w:r>
        <w:t>, e44722.</w:t>
      </w:r>
    </w:p>
    <w:p w14:paraId="5831806A" w14:textId="77777777" w:rsidR="00A14CCB" w:rsidRDefault="00A14CCB" w:rsidP="00A14CCB">
      <w:pPr>
        <w:pStyle w:val="Bibliography"/>
      </w:pPr>
      <w:r>
        <w:t xml:space="preserve">16. Omer,A., Barrera,M.C., Moran,J.L., Lian,X.J., Di Marco,S., Beausejour,C. and Gallouzi,I.-E. (2020) G3BP1 controls the senescence-associated secretome and its impact on cancer progression. </w:t>
      </w:r>
      <w:r>
        <w:rPr>
          <w:i/>
          <w:iCs/>
        </w:rPr>
        <w:t>Nat. Commun.</w:t>
      </w:r>
      <w:r>
        <w:t xml:space="preserve">, </w:t>
      </w:r>
      <w:r>
        <w:rPr>
          <w:b/>
          <w:bCs/>
        </w:rPr>
        <w:t>11</w:t>
      </w:r>
      <w:r>
        <w:t>, 4979.</w:t>
      </w:r>
    </w:p>
    <w:p w14:paraId="7E184BDB" w14:textId="77777777" w:rsidR="00A14CCB" w:rsidRDefault="00A14CCB" w:rsidP="00A14CCB">
      <w:pPr>
        <w:pStyle w:val="Bibliography"/>
      </w:pPr>
      <w:r>
        <w:t xml:space="preserve">17. Moujaber,O., Mahboubi,H., Kodiha,M., Bouttier,M., Bednarz,K., Bakshi,R., White,J., Larose,L., Colmegna,I. and Stochaj,U. (2017) Dissecting the molecular mechanisms that impair stress granule formation in aging cells. </w:t>
      </w:r>
      <w:r>
        <w:rPr>
          <w:i/>
          <w:iCs/>
        </w:rPr>
        <w:t>Biochim. Biophys. Acta BBA - Mol. Cell Res.</w:t>
      </w:r>
      <w:r>
        <w:t xml:space="preserve">, </w:t>
      </w:r>
      <w:r>
        <w:rPr>
          <w:b/>
          <w:bCs/>
        </w:rPr>
        <w:t>1864</w:t>
      </w:r>
      <w:r>
        <w:t>, 475–486.</w:t>
      </w:r>
    </w:p>
    <w:p w14:paraId="0522F93D" w14:textId="77777777" w:rsidR="00A14CCB" w:rsidRDefault="00A14CCB" w:rsidP="00A14CCB">
      <w:pPr>
        <w:pStyle w:val="Bibliography"/>
      </w:pPr>
      <w:r>
        <w:t xml:space="preserve">18. Mateju,D., Eichenberger,B., Voigt,F., Eglinger,J., Roth,G. and Chao,J.A. (2020) Single-Molecule Imaging Reveals Translation of mRNAs Localized to Stress Granules. </w:t>
      </w:r>
      <w:r>
        <w:rPr>
          <w:i/>
          <w:iCs/>
        </w:rPr>
        <w:t>Cell</w:t>
      </w:r>
      <w:r>
        <w:t xml:space="preserve">, </w:t>
      </w:r>
      <w:r>
        <w:rPr>
          <w:b/>
          <w:bCs/>
        </w:rPr>
        <w:t>183</w:t>
      </w:r>
      <w:r>
        <w:t>, 1801-1812.e13.</w:t>
      </w:r>
    </w:p>
    <w:p w14:paraId="29C04332" w14:textId="77777777" w:rsidR="00A14CCB" w:rsidRDefault="00A14CCB" w:rsidP="00A14CCB">
      <w:pPr>
        <w:pStyle w:val="Bibliography"/>
      </w:pPr>
      <w:r>
        <w:t xml:space="preserve">19. Mackenzie,I.R., Nicholson,A.M., Sarkar,M., Messing,J., Purice,M.D., Pottier,C., Annu,K., Baker,M., Perkerson,R.B., Kurti,A., </w:t>
      </w:r>
      <w:r>
        <w:rPr>
          <w:i/>
          <w:iCs/>
        </w:rPr>
        <w:t>et al.</w:t>
      </w:r>
      <w:r>
        <w:t xml:space="preserve"> (2017) TIA1 Mutations in Amyotrophic Lateral </w:t>
      </w:r>
      <w:r>
        <w:lastRenderedPageBreak/>
        <w:t xml:space="preserve">Sclerosis and Frontotemporal Dementia Promote Phase Separation and Alter Stress Granule Dynamics. </w:t>
      </w:r>
      <w:r>
        <w:rPr>
          <w:i/>
          <w:iCs/>
        </w:rPr>
        <w:t>Neuron</w:t>
      </w:r>
      <w:r>
        <w:t xml:space="preserve">, </w:t>
      </w:r>
      <w:r>
        <w:rPr>
          <w:b/>
          <w:bCs/>
        </w:rPr>
        <w:t>95</w:t>
      </w:r>
      <w:r>
        <w:t>, 808-816.e9.</w:t>
      </w:r>
    </w:p>
    <w:p w14:paraId="4FDEAB2E" w14:textId="77777777" w:rsidR="00A14CCB" w:rsidRDefault="00A14CCB" w:rsidP="00A14CCB">
      <w:pPr>
        <w:pStyle w:val="Bibliography"/>
      </w:pPr>
      <w:r>
        <w:t xml:space="preserve">20. Arai,T., Hasegawa,M., Akiyama,H., Ikeda,K., Nonaka,T., Mori,H., Mann,D., Tsuchiya,K., Yoshida,M., Hashizume,Y., </w:t>
      </w:r>
      <w:r>
        <w:rPr>
          <w:i/>
          <w:iCs/>
        </w:rPr>
        <w:t>et al.</w:t>
      </w:r>
      <w:r>
        <w:t xml:space="preserve"> (2006) TDP-43 is a component of ubiquitin-positive tau-negative inclusions in frontotemporal lobar degeneration and amyotrophic lateral sclerosis. </w:t>
      </w:r>
      <w:r>
        <w:rPr>
          <w:i/>
          <w:iCs/>
        </w:rPr>
        <w:t>Biochem. Biophys. Res. Commun.</w:t>
      </w:r>
      <w:r>
        <w:t xml:space="preserve">, </w:t>
      </w:r>
      <w:r>
        <w:rPr>
          <w:b/>
          <w:bCs/>
        </w:rPr>
        <w:t>351</w:t>
      </w:r>
      <w:r>
        <w:t>, 602–611.</w:t>
      </w:r>
    </w:p>
    <w:p w14:paraId="2C59F1A2" w14:textId="77777777" w:rsidR="00A14CCB" w:rsidRDefault="00A14CCB" w:rsidP="00A14CCB">
      <w:pPr>
        <w:pStyle w:val="Bibliography"/>
      </w:pPr>
      <w:r>
        <w:t xml:space="preserve">21. Elden,A.C., Kim,H.-J., Hart,M.P., Chen-Plotkin,A.S., Johnson,B.S., Fang,X., Armakola,M., Geser,F., Greene,R., Lu,M.M., </w:t>
      </w:r>
      <w:r>
        <w:rPr>
          <w:i/>
          <w:iCs/>
        </w:rPr>
        <w:t>et al.</w:t>
      </w:r>
      <w:r>
        <w:t xml:space="preserve"> (2010) Ataxin-2 intermediate-length polyglutamine expansions are associated with increased risk for ALS. </w:t>
      </w:r>
      <w:r>
        <w:rPr>
          <w:i/>
          <w:iCs/>
        </w:rPr>
        <w:t>Nature</w:t>
      </w:r>
      <w:r>
        <w:t xml:space="preserve">, </w:t>
      </w:r>
      <w:r>
        <w:rPr>
          <w:b/>
          <w:bCs/>
        </w:rPr>
        <w:t>466</w:t>
      </w:r>
      <w:r>
        <w:t>, 1069–1075.</w:t>
      </w:r>
    </w:p>
    <w:p w14:paraId="1197993D" w14:textId="77777777" w:rsidR="00A14CCB" w:rsidRDefault="00A14CCB" w:rsidP="00A14CCB">
      <w:pPr>
        <w:pStyle w:val="Bibliography"/>
      </w:pPr>
      <w:r>
        <w:t xml:space="preserve">22. Lennox,A.L., Hoye,M.L., Jiang,R., Johnson-Kerner,B.L., Suit,L.A., Venkataramanan,S., Sheehan,C.J., Alsina,F.C., Fregeau,B., Aldinger,K.A., </w:t>
      </w:r>
      <w:r>
        <w:rPr>
          <w:i/>
          <w:iCs/>
        </w:rPr>
        <w:t>et al.</w:t>
      </w:r>
      <w:r>
        <w:t xml:space="preserve"> (2020) Pathogenic DDX3X Mutations Impair RNA Metabolism and Neurogenesis during Fetal Cortical Development. </w:t>
      </w:r>
      <w:r>
        <w:rPr>
          <w:i/>
          <w:iCs/>
        </w:rPr>
        <w:t>Neuron</w:t>
      </w:r>
      <w:r>
        <w:t xml:space="preserve">, </w:t>
      </w:r>
      <w:r>
        <w:rPr>
          <w:b/>
          <w:bCs/>
        </w:rPr>
        <w:t>106</w:t>
      </w:r>
      <w:r>
        <w:t>, 404-420.e8.</w:t>
      </w:r>
    </w:p>
    <w:p w14:paraId="7FDE7446" w14:textId="77777777" w:rsidR="00A14CCB" w:rsidRDefault="00A14CCB" w:rsidP="00A14CCB">
      <w:pPr>
        <w:pStyle w:val="Bibliography"/>
      </w:pPr>
      <w:r>
        <w:t xml:space="preserve">23. Yi,Z., Pan,T., Wu,X., Song,W., Wang,S., Xu,Y., Rice,C.M., MacDonald,M.R. and Yuan,Z. (2011) Hepatitis C Virus Co-Opts Ras-GTPase-Activating Protein-Binding Protein 1 for Its Genome Replication. </w:t>
      </w:r>
      <w:r>
        <w:rPr>
          <w:i/>
          <w:iCs/>
        </w:rPr>
        <w:t>J. Virol.</w:t>
      </w:r>
      <w:r>
        <w:t xml:space="preserve">, </w:t>
      </w:r>
      <w:r>
        <w:rPr>
          <w:b/>
          <w:bCs/>
        </w:rPr>
        <w:t>85</w:t>
      </w:r>
      <w:r>
        <w:t>, 6996–7004.</w:t>
      </w:r>
    </w:p>
    <w:p w14:paraId="141FADB3" w14:textId="77777777" w:rsidR="00A14CCB" w:rsidRDefault="00A14CCB" w:rsidP="00A14CCB">
      <w:pPr>
        <w:pStyle w:val="Bibliography"/>
      </w:pPr>
      <w:r>
        <w:t xml:space="preserve">24. Zheng,Z.-Q., Wang,S.-Y., Xu,Z.-S., Fu,Y.-Z. and Wang,Y.-Y. (2021) SARS-CoV-2 nucleocapsid protein impairs stress granule formation to promote viral replication. </w:t>
      </w:r>
      <w:r>
        <w:rPr>
          <w:i/>
          <w:iCs/>
        </w:rPr>
        <w:t>Cell Discov.</w:t>
      </w:r>
      <w:r>
        <w:t xml:space="preserve">, </w:t>
      </w:r>
      <w:r>
        <w:rPr>
          <w:b/>
          <w:bCs/>
        </w:rPr>
        <w:t>7</w:t>
      </w:r>
      <w:r>
        <w:t>, 38.</w:t>
      </w:r>
    </w:p>
    <w:p w14:paraId="1E5760B4" w14:textId="77777777" w:rsidR="00A14CCB" w:rsidRDefault="00A14CCB" w:rsidP="00A14CCB">
      <w:pPr>
        <w:pStyle w:val="Bibliography"/>
      </w:pPr>
      <w:r>
        <w:t xml:space="preserve">25. Szaflarski,W., Fay,M.M., Kedersha,N., Zabel,M., Anderson,P. and Ivanov,P. (2016) Vinca alkaloid drugs promote stress-induced translational repression and stress granule formation. </w:t>
      </w:r>
      <w:r>
        <w:rPr>
          <w:i/>
          <w:iCs/>
        </w:rPr>
        <w:t>Oncotarget</w:t>
      </w:r>
      <w:r>
        <w:t xml:space="preserve">, </w:t>
      </w:r>
      <w:r>
        <w:rPr>
          <w:b/>
          <w:bCs/>
        </w:rPr>
        <w:t>7</w:t>
      </w:r>
      <w:r>
        <w:t>, 30307–30322.</w:t>
      </w:r>
    </w:p>
    <w:p w14:paraId="1925A778" w14:textId="77777777" w:rsidR="00A14CCB" w:rsidRDefault="00A14CCB" w:rsidP="00A14CCB">
      <w:pPr>
        <w:pStyle w:val="Bibliography"/>
      </w:pPr>
      <w:r>
        <w:t xml:space="preserve">26. Moeller,B.J., Cao,Y., Li,C.Y. and Dewhirst,M.W. (2004) Radiation activates HIF-1 to regulate vascular radiosensitivity in tumors. </w:t>
      </w:r>
      <w:r>
        <w:rPr>
          <w:i/>
          <w:iCs/>
        </w:rPr>
        <w:t>Cancer Cell</w:t>
      </w:r>
      <w:r>
        <w:t xml:space="preserve">, </w:t>
      </w:r>
      <w:r>
        <w:rPr>
          <w:b/>
          <w:bCs/>
        </w:rPr>
        <w:t>5</w:t>
      </w:r>
      <w:r>
        <w:t>, 429–441.</w:t>
      </w:r>
    </w:p>
    <w:p w14:paraId="54966469" w14:textId="77777777" w:rsidR="00A14CCB" w:rsidRDefault="00A14CCB" w:rsidP="00A14CCB">
      <w:pPr>
        <w:pStyle w:val="Bibliography"/>
      </w:pPr>
      <w:r>
        <w:t xml:space="preserve">27. Somasekharan,S.P., El-Naggar,A., Leprivier,G., Cheng,H., Hajee,S., Grunewald,T.G.P., Zhang,F., Ng,T., Delattre,O., Evdokimova,V., </w:t>
      </w:r>
      <w:r>
        <w:rPr>
          <w:i/>
          <w:iCs/>
        </w:rPr>
        <w:t>et al.</w:t>
      </w:r>
      <w:r>
        <w:t xml:space="preserve"> (2015) YB-1 regulates stress granule formation and tumor progression by translationally activating G3BP1. </w:t>
      </w:r>
      <w:r>
        <w:rPr>
          <w:i/>
          <w:iCs/>
        </w:rPr>
        <w:t>J. Cell Biol.</w:t>
      </w:r>
      <w:r>
        <w:t xml:space="preserve">, </w:t>
      </w:r>
      <w:r>
        <w:rPr>
          <w:b/>
          <w:bCs/>
        </w:rPr>
        <w:t>208</w:t>
      </w:r>
      <w:r>
        <w:t>, 913–929.</w:t>
      </w:r>
    </w:p>
    <w:p w14:paraId="2896E45E" w14:textId="77777777" w:rsidR="00A14CCB" w:rsidRDefault="00A14CCB" w:rsidP="00A14CCB">
      <w:pPr>
        <w:pStyle w:val="Bibliography"/>
      </w:pPr>
      <w:r>
        <w:t xml:space="preserve">28. Grabocka,E. and Bar-Sagi,D. (2016) Mutant KRAS Enhances Tumor Cell Fitness by Upregulating Stress Granules. </w:t>
      </w:r>
      <w:r>
        <w:rPr>
          <w:i/>
          <w:iCs/>
        </w:rPr>
        <w:t>Cell</w:t>
      </w:r>
      <w:r>
        <w:t xml:space="preserve">, </w:t>
      </w:r>
      <w:r>
        <w:rPr>
          <w:b/>
          <w:bCs/>
        </w:rPr>
        <w:t>167</w:t>
      </w:r>
      <w:r>
        <w:t>, 1803-1813.e12.</w:t>
      </w:r>
    </w:p>
    <w:p w14:paraId="3FC3A3EB" w14:textId="77777777" w:rsidR="00A14CCB" w:rsidRDefault="00A14CCB" w:rsidP="00A14CCB">
      <w:pPr>
        <w:pStyle w:val="Bibliography"/>
      </w:pPr>
      <w:r>
        <w:t xml:space="preserve">29. Somasekharan,S.P., Zhang,F., Saxena,N., Huang,J.N., Kuo,I.-C., Low,C., Bell,R., Adomat,H., Stoynov,N., Foster,L., </w:t>
      </w:r>
      <w:r>
        <w:rPr>
          <w:i/>
          <w:iCs/>
        </w:rPr>
        <w:t>et al.</w:t>
      </w:r>
      <w:r>
        <w:t xml:space="preserve"> (2020) G3BP1-linked mRNA partitioning supports selective protein synthesis in response to oxidative stress. </w:t>
      </w:r>
      <w:r>
        <w:rPr>
          <w:i/>
          <w:iCs/>
        </w:rPr>
        <w:t>Nucleic Acids Res.</w:t>
      </w:r>
      <w:r>
        <w:t xml:space="preserve">, </w:t>
      </w:r>
      <w:r>
        <w:rPr>
          <w:b/>
          <w:bCs/>
        </w:rPr>
        <w:t>48</w:t>
      </w:r>
      <w:r>
        <w:t>, 6855–6873.</w:t>
      </w:r>
    </w:p>
    <w:p w14:paraId="4F7449EF" w14:textId="77777777" w:rsidR="00A14CCB" w:rsidRDefault="00A14CCB" w:rsidP="00A14CCB">
      <w:pPr>
        <w:pStyle w:val="Bibliography"/>
      </w:pPr>
      <w:r>
        <w:t xml:space="preserve">30. Youn,J.-Y., Dyakov,B.J.A., Zhang,J., Knight,J.D.R., Vernon,R.M., Forman-Kay,J.D. and Gingras,A.-C. (2019) Properties of Stress Granule and P-Body Proteomes. </w:t>
      </w:r>
      <w:r>
        <w:rPr>
          <w:i/>
          <w:iCs/>
        </w:rPr>
        <w:t>Mol. Cell</w:t>
      </w:r>
      <w:r>
        <w:t xml:space="preserve">, </w:t>
      </w:r>
      <w:r>
        <w:rPr>
          <w:b/>
          <w:bCs/>
        </w:rPr>
        <w:t>76</w:t>
      </w:r>
      <w:r>
        <w:t>, 286–294.</w:t>
      </w:r>
    </w:p>
    <w:p w14:paraId="3B452E51" w14:textId="77777777" w:rsidR="00A14CCB" w:rsidRDefault="00A14CCB" w:rsidP="00A14CCB">
      <w:pPr>
        <w:pStyle w:val="Bibliography"/>
      </w:pPr>
      <w:r>
        <w:t xml:space="preserve">31. Khong,A., Matheny,T., Jain,S., Mitchell,S.F., Wheeler,J.R. and Parker,R. (2017) The Stress Granule Transcriptome Reveals Principles of mRNA Accumulation in Stress Granules. </w:t>
      </w:r>
      <w:r>
        <w:rPr>
          <w:i/>
          <w:iCs/>
        </w:rPr>
        <w:t>Mol. Cell</w:t>
      </w:r>
      <w:r>
        <w:t xml:space="preserve">, </w:t>
      </w:r>
      <w:r>
        <w:rPr>
          <w:b/>
          <w:bCs/>
        </w:rPr>
        <w:t>68</w:t>
      </w:r>
      <w:r>
        <w:t>, 808-820.e5.</w:t>
      </w:r>
    </w:p>
    <w:p w14:paraId="680EA0C1" w14:textId="77777777" w:rsidR="00A14CCB" w:rsidRDefault="00A14CCB" w:rsidP="00A14CCB">
      <w:pPr>
        <w:pStyle w:val="Bibliography"/>
      </w:pPr>
      <w:r>
        <w:lastRenderedPageBreak/>
        <w:t xml:space="preserve">32. Glauninger,H., Wong Hickernell,C.J., Bard,J.A.M. and Drummond,D.A. (2022) Stressful steps: Progress and challenges in understanding stress-induced mRNA condensation and accumulation in stress granules. </w:t>
      </w:r>
      <w:r>
        <w:rPr>
          <w:i/>
          <w:iCs/>
        </w:rPr>
        <w:t>Mol. Cell</w:t>
      </w:r>
      <w:r>
        <w:t xml:space="preserve">, </w:t>
      </w:r>
      <w:r>
        <w:rPr>
          <w:b/>
          <w:bCs/>
        </w:rPr>
        <w:t>82</w:t>
      </w:r>
      <w:r>
        <w:t>, 2544–2556.</w:t>
      </w:r>
    </w:p>
    <w:p w14:paraId="143A0952" w14:textId="77777777" w:rsidR="00A14CCB" w:rsidRDefault="00A14CCB" w:rsidP="00A14CCB">
      <w:pPr>
        <w:pStyle w:val="Bibliography"/>
      </w:pPr>
      <w:r>
        <w:t xml:space="preserve">33. Glauninger,H., Bard,J.A.M., Wong Hickernell,C.J., Airoldi,E.M., Li,W., Singer,R.H., Paul,S., Fei,J., Sosnick,T.R., Wallace,E.W.J., </w:t>
      </w:r>
      <w:r>
        <w:rPr>
          <w:i/>
          <w:iCs/>
        </w:rPr>
        <w:t>et al.</w:t>
      </w:r>
      <w:r>
        <w:t xml:space="preserve"> (2024) Transcriptome-wide mRNA condensation precedes stress granule formation and excludes stress-induced transcripts. 10.1101/2024.04.15.589678.</w:t>
      </w:r>
    </w:p>
    <w:p w14:paraId="11845646" w14:textId="77777777" w:rsidR="00A14CCB" w:rsidRDefault="00A14CCB" w:rsidP="00A14CCB">
      <w:pPr>
        <w:pStyle w:val="Bibliography"/>
      </w:pPr>
      <w:r>
        <w:t xml:space="preserve">34. Langmead,B., Trapnell,C., Pop,M. and Salzberg,S.L. (2009) Ultrafast and memory-efficient alignment of short DNA sequences to the human genome. </w:t>
      </w:r>
      <w:r>
        <w:rPr>
          <w:i/>
          <w:iCs/>
        </w:rPr>
        <w:t>Genome Biol.</w:t>
      </w:r>
      <w:r>
        <w:t xml:space="preserve">, </w:t>
      </w:r>
      <w:r>
        <w:rPr>
          <w:b/>
          <w:bCs/>
        </w:rPr>
        <w:t>10</w:t>
      </w:r>
      <w:r>
        <w:t>, R25.</w:t>
      </w:r>
    </w:p>
    <w:p w14:paraId="1CEE79D9" w14:textId="77777777" w:rsidR="00A14CCB" w:rsidRDefault="00A14CCB" w:rsidP="00A14CCB">
      <w:pPr>
        <w:pStyle w:val="Bibliography"/>
      </w:pPr>
      <w:r>
        <w:t xml:space="preserve">35. Dobin,A., Davis,C.A., Schlesinger,F., Drenkow,J., Zaleski,C., Jha,S., Batut,P., Chaisson,M. and Gingeras,T.R. (2013) STAR: ultrafast universal RNA-seq aligner. </w:t>
      </w:r>
      <w:r>
        <w:rPr>
          <w:i/>
          <w:iCs/>
        </w:rPr>
        <w:t>Bioinforma. Oxf. Engl.</w:t>
      </w:r>
      <w:r>
        <w:t xml:space="preserve">, </w:t>
      </w:r>
      <w:r>
        <w:rPr>
          <w:b/>
          <w:bCs/>
        </w:rPr>
        <w:t>29</w:t>
      </w:r>
      <w:r>
        <w:t>, 15–21.</w:t>
      </w:r>
    </w:p>
    <w:p w14:paraId="03C53913" w14:textId="77777777" w:rsidR="00A14CCB" w:rsidRDefault="00A14CCB" w:rsidP="00A14CCB">
      <w:pPr>
        <w:pStyle w:val="Bibliography"/>
      </w:pPr>
      <w:r>
        <w:t xml:space="preserve">36. Bolger,A.M., Lohse,M. and Usadel,B. (2014) Trimmomatic: a flexible trimmer for Illumina sequence data. </w:t>
      </w:r>
      <w:r>
        <w:rPr>
          <w:i/>
          <w:iCs/>
        </w:rPr>
        <w:t>Bioinforma. Oxf. Engl.</w:t>
      </w:r>
      <w:r>
        <w:t xml:space="preserve">, </w:t>
      </w:r>
      <w:r>
        <w:rPr>
          <w:b/>
          <w:bCs/>
        </w:rPr>
        <w:t>30</w:t>
      </w:r>
      <w:r>
        <w:t>, 2114–2120.</w:t>
      </w:r>
    </w:p>
    <w:p w14:paraId="402B4D11" w14:textId="77777777" w:rsidR="00A14CCB" w:rsidRDefault="00A14CCB" w:rsidP="00A14CCB">
      <w:pPr>
        <w:pStyle w:val="Bibliography"/>
      </w:pPr>
      <w:r>
        <w:t xml:space="preserve">37. Liao,Y., Smyth,G.K. and Shi,W. (2014) featureCounts: an efficient general purpose program for assigning sequence reads to genomic features. </w:t>
      </w:r>
      <w:r>
        <w:rPr>
          <w:i/>
          <w:iCs/>
        </w:rPr>
        <w:t>Bioinformatics</w:t>
      </w:r>
      <w:r>
        <w:t xml:space="preserve">, </w:t>
      </w:r>
      <w:r>
        <w:rPr>
          <w:b/>
          <w:bCs/>
        </w:rPr>
        <w:t>30</w:t>
      </w:r>
      <w:r>
        <w:t>, 923–930.</w:t>
      </w:r>
    </w:p>
    <w:p w14:paraId="583863BC" w14:textId="77777777" w:rsidR="00A14CCB" w:rsidRDefault="00A14CCB" w:rsidP="00A14CCB">
      <w:pPr>
        <w:pStyle w:val="Bibliography"/>
      </w:pPr>
      <w:r>
        <w:t xml:space="preserve">38. Tapial,J., Ha,K.C.H., Sterne-Weiler,T., Gohr,A., Braunschweig,U., Hermoso-Pulido,A., Quesnel-Vallières,M., Permanyer,J., Sodaei,R., Marquez,Y., </w:t>
      </w:r>
      <w:r>
        <w:rPr>
          <w:i/>
          <w:iCs/>
        </w:rPr>
        <w:t>et al.</w:t>
      </w:r>
      <w:r>
        <w:t xml:space="preserve"> (2017) An atlas of alternative splicing profiles and functional associations reveals new regulatory programs and genes that simultaneously express multiple major isoforms. </w:t>
      </w:r>
      <w:r>
        <w:rPr>
          <w:i/>
          <w:iCs/>
        </w:rPr>
        <w:t>Genome Res.</w:t>
      </w:r>
      <w:r>
        <w:t xml:space="preserve">, </w:t>
      </w:r>
      <w:r>
        <w:rPr>
          <w:b/>
          <w:bCs/>
        </w:rPr>
        <w:t>27</w:t>
      </w:r>
      <w:r>
        <w:t>, 1759–1768.</w:t>
      </w:r>
    </w:p>
    <w:p w14:paraId="065705FB" w14:textId="77777777" w:rsidR="00A14CCB" w:rsidRDefault="00A14CCB" w:rsidP="00A14CCB">
      <w:pPr>
        <w:pStyle w:val="Bibliography"/>
      </w:pPr>
      <w:r>
        <w:t xml:space="preserve">39. Yi,S., Singh,S.S., Rozen-Gagnon,K. and Luna,J.M. (2024) Mapping RNA-protein interactions with subcellular resolution using colocalization CLIP. </w:t>
      </w:r>
      <w:r>
        <w:rPr>
          <w:i/>
          <w:iCs/>
        </w:rPr>
        <w:t>RNA N. Y. N</w:t>
      </w:r>
      <w:r>
        <w:t xml:space="preserve">, </w:t>
      </w:r>
      <w:r>
        <w:rPr>
          <w:b/>
          <w:bCs/>
        </w:rPr>
        <w:t>30</w:t>
      </w:r>
      <w:r>
        <w:t>, 920–937.</w:t>
      </w:r>
    </w:p>
    <w:p w14:paraId="538D2A20" w14:textId="77777777" w:rsidR="00A14CCB" w:rsidRDefault="00A14CCB" w:rsidP="00A14CCB">
      <w:pPr>
        <w:pStyle w:val="Bibliography"/>
      </w:pPr>
      <w:r>
        <w:t xml:space="preserve">40. Sato,K., Takayama,K.-I. and Inoue,S. (2023) Stress granules sequester Alzheimer’s disease-associated gene transcripts and regulate disease-related neuronal proteostasis. </w:t>
      </w:r>
      <w:r>
        <w:rPr>
          <w:i/>
          <w:iCs/>
        </w:rPr>
        <w:t>Aging</w:t>
      </w:r>
      <w:r>
        <w:t xml:space="preserve">, </w:t>
      </w:r>
      <w:r>
        <w:rPr>
          <w:b/>
          <w:bCs/>
        </w:rPr>
        <w:t>15</w:t>
      </w:r>
      <w:r>
        <w:t>, 3984–4011.</w:t>
      </w:r>
    </w:p>
    <w:p w14:paraId="6995F373" w14:textId="77777777" w:rsidR="00A14CCB" w:rsidRDefault="00A14CCB" w:rsidP="00A14CCB">
      <w:pPr>
        <w:pStyle w:val="Bibliography"/>
      </w:pPr>
      <w:r>
        <w:t xml:space="preserve">41. Matheny,T., Rao,B.S. and Parker,R. (2019) Transcriptome-Wide Comparison of Stress Granules and P-Bodies Reveals that Translation Plays a Major Role in RNA Partitioning. </w:t>
      </w:r>
      <w:r>
        <w:rPr>
          <w:i/>
          <w:iCs/>
        </w:rPr>
        <w:t>Mol. Cell. Biol.</w:t>
      </w:r>
      <w:r>
        <w:t xml:space="preserve">, </w:t>
      </w:r>
      <w:r>
        <w:rPr>
          <w:b/>
          <w:bCs/>
        </w:rPr>
        <w:t>39</w:t>
      </w:r>
      <w:r>
        <w:t>, e00313-19.</w:t>
      </w:r>
    </w:p>
    <w:p w14:paraId="38A97D36" w14:textId="77777777" w:rsidR="00A14CCB" w:rsidRDefault="00A14CCB" w:rsidP="00A14CCB">
      <w:pPr>
        <w:pStyle w:val="Bibliography"/>
      </w:pPr>
      <w:r>
        <w:t xml:space="preserve">42. Padrón,A., Iwasaki,S. and Ingolia,N.T. (2019) Proximity RNA Labeling by APEX-Seq Reveals the Organization of Translation Initiation Complexes and Repressive RNA Granules. </w:t>
      </w:r>
      <w:r>
        <w:rPr>
          <w:i/>
          <w:iCs/>
        </w:rPr>
        <w:t>Mol. Cell</w:t>
      </w:r>
      <w:r>
        <w:t xml:space="preserve">, </w:t>
      </w:r>
      <w:r>
        <w:rPr>
          <w:b/>
          <w:bCs/>
        </w:rPr>
        <w:t>75</w:t>
      </w:r>
      <w:r>
        <w:t>, 875-887.e5.</w:t>
      </w:r>
    </w:p>
    <w:p w14:paraId="593552D0" w14:textId="77777777" w:rsidR="00A14CCB" w:rsidRDefault="00A14CCB" w:rsidP="00A14CCB">
      <w:pPr>
        <w:pStyle w:val="Bibliography"/>
      </w:pPr>
      <w:r>
        <w:t xml:space="preserve">43. Matheny,T., Van Treeck,B., Huynh,T.N. and Parker,R. (2021) RNA partitioning into stress granules is based on the summation of multiple interactions. </w:t>
      </w:r>
      <w:r>
        <w:rPr>
          <w:i/>
          <w:iCs/>
        </w:rPr>
        <w:t>RNA</w:t>
      </w:r>
      <w:r>
        <w:t xml:space="preserve">, </w:t>
      </w:r>
      <w:r>
        <w:rPr>
          <w:b/>
          <w:bCs/>
        </w:rPr>
        <w:t>27</w:t>
      </w:r>
      <w:r>
        <w:t>, 174–189.</w:t>
      </w:r>
    </w:p>
    <w:p w14:paraId="6DB6D95D" w14:textId="77777777" w:rsidR="00A14CCB" w:rsidRDefault="00A14CCB" w:rsidP="00A14CCB">
      <w:pPr>
        <w:pStyle w:val="Bibliography"/>
      </w:pPr>
      <w:r>
        <w:t xml:space="preserve">44. Matheny,T., Van Treeck,B., Huynh,T.N. and Parker,R. (2023) Corrigendum: RNA partitioning into stress granules is based on the summation of multiple interactions. </w:t>
      </w:r>
      <w:r>
        <w:rPr>
          <w:i/>
          <w:iCs/>
        </w:rPr>
        <w:t>RNA</w:t>
      </w:r>
      <w:r>
        <w:t xml:space="preserve">, </w:t>
      </w:r>
      <w:r>
        <w:rPr>
          <w:b/>
          <w:bCs/>
        </w:rPr>
        <w:t>29</w:t>
      </w:r>
      <w:r>
        <w:t>, 1837–1837.</w:t>
      </w:r>
    </w:p>
    <w:p w14:paraId="1ABDC2E4" w14:textId="77777777" w:rsidR="00A14CCB" w:rsidRDefault="00A14CCB" w:rsidP="00A14CCB">
      <w:pPr>
        <w:pStyle w:val="Bibliography"/>
      </w:pPr>
      <w:r>
        <w:lastRenderedPageBreak/>
        <w:t xml:space="preserve">45. Honda,M., Oki,S., Kimura,R., Harada,A., Maehara,K., Tanaka,K., Meno,C. and Ohkawa,Y. (2021) High-depth spatial transcriptome analysis by photo-isolation chemistry. </w:t>
      </w:r>
      <w:r>
        <w:rPr>
          <w:i/>
          <w:iCs/>
        </w:rPr>
        <w:t>Nat. Commun.</w:t>
      </w:r>
      <w:r>
        <w:t xml:space="preserve">, </w:t>
      </w:r>
      <w:r>
        <w:rPr>
          <w:b/>
          <w:bCs/>
        </w:rPr>
        <w:t>12</w:t>
      </w:r>
      <w:r>
        <w:t>, 4416.</w:t>
      </w:r>
    </w:p>
    <w:p w14:paraId="7CEA7346" w14:textId="77777777" w:rsidR="00A14CCB" w:rsidRDefault="00A14CCB" w:rsidP="00A14CCB">
      <w:pPr>
        <w:pStyle w:val="Bibliography"/>
      </w:pPr>
      <w:r>
        <w:t xml:space="preserve">46. Shen,H., Yanas,A., Owens,M.C., Zhang,C., Fritsch,C., Fare,C.M., Copley,K.E., Shorter,J., Goldman,Y.E. and Liu,K.F. (2022) Sexually dimorphic RNA helicases DDX3X and DDX3Y differentially regulate RNA metabolism through phase separation. </w:t>
      </w:r>
      <w:r>
        <w:rPr>
          <w:i/>
          <w:iCs/>
        </w:rPr>
        <w:t>Mol. Cell</w:t>
      </w:r>
      <w:r>
        <w:t xml:space="preserve">, </w:t>
      </w:r>
      <w:r>
        <w:rPr>
          <w:b/>
          <w:bCs/>
        </w:rPr>
        <w:t>82</w:t>
      </w:r>
      <w:r>
        <w:t>, 2588-2603.e9.</w:t>
      </w:r>
    </w:p>
    <w:p w14:paraId="49554B73" w14:textId="77777777" w:rsidR="00A14CCB" w:rsidRDefault="00A14CCB" w:rsidP="00A14CCB">
      <w:pPr>
        <w:pStyle w:val="Bibliography"/>
      </w:pPr>
      <w:r>
        <w:t xml:space="preserve">47. Iadevaia,V., Burke,J.M., Eke,L., Moller-Levet,C., Parker,R. and Locker,N. (2022) Novel stress granule-like structures are induced via a paracrine mechanism during viral infection. </w:t>
      </w:r>
      <w:r>
        <w:rPr>
          <w:i/>
          <w:iCs/>
        </w:rPr>
        <w:t>J. Cell Sci.</w:t>
      </w:r>
      <w:r>
        <w:t xml:space="preserve">, </w:t>
      </w:r>
      <w:r>
        <w:rPr>
          <w:b/>
          <w:bCs/>
        </w:rPr>
        <w:t>135</w:t>
      </w:r>
      <w:r>
        <w:t>, jcs259194.</w:t>
      </w:r>
    </w:p>
    <w:p w14:paraId="683C60E7" w14:textId="77777777" w:rsidR="00A14CCB" w:rsidRDefault="00A14CCB" w:rsidP="00A14CCB">
      <w:pPr>
        <w:pStyle w:val="Bibliography"/>
      </w:pPr>
      <w:r>
        <w:t xml:space="preserve">48. Ren,Z., Tang,W., Peng,L. and Zou,P. (2023) Profiling stress-triggered RNA condensation with photocatalytic proximity labeling. </w:t>
      </w:r>
      <w:r>
        <w:rPr>
          <w:i/>
          <w:iCs/>
        </w:rPr>
        <w:t>Nat. Commun.</w:t>
      </w:r>
      <w:r>
        <w:t xml:space="preserve">, </w:t>
      </w:r>
      <w:r>
        <w:rPr>
          <w:b/>
          <w:bCs/>
        </w:rPr>
        <w:t>14</w:t>
      </w:r>
      <w:r>
        <w:t>, 7390.</w:t>
      </w:r>
    </w:p>
    <w:p w14:paraId="6F5E6DDC" w14:textId="77777777" w:rsidR="00A14CCB" w:rsidRDefault="00A14CCB" w:rsidP="00A14CCB">
      <w:pPr>
        <w:pStyle w:val="Bibliography"/>
      </w:pPr>
      <w:r>
        <w:t xml:space="preserve">49. Xiao,Y., Chen,Y.-M., Zou,Z., Ye,C., Dou,X., Wu,J., Liu,C., Liu,S., Yan,H., Wang,P., </w:t>
      </w:r>
      <w:r>
        <w:rPr>
          <w:i/>
          <w:iCs/>
        </w:rPr>
        <w:t>et al.</w:t>
      </w:r>
      <w:r>
        <w:t xml:space="preserve"> (2024) Profiling of RNA-binding protein binding sites by in situ reverse transcription-based sequencing. </w:t>
      </w:r>
      <w:r>
        <w:rPr>
          <w:i/>
          <w:iCs/>
        </w:rPr>
        <w:t>Nat. Methods</w:t>
      </w:r>
      <w:r>
        <w:t xml:space="preserve">, </w:t>
      </w:r>
      <w:r>
        <w:rPr>
          <w:b/>
          <w:bCs/>
        </w:rPr>
        <w:t>21</w:t>
      </w:r>
      <w:r>
        <w:t>, 247–258.</w:t>
      </w:r>
    </w:p>
    <w:p w14:paraId="14A97900" w14:textId="77777777" w:rsidR="00A14CCB" w:rsidRDefault="00A14CCB" w:rsidP="00A14CCB">
      <w:pPr>
        <w:pStyle w:val="Bibliography"/>
      </w:pPr>
      <w:r>
        <w:t xml:space="preserve">50. Zhou,Y., Panhale,A., Shvedunova,M., Balan,M., Gomez-Auli,A., Holz,H., Seyfferth,J., Helmstädter,M., Kayser,S., Zhao,Y., </w:t>
      </w:r>
      <w:r>
        <w:rPr>
          <w:i/>
          <w:iCs/>
        </w:rPr>
        <w:t>et al.</w:t>
      </w:r>
      <w:r>
        <w:t xml:space="preserve"> (2024) RNA damage compartmentalization by DHX9 stress granules. </w:t>
      </w:r>
      <w:r>
        <w:rPr>
          <w:i/>
          <w:iCs/>
        </w:rPr>
        <w:t>Cell</w:t>
      </w:r>
      <w:r>
        <w:t xml:space="preserve">, </w:t>
      </w:r>
      <w:r>
        <w:rPr>
          <w:b/>
          <w:bCs/>
        </w:rPr>
        <w:t>187</w:t>
      </w:r>
      <w:r>
        <w:t>, 1701-1718.e28.</w:t>
      </w:r>
    </w:p>
    <w:p w14:paraId="4493B404" w14:textId="77777777" w:rsidR="00A14CCB" w:rsidRPr="005379E1" w:rsidRDefault="00A14CCB" w:rsidP="00A14CCB">
      <w:pPr>
        <w:pStyle w:val="Bibliography"/>
        <w:rPr>
          <w:lang w:val="pt-PT"/>
        </w:rPr>
      </w:pPr>
      <w:r>
        <w:t xml:space="preserve">51. Kudrin,P., Singh,A., Meierhofer,D., Kuśnierczyk,A. and Ørom,U.A.V. (2024) N4-acetylcytidine (ac4C) promotes mRNA localization to stress granules. </w:t>
      </w:r>
      <w:r w:rsidRPr="005379E1">
        <w:rPr>
          <w:i/>
          <w:iCs/>
          <w:lang w:val="pt-PT"/>
        </w:rPr>
        <w:t>EMBO Rep.</w:t>
      </w:r>
      <w:r w:rsidRPr="005379E1">
        <w:rPr>
          <w:lang w:val="pt-PT"/>
        </w:rPr>
        <w:t xml:space="preserve">, </w:t>
      </w:r>
      <w:r w:rsidRPr="005379E1">
        <w:rPr>
          <w:b/>
          <w:bCs/>
          <w:lang w:val="pt-PT"/>
        </w:rPr>
        <w:t>25</w:t>
      </w:r>
      <w:r w:rsidRPr="005379E1">
        <w:rPr>
          <w:lang w:val="pt-PT"/>
        </w:rPr>
        <w:t>, 1814–1834.</w:t>
      </w:r>
    </w:p>
    <w:p w14:paraId="716DCE13" w14:textId="77777777" w:rsidR="00A14CCB" w:rsidRDefault="00A14CCB" w:rsidP="00A14CCB">
      <w:pPr>
        <w:pStyle w:val="Bibliography"/>
      </w:pPr>
      <w:r w:rsidRPr="005379E1">
        <w:rPr>
          <w:lang w:val="pt-PT"/>
        </w:rPr>
        <w:t xml:space="preserve">52. Di Timoteo,G., Giuliani,A., Setti,A., Biagi,M.C., Lisi,M., Santini,T., Grandioso,A., Mariani,D., Castagnetti,F., Perego,E., </w:t>
      </w:r>
      <w:r w:rsidRPr="005379E1">
        <w:rPr>
          <w:i/>
          <w:iCs/>
          <w:lang w:val="pt-PT"/>
        </w:rPr>
        <w:t>et al.</w:t>
      </w:r>
      <w:r w:rsidRPr="005379E1">
        <w:rPr>
          <w:lang w:val="pt-PT"/>
        </w:rPr>
        <w:t xml:space="preserve"> </w:t>
      </w:r>
      <w:r>
        <w:t xml:space="preserve">(2024) M6A reduction relieves FUS-associated ALS granules. </w:t>
      </w:r>
      <w:r>
        <w:rPr>
          <w:i/>
          <w:iCs/>
        </w:rPr>
        <w:t>Nat. Commun.</w:t>
      </w:r>
      <w:r>
        <w:t xml:space="preserve">, </w:t>
      </w:r>
      <w:r>
        <w:rPr>
          <w:b/>
          <w:bCs/>
        </w:rPr>
        <w:t>15</w:t>
      </w:r>
      <w:r>
        <w:t>, 5033.</w:t>
      </w:r>
    </w:p>
    <w:p w14:paraId="1C8799D4" w14:textId="77777777" w:rsidR="00A14CCB" w:rsidRDefault="00A14CCB" w:rsidP="00A14CCB">
      <w:pPr>
        <w:pStyle w:val="Bibliography"/>
      </w:pPr>
      <w:r>
        <w:t xml:space="preserve">53. Rajachandran,S., Xu,Q., Cao,Q., Zhang,X., Chen,F., Mangiameli,S.M. and Chen,H. (2025) Subcellular level spatial transcriptomics with PHOTON. </w:t>
      </w:r>
      <w:r>
        <w:rPr>
          <w:i/>
          <w:iCs/>
        </w:rPr>
        <w:t>Nat. Commun.</w:t>
      </w:r>
      <w:r>
        <w:t xml:space="preserve">, </w:t>
      </w:r>
      <w:r>
        <w:rPr>
          <w:b/>
          <w:bCs/>
        </w:rPr>
        <w:t>16</w:t>
      </w:r>
      <w:r>
        <w:t>, 4457.</w:t>
      </w:r>
    </w:p>
    <w:p w14:paraId="19251549" w14:textId="77777777" w:rsidR="00A14CCB" w:rsidRDefault="00A14CCB" w:rsidP="00A14CCB">
      <w:pPr>
        <w:pStyle w:val="Bibliography"/>
      </w:pPr>
      <w:r>
        <w:t xml:space="preserve">54. Kodali,S., Proietti,L., Valcarcel,G., López-Rubio,A.V., Pessina,P., Eder,T., Shi,J., Jen,A., Lupión-Garcia,N., Starner,A.C., </w:t>
      </w:r>
      <w:r>
        <w:rPr>
          <w:i/>
          <w:iCs/>
        </w:rPr>
        <w:t>et al.</w:t>
      </w:r>
      <w:r>
        <w:t xml:space="preserve"> (2024) RNA sequestration in P-bodies sustains myeloid leukaemia. </w:t>
      </w:r>
      <w:r>
        <w:rPr>
          <w:i/>
          <w:iCs/>
        </w:rPr>
        <w:t>Nat. Cell Biol.</w:t>
      </w:r>
      <w:r>
        <w:t xml:space="preserve">, </w:t>
      </w:r>
      <w:r>
        <w:rPr>
          <w:b/>
          <w:bCs/>
        </w:rPr>
        <w:t>26</w:t>
      </w:r>
      <w:r>
        <w:t>, 1745–1758.</w:t>
      </w:r>
    </w:p>
    <w:p w14:paraId="3EAE5EFF" w14:textId="77777777" w:rsidR="00A14CCB" w:rsidRDefault="00A14CCB" w:rsidP="00A14CCB">
      <w:pPr>
        <w:pStyle w:val="Bibliography"/>
      </w:pPr>
      <w:r>
        <w:t xml:space="preserve">55. López-Polo,V., Maus,M., Zacharioudakis,E., Lafarga,M., Attolini,C.S.-O., Marques,F.D.M., Kovatcheva,M., Gavathiotis,E. and Serrano,M. (2024) Release of mitochondrial dsRNA into the cytosol is a key driver of the inflammatory phenotype of senescent cells. </w:t>
      </w:r>
      <w:r>
        <w:rPr>
          <w:i/>
          <w:iCs/>
        </w:rPr>
        <w:t>Nat. Commun.</w:t>
      </w:r>
      <w:r>
        <w:t xml:space="preserve">, </w:t>
      </w:r>
      <w:r>
        <w:rPr>
          <w:b/>
          <w:bCs/>
        </w:rPr>
        <w:t>15</w:t>
      </w:r>
      <w:r>
        <w:t>, 7378.</w:t>
      </w:r>
    </w:p>
    <w:p w14:paraId="427F2F6F" w14:textId="77777777" w:rsidR="00A14CCB" w:rsidRDefault="00A14CCB" w:rsidP="00A14CCB">
      <w:pPr>
        <w:pStyle w:val="Bibliography"/>
      </w:pPr>
      <w:r>
        <w:t xml:space="preserve">56. Cunningham,F., Allen,J.E., Allen,J., Alvarez-Jarreta,J., Amode,M.R., Armean,I.M., Austine-Orimoloye,O., Azov,A.G., Barnes,I., Bennett,R., </w:t>
      </w:r>
      <w:r>
        <w:rPr>
          <w:i/>
          <w:iCs/>
        </w:rPr>
        <w:t>et al.</w:t>
      </w:r>
      <w:r>
        <w:t xml:space="preserve"> (2022) Ensembl 2022. </w:t>
      </w:r>
      <w:r>
        <w:rPr>
          <w:i/>
          <w:iCs/>
        </w:rPr>
        <w:t>Nucleic Acids Res.</w:t>
      </w:r>
      <w:r>
        <w:t xml:space="preserve">, </w:t>
      </w:r>
      <w:r>
        <w:rPr>
          <w:b/>
          <w:bCs/>
        </w:rPr>
        <w:t>50</w:t>
      </w:r>
      <w:r>
        <w:t>, D988–D995.</w:t>
      </w:r>
    </w:p>
    <w:p w14:paraId="244B8427" w14:textId="77777777" w:rsidR="00A14CCB" w:rsidRDefault="00A14CCB" w:rsidP="00A14CCB">
      <w:pPr>
        <w:pStyle w:val="Bibliography"/>
      </w:pPr>
      <w:r>
        <w:lastRenderedPageBreak/>
        <w:t xml:space="preserve">57. Arango,D., Sturgill,D., Yang,R., Kanai,T., Bauer,P., Roy,J., Wang,Z., Hosogane,M., Schiffers,S. and Oberdoerffer,S. (2022) Direct epitranscriptomic regulation of mammalian translation initiation through N4-acetylcytidine. </w:t>
      </w:r>
      <w:r>
        <w:rPr>
          <w:i/>
          <w:iCs/>
        </w:rPr>
        <w:t>Mol. Cell</w:t>
      </w:r>
      <w:r>
        <w:t xml:space="preserve">, </w:t>
      </w:r>
      <w:r>
        <w:rPr>
          <w:b/>
          <w:bCs/>
        </w:rPr>
        <w:t>82</w:t>
      </w:r>
      <w:r>
        <w:t>, 2797-2814.e11.</w:t>
      </w:r>
    </w:p>
    <w:p w14:paraId="001982F2" w14:textId="77777777" w:rsidR="00A14CCB" w:rsidRDefault="00A14CCB" w:rsidP="00A14CCB">
      <w:pPr>
        <w:pStyle w:val="Bibliography"/>
      </w:pPr>
      <w:r>
        <w:t xml:space="preserve">58. Khong,A., Matheny,T., Huynh,T.N., Babl,V. and Parker,R. (2022) Limited effects of m6A modification on mRNA partitioning into stress granules. </w:t>
      </w:r>
      <w:r>
        <w:rPr>
          <w:i/>
          <w:iCs/>
        </w:rPr>
        <w:t>Nat. Commun.</w:t>
      </w:r>
      <w:r>
        <w:t xml:space="preserve">, </w:t>
      </w:r>
      <w:r>
        <w:rPr>
          <w:b/>
          <w:bCs/>
        </w:rPr>
        <w:t>13</w:t>
      </w:r>
      <w:r>
        <w:t>, 3735.</w:t>
      </w:r>
    </w:p>
    <w:p w14:paraId="6DC128EC" w14:textId="77777777" w:rsidR="00A14CCB" w:rsidRDefault="00A14CCB" w:rsidP="00A14CCB">
      <w:pPr>
        <w:pStyle w:val="Bibliography"/>
      </w:pPr>
      <w:r>
        <w:t>59. TCGA Research Network The Cancer Genome Atlas.</w:t>
      </w:r>
    </w:p>
    <w:p w14:paraId="264BC99E" w14:textId="77777777" w:rsidR="00A14CCB" w:rsidRDefault="00A14CCB" w:rsidP="00A14CCB">
      <w:pPr>
        <w:pStyle w:val="Bibliography"/>
      </w:pPr>
      <w:r>
        <w:t xml:space="preserve">60. Heath,A.P., Ferretti,V., Agrawal,S., An,M., Angelakos,J.C., Arya,R., Bajari,R., Baqar,B., Barnowski,J.H.B., Burt,J., </w:t>
      </w:r>
      <w:r>
        <w:rPr>
          <w:i/>
          <w:iCs/>
        </w:rPr>
        <w:t>et al.</w:t>
      </w:r>
      <w:r>
        <w:t xml:space="preserve"> (2021) The NCI Genomic Data Commons. </w:t>
      </w:r>
      <w:r>
        <w:rPr>
          <w:i/>
          <w:iCs/>
        </w:rPr>
        <w:t>Nat. Genet.</w:t>
      </w:r>
      <w:r>
        <w:t xml:space="preserve">, </w:t>
      </w:r>
      <w:r>
        <w:rPr>
          <w:b/>
          <w:bCs/>
        </w:rPr>
        <w:t>53</w:t>
      </w:r>
      <w:r>
        <w:t>, 257–262.</w:t>
      </w:r>
    </w:p>
    <w:p w14:paraId="44827875" w14:textId="77777777" w:rsidR="00A14CCB" w:rsidRDefault="00A14CCB" w:rsidP="00A14CCB">
      <w:pPr>
        <w:pStyle w:val="Bibliography"/>
      </w:pPr>
      <w:r>
        <w:t xml:space="preserve">61. Schneider,A.L., Martins-Silva,R., Kaizeler,A., Saraiva-Agostinho,N. and Barbosa-Morais,N.L. (2024) voyAGEr, a free web interface for the analysis of age-related gene expression alterations in human tissues. </w:t>
      </w:r>
      <w:r>
        <w:rPr>
          <w:i/>
          <w:iCs/>
        </w:rPr>
        <w:t>eLife</w:t>
      </w:r>
      <w:r>
        <w:t xml:space="preserve">, </w:t>
      </w:r>
      <w:r>
        <w:rPr>
          <w:b/>
          <w:bCs/>
        </w:rPr>
        <w:t>12</w:t>
      </w:r>
      <w:r>
        <w:t>, RP88623.</w:t>
      </w:r>
    </w:p>
    <w:p w14:paraId="5C53F3F9" w14:textId="77777777" w:rsidR="00A14CCB" w:rsidRDefault="00A14CCB" w:rsidP="00A14CCB">
      <w:pPr>
        <w:pStyle w:val="Bibliography"/>
      </w:pPr>
      <w:r>
        <w:t xml:space="preserve">62. Frankish,A., Diekhans,M., Jungreis,I., Lagarde,J., Loveland,J.E., Mudge,J.M., Sisu,C., Wright,J.C., Armstrong,J., Barnes,I., </w:t>
      </w:r>
      <w:r>
        <w:rPr>
          <w:i/>
          <w:iCs/>
        </w:rPr>
        <w:t>et al.</w:t>
      </w:r>
      <w:r>
        <w:t xml:space="preserve"> (2021) GENCODE 2021. </w:t>
      </w:r>
      <w:r>
        <w:rPr>
          <w:i/>
          <w:iCs/>
        </w:rPr>
        <w:t>Nucleic Acids Res.</w:t>
      </w:r>
      <w:r>
        <w:t xml:space="preserve">, </w:t>
      </w:r>
      <w:r>
        <w:rPr>
          <w:b/>
          <w:bCs/>
        </w:rPr>
        <w:t>49</w:t>
      </w:r>
      <w:r>
        <w:t>, D916–D923.</w:t>
      </w:r>
    </w:p>
    <w:p w14:paraId="1BC37EA3" w14:textId="77777777" w:rsidR="00A14CCB" w:rsidRDefault="00A14CCB" w:rsidP="00A14CCB">
      <w:pPr>
        <w:pStyle w:val="Bibliography"/>
      </w:pPr>
      <w:r>
        <w:t xml:space="preserve">63. Robinson,M.D. and Oshlack,A. (2010) A scaling normalization method for differential expression analysis of RNA-seq data. </w:t>
      </w:r>
      <w:r>
        <w:rPr>
          <w:i/>
          <w:iCs/>
        </w:rPr>
        <w:t>Genome Biol.</w:t>
      </w:r>
      <w:r>
        <w:t xml:space="preserve">, </w:t>
      </w:r>
      <w:r>
        <w:rPr>
          <w:b/>
          <w:bCs/>
        </w:rPr>
        <w:t>11</w:t>
      </w:r>
      <w:r>
        <w:t>, R25.</w:t>
      </w:r>
    </w:p>
    <w:p w14:paraId="35DDEB43" w14:textId="77777777" w:rsidR="00A14CCB" w:rsidRDefault="00A14CCB" w:rsidP="00A14CCB">
      <w:pPr>
        <w:pStyle w:val="Bibliography"/>
      </w:pPr>
      <w:r>
        <w:t>64. Robinson,M.D., McCarthy,D.J. and Smyth,G.K. (2010) edgeR</w:t>
      </w:r>
      <w:r>
        <w:rPr>
          <w:rFonts w:ascii="Arial" w:hAnsi="Arial" w:cs="Arial"/>
        </w:rPr>
        <w:t> </w:t>
      </w:r>
      <w:r>
        <w:t xml:space="preserve">: a Bioconductor package for differential expression analysis of digital gene expression data. </w:t>
      </w:r>
      <w:r>
        <w:rPr>
          <w:i/>
          <w:iCs/>
        </w:rPr>
        <w:t>Bioinformatics</w:t>
      </w:r>
      <w:r>
        <w:t xml:space="preserve">, </w:t>
      </w:r>
      <w:r>
        <w:rPr>
          <w:b/>
          <w:bCs/>
        </w:rPr>
        <w:t>26</w:t>
      </w:r>
      <w:r>
        <w:t>, 139–140.</w:t>
      </w:r>
    </w:p>
    <w:p w14:paraId="1D973E16" w14:textId="77777777" w:rsidR="00A14CCB" w:rsidRDefault="00A14CCB" w:rsidP="00A14CCB">
      <w:pPr>
        <w:pStyle w:val="Bibliography"/>
      </w:pPr>
      <w:r>
        <w:t xml:space="preserve">65. Law,C.W., Chen,Y., Shi,W. and Smyth,G.K. (2014) voom: precision weights unlock linear model analysis tools for RNA-seq read counts. </w:t>
      </w:r>
      <w:r>
        <w:rPr>
          <w:i/>
          <w:iCs/>
        </w:rPr>
        <w:t>Genome Biol.</w:t>
      </w:r>
      <w:r>
        <w:t xml:space="preserve">, </w:t>
      </w:r>
      <w:r>
        <w:rPr>
          <w:b/>
          <w:bCs/>
        </w:rPr>
        <w:t>15</w:t>
      </w:r>
      <w:r>
        <w:t>, R29.</w:t>
      </w:r>
    </w:p>
    <w:p w14:paraId="4E35962D" w14:textId="77777777" w:rsidR="00A14CCB" w:rsidRDefault="00A14CCB" w:rsidP="00A14CCB">
      <w:pPr>
        <w:pStyle w:val="Bibliography"/>
      </w:pPr>
      <w:r>
        <w:t xml:space="preserve">66. Ritchie,M.E., Phipson,B., Wu,D., Hu,Y., Law,C.W., Shi,W. and Smyth,G.K. (2015) limma powers differential expression analyses for RNA-sequencing and microarray studies. </w:t>
      </w:r>
      <w:r>
        <w:rPr>
          <w:i/>
          <w:iCs/>
        </w:rPr>
        <w:t>Nucleic Acids Res.</w:t>
      </w:r>
      <w:r>
        <w:t xml:space="preserve">, </w:t>
      </w:r>
      <w:r>
        <w:rPr>
          <w:b/>
          <w:bCs/>
        </w:rPr>
        <w:t>43</w:t>
      </w:r>
      <w:r>
        <w:t>, e47–e47.</w:t>
      </w:r>
    </w:p>
    <w:p w14:paraId="78CF216C" w14:textId="77777777" w:rsidR="00A14CCB" w:rsidRDefault="00A14CCB" w:rsidP="00A14CCB">
      <w:pPr>
        <w:pStyle w:val="Bibliography"/>
      </w:pPr>
      <w:r>
        <w:t xml:space="preserve">67. Subramanian,A., Tamayo,P., Mootha,V.K., Mukherjee,S., Ebert,B.L., Gillette,M.A., Paulovich,A., Pomeroy,S.L., Golub,T.R., Lander,E.S., </w:t>
      </w:r>
      <w:r>
        <w:rPr>
          <w:i/>
          <w:iCs/>
        </w:rPr>
        <w:t>et al.</w:t>
      </w:r>
      <w:r>
        <w:t xml:space="preserve"> (2005) Gene set enrichment analysis: a knowledge-based approach for interpreting genome-wide expression profiles. </w:t>
      </w:r>
      <w:r>
        <w:rPr>
          <w:i/>
          <w:iCs/>
        </w:rPr>
        <w:t>Proc. Natl. Acad. Sci. U. S. A.</w:t>
      </w:r>
      <w:r>
        <w:t xml:space="preserve">, </w:t>
      </w:r>
      <w:r>
        <w:rPr>
          <w:b/>
          <w:bCs/>
        </w:rPr>
        <w:t>102</w:t>
      </w:r>
      <w:r>
        <w:t>, 15545–15550.</w:t>
      </w:r>
    </w:p>
    <w:p w14:paraId="3D422DB6" w14:textId="77777777" w:rsidR="00A14CCB" w:rsidRDefault="00A14CCB" w:rsidP="00A14CCB">
      <w:pPr>
        <w:pStyle w:val="Bibliography"/>
      </w:pPr>
      <w:r>
        <w:t>68. Korotkevich,G., Sukhov,V., Budin,N., Shpak,B., Artyomov,M.N. and Sergushichev,A. (2016) Fast gene set enrichment analysis. 10.1101/060012.</w:t>
      </w:r>
    </w:p>
    <w:p w14:paraId="2EE0742A" w14:textId="77777777" w:rsidR="00A14CCB" w:rsidRDefault="00A14CCB" w:rsidP="00A14CCB">
      <w:pPr>
        <w:pStyle w:val="Bibliography"/>
      </w:pPr>
      <w:r>
        <w:t xml:space="preserve">69. Liberzon,A., Birger,C., Thorvaldsdóttir,H., Ghandi,M., Mesirov,J.P. and Tamayo,P. (2015) The Molecular Signatures Database (MSigDB) hallmark gene set collection. </w:t>
      </w:r>
      <w:r>
        <w:rPr>
          <w:i/>
          <w:iCs/>
        </w:rPr>
        <w:t>Cell Syst.</w:t>
      </w:r>
      <w:r>
        <w:t xml:space="preserve">, </w:t>
      </w:r>
      <w:r>
        <w:rPr>
          <w:b/>
          <w:bCs/>
        </w:rPr>
        <w:t>1</w:t>
      </w:r>
      <w:r>
        <w:t>, 417–425.</w:t>
      </w:r>
    </w:p>
    <w:p w14:paraId="73D528F3" w14:textId="77777777" w:rsidR="00A14CCB" w:rsidRDefault="00A14CCB" w:rsidP="00A14CCB">
      <w:pPr>
        <w:pStyle w:val="Bibliography"/>
      </w:pPr>
      <w:r>
        <w:t>70. Thermo Fisher DNA and RNA Molecular Weights and Conversions.</w:t>
      </w:r>
    </w:p>
    <w:p w14:paraId="5390ED3C" w14:textId="77777777" w:rsidR="00A14CCB" w:rsidRDefault="00A14CCB" w:rsidP="00A14CCB">
      <w:pPr>
        <w:pStyle w:val="Bibliography"/>
      </w:pPr>
      <w:r>
        <w:t>71. Svedberg,T. and Pedersen,K.O. (1940) The ultracentrifuge.</w:t>
      </w:r>
    </w:p>
    <w:p w14:paraId="79E9F37B" w14:textId="77777777" w:rsidR="00A14CCB" w:rsidRDefault="00A14CCB" w:rsidP="00A14CCB">
      <w:pPr>
        <w:pStyle w:val="Bibliography"/>
      </w:pPr>
      <w:r>
        <w:lastRenderedPageBreak/>
        <w:t xml:space="preserve">72. Balch,J. and Guéguen,C. (2015) Effects of molecular weight on the diffusion coefficient of aquatic dissolved organic matter and humic substances. </w:t>
      </w:r>
      <w:r>
        <w:rPr>
          <w:i/>
          <w:iCs/>
        </w:rPr>
        <w:t>Chemosphere</w:t>
      </w:r>
      <w:r>
        <w:t xml:space="preserve">, </w:t>
      </w:r>
      <w:r>
        <w:rPr>
          <w:b/>
          <w:bCs/>
        </w:rPr>
        <w:t>119</w:t>
      </w:r>
      <w:r>
        <w:t>, 498–503.</w:t>
      </w:r>
    </w:p>
    <w:p w14:paraId="1F2EA9FA" w14:textId="77777777" w:rsidR="00A14CCB" w:rsidRDefault="00A14CCB" w:rsidP="00A14CCB">
      <w:pPr>
        <w:pStyle w:val="Bibliography"/>
      </w:pPr>
      <w:r>
        <w:t>73. National Center for Biotechnology Information (2025) PubChem Compound Summary for CID 102175, N6-Methyladenosine.</w:t>
      </w:r>
    </w:p>
    <w:p w14:paraId="5C3B8BB3" w14:textId="77777777" w:rsidR="00A14CCB" w:rsidRDefault="00A14CCB" w:rsidP="00A14CCB">
      <w:pPr>
        <w:pStyle w:val="Bibliography"/>
      </w:pPr>
      <w:r>
        <w:t>74. National Center for Biotechnology Information (2025) PubChem Compound Summary for CID 107461, N4-Acetylcytidine.</w:t>
      </w:r>
    </w:p>
    <w:p w14:paraId="736B2E7C" w14:textId="77777777" w:rsidR="00A14CCB" w:rsidRDefault="00A14CCB" w:rsidP="00A14CCB">
      <w:pPr>
        <w:pStyle w:val="Bibliography"/>
      </w:pPr>
      <w:r>
        <w:t xml:space="preserve">75. Garg,M., Poornima,G. and Rajyaguru,P.I. (2020) Elucidation of the RNA-granule inducing sodium azide stress response through transcriptome analysis. </w:t>
      </w:r>
      <w:r>
        <w:rPr>
          <w:i/>
          <w:iCs/>
        </w:rPr>
        <w:t>Genomics</w:t>
      </w:r>
      <w:r>
        <w:t xml:space="preserve">, </w:t>
      </w:r>
      <w:r>
        <w:rPr>
          <w:b/>
          <w:bCs/>
        </w:rPr>
        <w:t>112</w:t>
      </w:r>
      <w:r>
        <w:t>, 2978–2989.</w:t>
      </w:r>
    </w:p>
    <w:p w14:paraId="71E350CB" w14:textId="77777777" w:rsidR="00A14CCB" w:rsidRDefault="00A14CCB" w:rsidP="00A14CCB">
      <w:pPr>
        <w:pStyle w:val="Bibliography"/>
      </w:pPr>
      <w:r>
        <w:t xml:space="preserve">76. Krieger,M.R., Abrahamian,M., He,K.L., Atamdede,S., Hakimjavadi,H., Momcilovic,M., Ostrow,D., Maggo,S.D., Tsang,Y.P., Gai,X., </w:t>
      </w:r>
      <w:r>
        <w:rPr>
          <w:i/>
          <w:iCs/>
        </w:rPr>
        <w:t>et al.</w:t>
      </w:r>
      <w:r>
        <w:t xml:space="preserve"> (2024) Trafficking of mitochondrial double-stranded RNA from mitochondria to the cytosol. </w:t>
      </w:r>
      <w:r>
        <w:rPr>
          <w:i/>
          <w:iCs/>
        </w:rPr>
        <w:t>Life Sci. Alliance</w:t>
      </w:r>
      <w:r>
        <w:t xml:space="preserve">, </w:t>
      </w:r>
      <w:r>
        <w:rPr>
          <w:b/>
          <w:bCs/>
        </w:rPr>
        <w:t>7</w:t>
      </w:r>
      <w:r>
        <w:t>, e202302396.</w:t>
      </w:r>
    </w:p>
    <w:p w14:paraId="389F5E6D" w14:textId="77777777" w:rsidR="00A14CCB" w:rsidRDefault="00A14CCB" w:rsidP="00A14CCB">
      <w:pPr>
        <w:pStyle w:val="Bibliography"/>
      </w:pPr>
      <w:r>
        <w:t xml:space="preserve">77. Subramanian,A., Narayan,R., Corsello,S.M., Peck,D.D., Natoli,T.E., Lu,X., Gould,J., Davis,J.F., Tubelli,A.A., Asiedu,J.K., </w:t>
      </w:r>
      <w:r>
        <w:rPr>
          <w:i/>
          <w:iCs/>
        </w:rPr>
        <w:t>et al.</w:t>
      </w:r>
      <w:r>
        <w:t xml:space="preserve"> (2017) A Next Generation Connectivity Map: L1000 Platform and the First 1,000,000 Profiles. </w:t>
      </w:r>
      <w:r>
        <w:rPr>
          <w:i/>
          <w:iCs/>
        </w:rPr>
        <w:t>Cell</w:t>
      </w:r>
      <w:r>
        <w:t xml:space="preserve">, </w:t>
      </w:r>
      <w:r>
        <w:rPr>
          <w:b/>
          <w:bCs/>
        </w:rPr>
        <w:t>171</w:t>
      </w:r>
      <w:r>
        <w:t>, 1437-1452.e17.</w:t>
      </w:r>
    </w:p>
    <w:p w14:paraId="54F65DFA" w14:textId="77777777" w:rsidR="00A14CCB" w:rsidRDefault="00A14CCB" w:rsidP="00A14CCB">
      <w:pPr>
        <w:pStyle w:val="Bibliography"/>
      </w:pPr>
      <w:r>
        <w:t xml:space="preserve">78. Yang,W., Soares,J., Greninger,P., Edelman,E.J., Lightfoot,H., Forbes,S., Bindal,N., Beare,D., Smith,J.A., Thompson,I.R., </w:t>
      </w:r>
      <w:r>
        <w:rPr>
          <w:i/>
          <w:iCs/>
        </w:rPr>
        <w:t>et al.</w:t>
      </w:r>
      <w:r>
        <w:t xml:space="preserve"> (2012) Genomics of Drug Sensitivity in Cancer (GDSC): a resource for therapeutic biomarker discovery in cancer cells. </w:t>
      </w:r>
      <w:r>
        <w:rPr>
          <w:i/>
          <w:iCs/>
        </w:rPr>
        <w:t>Nucleic Acids Res.</w:t>
      </w:r>
      <w:r>
        <w:t xml:space="preserve">, </w:t>
      </w:r>
      <w:r>
        <w:rPr>
          <w:b/>
          <w:bCs/>
        </w:rPr>
        <w:t>41</w:t>
      </w:r>
      <w:r>
        <w:t>, D955–D961.</w:t>
      </w:r>
    </w:p>
    <w:p w14:paraId="0A802C9F" w14:textId="77777777" w:rsidR="00A14CCB" w:rsidRDefault="00A14CCB" w:rsidP="00A14CCB">
      <w:pPr>
        <w:pStyle w:val="Bibliography"/>
      </w:pPr>
      <w:r>
        <w:t xml:space="preserve">79. Ascensão-Ferreira,M., Martins-Silva,R., Saraiva-Agostinho,N. and Barbosa-Morais,N.L. (2024) betAS: intuitive analysis and visualization of differential alternative splicing using beta distributions. </w:t>
      </w:r>
      <w:r>
        <w:rPr>
          <w:i/>
          <w:iCs/>
        </w:rPr>
        <w:t>RNA</w:t>
      </w:r>
      <w:r>
        <w:t xml:space="preserve">, </w:t>
      </w:r>
      <w:r>
        <w:rPr>
          <w:b/>
          <w:bCs/>
        </w:rPr>
        <w:t>30</w:t>
      </w:r>
      <w:r>
        <w:t>, 337–353.</w:t>
      </w:r>
    </w:p>
    <w:p w14:paraId="723C7958" w14:textId="77777777" w:rsidR="00A14CCB" w:rsidRDefault="00A14CCB" w:rsidP="00A14CCB">
      <w:pPr>
        <w:pStyle w:val="Bibliography"/>
      </w:pPr>
      <w:r>
        <w:t xml:space="preserve">80. The ENCODE Project Consortium (2012) An integrated encyclopedia of DNA elements in the human genome. </w:t>
      </w:r>
      <w:r>
        <w:rPr>
          <w:i/>
          <w:iCs/>
        </w:rPr>
        <w:t>Nature</w:t>
      </w:r>
      <w:r>
        <w:t xml:space="preserve">, </w:t>
      </w:r>
      <w:r>
        <w:rPr>
          <w:b/>
          <w:bCs/>
        </w:rPr>
        <w:t>489</w:t>
      </w:r>
      <w:r>
        <w:t>, 57–74.</w:t>
      </w:r>
    </w:p>
    <w:p w14:paraId="15081DE8" w14:textId="77777777" w:rsidR="00A14CCB" w:rsidRDefault="00A14CCB" w:rsidP="00A14CCB">
      <w:pPr>
        <w:pStyle w:val="Bibliography"/>
      </w:pPr>
      <w:r>
        <w:t xml:space="preserve">81. Luo,Y., Hitz,B.C., Gabdank,I., Hilton,J.A., Kagda,M.S., Lam,B., Myers,Z., Sud,P., Jou,J., Lin,K., </w:t>
      </w:r>
      <w:r>
        <w:rPr>
          <w:i/>
          <w:iCs/>
        </w:rPr>
        <w:t>et al.</w:t>
      </w:r>
      <w:r>
        <w:t xml:space="preserve"> (2020) New developments on the Encyclopedia of DNA Elements (ENCODE) data portal. </w:t>
      </w:r>
      <w:r>
        <w:rPr>
          <w:i/>
          <w:iCs/>
        </w:rPr>
        <w:t>Nucleic Acids Res.</w:t>
      </w:r>
      <w:r>
        <w:t xml:space="preserve">, </w:t>
      </w:r>
      <w:r>
        <w:rPr>
          <w:b/>
          <w:bCs/>
        </w:rPr>
        <w:t>48</w:t>
      </w:r>
      <w:r>
        <w:t>, D882–D889.</w:t>
      </w:r>
    </w:p>
    <w:p w14:paraId="73700759" w14:textId="77777777" w:rsidR="00A14CCB" w:rsidRDefault="00A14CCB" w:rsidP="00A14CCB">
      <w:pPr>
        <w:pStyle w:val="Bibliography"/>
      </w:pPr>
      <w:r>
        <w:t xml:space="preserve">82. Liberzon,A., Birger,C., Thorvaldsdóttir,H., Ghandi,M., Mesirov,J.P. and Tamayo,P. (2015) The Molecular Signatures Database Hallmark Gene Set Collection. </w:t>
      </w:r>
      <w:r>
        <w:rPr>
          <w:i/>
          <w:iCs/>
        </w:rPr>
        <w:t>Cell Syst.</w:t>
      </w:r>
      <w:r>
        <w:t xml:space="preserve">, </w:t>
      </w:r>
      <w:r>
        <w:rPr>
          <w:b/>
          <w:bCs/>
        </w:rPr>
        <w:t>1</w:t>
      </w:r>
      <w:r>
        <w:t>, 417–425.</w:t>
      </w:r>
    </w:p>
    <w:p w14:paraId="2BD6D8C5" w14:textId="77777777" w:rsidR="00A14CCB" w:rsidRDefault="00A14CCB" w:rsidP="00A14CCB">
      <w:pPr>
        <w:pStyle w:val="Bibliography"/>
      </w:pPr>
      <w:r>
        <w:t xml:space="preserve">83. Mandelboum,S., Manber,Z., Elroy-Stein,O. and Elkon,R. (2019) Recurrent functional misinterpretation of RNA-seq data caused by sample-specific gene length bias. </w:t>
      </w:r>
      <w:r>
        <w:rPr>
          <w:i/>
          <w:iCs/>
        </w:rPr>
        <w:t>PLOS Biol.</w:t>
      </w:r>
      <w:r>
        <w:t xml:space="preserve">, </w:t>
      </w:r>
      <w:r>
        <w:rPr>
          <w:b/>
          <w:bCs/>
        </w:rPr>
        <w:t>17</w:t>
      </w:r>
      <w:r>
        <w:t>, e3000481.</w:t>
      </w:r>
    </w:p>
    <w:p w14:paraId="6C46C5B8" w14:textId="77777777" w:rsidR="00A14CCB" w:rsidRDefault="00A14CCB" w:rsidP="00A14CCB">
      <w:pPr>
        <w:pStyle w:val="Bibliography"/>
      </w:pPr>
      <w:r>
        <w:t xml:space="preserve">84. Ruttkay-Nedecky,B., Nejdl,L., Gumulec,J., Zitka,O., Masarik,M., Eckschlager,T., Stiborova,M., Adam,V. and Kizek,R. (2013) The Role of Metallothionein in Oxidative Stress. </w:t>
      </w:r>
      <w:r>
        <w:rPr>
          <w:i/>
          <w:iCs/>
        </w:rPr>
        <w:t>Int. J. Mol. Sci.</w:t>
      </w:r>
      <w:r>
        <w:t xml:space="preserve">, </w:t>
      </w:r>
      <w:r>
        <w:rPr>
          <w:b/>
          <w:bCs/>
        </w:rPr>
        <w:t>14</w:t>
      </w:r>
      <w:r>
        <w:t>, 6044–6066.</w:t>
      </w:r>
    </w:p>
    <w:p w14:paraId="721C20F9" w14:textId="77777777" w:rsidR="00A14CCB" w:rsidRDefault="00A14CCB" w:rsidP="00A14CCB">
      <w:pPr>
        <w:pStyle w:val="Bibliography"/>
      </w:pPr>
      <w:r>
        <w:t xml:space="preserve">85. Liu,Y.-X., Wang,J., Guo,J., Wu,J., Lieberman,H.B. and Yin,Y. (2008) </w:t>
      </w:r>
      <w:r>
        <w:rPr>
          <w:i/>
          <w:iCs/>
        </w:rPr>
        <w:t>DUSP1</w:t>
      </w:r>
      <w:r>
        <w:t xml:space="preserve"> Is Controlled by p53 during the Cellular Response to Oxidative Stress. </w:t>
      </w:r>
      <w:r>
        <w:rPr>
          <w:i/>
          <w:iCs/>
        </w:rPr>
        <w:t>Mol. Cancer Res.</w:t>
      </w:r>
      <w:r>
        <w:t xml:space="preserve">, </w:t>
      </w:r>
      <w:r>
        <w:rPr>
          <w:b/>
          <w:bCs/>
        </w:rPr>
        <w:t>6</w:t>
      </w:r>
      <w:r>
        <w:t>, 624–633.</w:t>
      </w:r>
    </w:p>
    <w:p w14:paraId="3C29D77C" w14:textId="77777777" w:rsidR="00A14CCB" w:rsidRDefault="00A14CCB" w:rsidP="00A14CCB">
      <w:pPr>
        <w:pStyle w:val="Bibliography"/>
      </w:pPr>
      <w:r>
        <w:lastRenderedPageBreak/>
        <w:t>86. Kim,S.-A., Chang,S., Yoon,J.-H. and Ahn,S.-G. (2008) TAT</w:t>
      </w:r>
      <w:r>
        <w:rPr>
          <w:rFonts w:ascii="Cambria Math" w:hAnsi="Cambria Math" w:cs="Cambria Math"/>
        </w:rPr>
        <w:t>‐</w:t>
      </w:r>
      <w:r>
        <w:t>Hsp40 inhibits oxidative stress</w:t>
      </w:r>
      <w:r>
        <w:rPr>
          <w:rFonts w:ascii="Cambria Math" w:hAnsi="Cambria Math" w:cs="Cambria Math"/>
        </w:rPr>
        <w:t>‐</w:t>
      </w:r>
      <w:r>
        <w:t xml:space="preserve">mediated cytotoxicity via the inhibition of Hsp70 ubiquitination. </w:t>
      </w:r>
      <w:r>
        <w:rPr>
          <w:i/>
          <w:iCs/>
        </w:rPr>
        <w:t>FEBS Lett.</w:t>
      </w:r>
      <w:r>
        <w:t xml:space="preserve">, </w:t>
      </w:r>
      <w:r>
        <w:rPr>
          <w:b/>
          <w:bCs/>
        </w:rPr>
        <w:t>582</w:t>
      </w:r>
      <w:r>
        <w:t>, 734–740.</w:t>
      </w:r>
    </w:p>
    <w:p w14:paraId="2C3C8099" w14:textId="77777777" w:rsidR="00A14CCB" w:rsidRDefault="00A14CCB" w:rsidP="00A14CCB">
      <w:pPr>
        <w:pStyle w:val="Bibliography"/>
      </w:pPr>
      <w:r>
        <w:t xml:space="preserve">87. Fu,Y. and Zhuang,X. (2020) m6A-binding YTHDF proteins promote stress granule formation. </w:t>
      </w:r>
      <w:r>
        <w:rPr>
          <w:i/>
          <w:iCs/>
        </w:rPr>
        <w:t>Nat. Chem. Biol.</w:t>
      </w:r>
      <w:r>
        <w:t xml:space="preserve">, </w:t>
      </w:r>
      <w:r>
        <w:rPr>
          <w:b/>
          <w:bCs/>
        </w:rPr>
        <w:t>16</w:t>
      </w:r>
      <w:r>
        <w:t>, 955–963.</w:t>
      </w:r>
    </w:p>
    <w:p w14:paraId="281E2B2D" w14:textId="77777777" w:rsidR="00A14CCB" w:rsidRDefault="00A14CCB" w:rsidP="00A14CCB">
      <w:pPr>
        <w:pStyle w:val="Bibliography"/>
      </w:pPr>
      <w:r>
        <w:t xml:space="preserve">88. Ries,R.J., Pickering,B.F., Poh,H.X., Namkoong,S. and Jaffrey,S.R. (2023) m6A governs length-dependent enrichment of mRNAs in stress granules. </w:t>
      </w:r>
      <w:r>
        <w:rPr>
          <w:i/>
          <w:iCs/>
        </w:rPr>
        <w:t>Nat. Struct. Mol. Biol.</w:t>
      </w:r>
      <w:r>
        <w:t xml:space="preserve">, </w:t>
      </w:r>
      <w:r>
        <w:rPr>
          <w:b/>
          <w:bCs/>
        </w:rPr>
        <w:t>30</w:t>
      </w:r>
      <w:r>
        <w:t>, 1525–1535.</w:t>
      </w:r>
    </w:p>
    <w:p w14:paraId="286B1CAA" w14:textId="77777777" w:rsidR="00A14CCB" w:rsidRDefault="00A14CCB" w:rsidP="00A14CCB">
      <w:pPr>
        <w:pStyle w:val="Bibliography"/>
      </w:pPr>
      <w:r>
        <w:t xml:space="preserve">89. Hubstenberger,A., Courel,M., Bénard,M., Souquere,S., Ernoult-Lange,M., Chouaib,R., Yi,Z., Morlot,J.-B., Munier,A., Fradet,M., </w:t>
      </w:r>
      <w:r>
        <w:rPr>
          <w:i/>
          <w:iCs/>
        </w:rPr>
        <w:t>et al.</w:t>
      </w:r>
      <w:r>
        <w:t xml:space="preserve"> (2017) P-Body Purification Reveals the Condensation of Repressed mRNA Regulons. </w:t>
      </w:r>
      <w:r>
        <w:rPr>
          <w:i/>
          <w:iCs/>
        </w:rPr>
        <w:t>Mol. Cell</w:t>
      </w:r>
      <w:r>
        <w:t xml:space="preserve">, </w:t>
      </w:r>
      <w:r>
        <w:rPr>
          <w:b/>
          <w:bCs/>
        </w:rPr>
        <w:t>68</w:t>
      </w:r>
      <w:r>
        <w:t>, 144-157.e5.</w:t>
      </w:r>
    </w:p>
    <w:p w14:paraId="30376BE4" w14:textId="77777777" w:rsidR="00A14CCB" w:rsidRDefault="00A14CCB" w:rsidP="00A14CCB">
      <w:pPr>
        <w:pStyle w:val="Bibliography"/>
      </w:pPr>
      <w:r>
        <w:t>90. Zhou,H., Gao,J., Lu,Z.Y., Lu,L., Dai,W. and Xu,M. (2007) Role of c</w:t>
      </w:r>
      <w:r>
        <w:rPr>
          <w:rFonts w:ascii="Cambria Math" w:hAnsi="Cambria Math" w:cs="Cambria Math"/>
        </w:rPr>
        <w:t>‐</w:t>
      </w:r>
      <w:r>
        <w:t>Fos/JunD in protecting stress</w:t>
      </w:r>
      <w:r>
        <w:rPr>
          <w:rFonts w:ascii="Cambria Math" w:hAnsi="Cambria Math" w:cs="Cambria Math"/>
        </w:rPr>
        <w:t>‐</w:t>
      </w:r>
      <w:r>
        <w:t xml:space="preserve">induced cell death. </w:t>
      </w:r>
      <w:r>
        <w:rPr>
          <w:i/>
          <w:iCs/>
        </w:rPr>
        <w:t>Cell Prolif.</w:t>
      </w:r>
      <w:r>
        <w:t xml:space="preserve">, </w:t>
      </w:r>
      <w:r>
        <w:rPr>
          <w:b/>
          <w:bCs/>
        </w:rPr>
        <w:t>40</w:t>
      </w:r>
      <w:r>
        <w:t>, 431–444.</w:t>
      </w:r>
    </w:p>
    <w:p w14:paraId="5932E444" w14:textId="77777777" w:rsidR="00A14CCB" w:rsidRDefault="00A14CCB" w:rsidP="00A14CCB">
      <w:pPr>
        <w:pStyle w:val="Bibliography"/>
      </w:pPr>
      <w:r>
        <w:t xml:space="preserve">91. Cunningham,F., Allen,J.E., Allen,J., Alvarez-Jarreta,J., Amode,M.R., Armean,I.M., Austine-Orimoloye,O., Azov,A.G., Barnes,I., Bennett,R., </w:t>
      </w:r>
      <w:r>
        <w:rPr>
          <w:i/>
          <w:iCs/>
        </w:rPr>
        <w:t>et al.</w:t>
      </w:r>
      <w:r>
        <w:t xml:space="preserve"> (2022) Ensembl 2022. </w:t>
      </w:r>
      <w:r>
        <w:rPr>
          <w:i/>
          <w:iCs/>
        </w:rPr>
        <w:t>Nucleic Acids Res.</w:t>
      </w:r>
      <w:r>
        <w:t xml:space="preserve">, </w:t>
      </w:r>
      <w:r>
        <w:rPr>
          <w:b/>
          <w:bCs/>
        </w:rPr>
        <w:t>50</w:t>
      </w:r>
      <w:r>
        <w:t>, D988–D995.</w:t>
      </w:r>
    </w:p>
    <w:p w14:paraId="106BE7C3" w14:textId="77777777" w:rsidR="00A14CCB" w:rsidRDefault="00A14CCB" w:rsidP="00A14CCB">
      <w:pPr>
        <w:pStyle w:val="Bibliography"/>
      </w:pPr>
      <w:r>
        <w:t xml:space="preserve">92. Wu,L., Wang,L., Hu,S., Tang,G., Chen,J., Yi,Y., Xie,H., Lin,J., Wang,M., Wang,D., </w:t>
      </w:r>
      <w:r>
        <w:rPr>
          <w:i/>
          <w:iCs/>
        </w:rPr>
        <w:t>et al.</w:t>
      </w:r>
      <w:r>
        <w:t xml:space="preserve"> (2025) RNALocate v3.0: Advancing the Repository of RNA Subcellular Localization with Dynamic Analysis and Prediction. </w:t>
      </w:r>
      <w:r>
        <w:rPr>
          <w:i/>
          <w:iCs/>
        </w:rPr>
        <w:t>Nucleic Acids Res.</w:t>
      </w:r>
      <w:r>
        <w:t xml:space="preserve">, </w:t>
      </w:r>
      <w:r>
        <w:rPr>
          <w:b/>
          <w:bCs/>
        </w:rPr>
        <w:t>53</w:t>
      </w:r>
      <w:r>
        <w:t>, D284–D292.</w:t>
      </w:r>
    </w:p>
    <w:p w14:paraId="16A6DC44" w14:textId="77777777" w:rsidR="00A14CCB" w:rsidRDefault="00A14CCB" w:rsidP="00A14CCB">
      <w:pPr>
        <w:pStyle w:val="Bibliography"/>
      </w:pPr>
      <w:r>
        <w:t xml:space="preserve">93. Liu,L., Li,J., Yin,P., Kong,S. and Li,J. (2025) </w:t>
      </w:r>
      <w:r>
        <w:rPr>
          <w:smallCaps/>
        </w:rPr>
        <w:t>PPP1R15A</w:t>
      </w:r>
      <w:r>
        <w:t xml:space="preserve"> Promotes Apoptosis, Autophagy, and Inflammatory Response to Exacerbate Ischemic Stroke Through Activation of </w:t>
      </w:r>
      <w:r>
        <w:rPr>
          <w:smallCaps/>
        </w:rPr>
        <w:t>TLR4</w:t>
      </w:r>
      <w:r>
        <w:t xml:space="preserve"> / </w:t>
      </w:r>
      <w:r>
        <w:rPr>
          <w:smallCaps/>
        </w:rPr>
        <w:t>NF</w:t>
      </w:r>
      <w:r>
        <w:t xml:space="preserve"> </w:t>
      </w:r>
      <w:r>
        <w:rPr>
          <w:rFonts w:ascii="Cambria Math" w:hAnsi="Cambria Math" w:cs="Cambria Math"/>
        </w:rPr>
        <w:t>‐</w:t>
      </w:r>
      <w:r>
        <w:t xml:space="preserve"> </w:t>
      </w:r>
      <w:r>
        <w:rPr>
          <w:smallCaps/>
        </w:rPr>
        <w:t>κB</w:t>
      </w:r>
      <w:r>
        <w:t xml:space="preserve"> Pathway. </w:t>
      </w:r>
      <w:r>
        <w:rPr>
          <w:i/>
          <w:iCs/>
        </w:rPr>
        <w:t>J. Neurosci. Res.</w:t>
      </w:r>
      <w:r>
        <w:t xml:space="preserve">, </w:t>
      </w:r>
      <w:r>
        <w:rPr>
          <w:b/>
          <w:bCs/>
        </w:rPr>
        <w:t>103</w:t>
      </w:r>
      <w:r>
        <w:t>, e70073.</w:t>
      </w:r>
    </w:p>
    <w:p w14:paraId="1A5CC791" w14:textId="77777777" w:rsidR="00A14CCB" w:rsidRDefault="00A14CCB" w:rsidP="00A14CCB">
      <w:pPr>
        <w:pStyle w:val="Bibliography"/>
      </w:pPr>
      <w:r>
        <w:t xml:space="preserve">94. Dhir,A., Dhir,S., Borowski,L.S., Jimenez,L., Teitell,M., Rötig,A., Crow,Y.J., Rice,G.I., Duffy,D., Tamby,C., </w:t>
      </w:r>
      <w:r>
        <w:rPr>
          <w:i/>
          <w:iCs/>
        </w:rPr>
        <w:t>et al.</w:t>
      </w:r>
      <w:r>
        <w:t xml:space="preserve"> (2018) Mitochondrial double-stranded RNA triggers antiviral signalling in humans. </w:t>
      </w:r>
      <w:r>
        <w:rPr>
          <w:i/>
          <w:iCs/>
        </w:rPr>
        <w:t>Nature</w:t>
      </w:r>
      <w:r>
        <w:t xml:space="preserve">, </w:t>
      </w:r>
      <w:r>
        <w:rPr>
          <w:b/>
          <w:bCs/>
        </w:rPr>
        <w:t>560</w:t>
      </w:r>
      <w:r>
        <w:t>, 238–242.</w:t>
      </w:r>
    </w:p>
    <w:p w14:paraId="7460B541" w14:textId="77777777" w:rsidR="00A14CCB" w:rsidRDefault="00A14CCB" w:rsidP="00A14CCB">
      <w:pPr>
        <w:pStyle w:val="Bibliography"/>
      </w:pPr>
      <w:r>
        <w:t xml:space="preserve">95. Amen,T. and Kaganovich,D. (2021) Stress granules inhibit fatty acid oxidation by modulating mitochondrial permeability. </w:t>
      </w:r>
      <w:r>
        <w:rPr>
          <w:i/>
          <w:iCs/>
        </w:rPr>
        <w:t>Cell Rep.</w:t>
      </w:r>
      <w:r>
        <w:t xml:space="preserve">, </w:t>
      </w:r>
      <w:r>
        <w:rPr>
          <w:b/>
          <w:bCs/>
        </w:rPr>
        <w:t>35</w:t>
      </w:r>
      <w:r>
        <w:t>, 109237.</w:t>
      </w:r>
    </w:p>
    <w:p w14:paraId="3D166591" w14:textId="77777777" w:rsidR="00A14CCB" w:rsidRDefault="00A14CCB" w:rsidP="00A14CCB">
      <w:pPr>
        <w:pStyle w:val="Bibliography"/>
      </w:pPr>
      <w:r>
        <w:t>96. Travers,J., Huang,E., McMullen,M.R., Wu,J., Cajigas-Du Ross,C.K., Paouri,E., Davalos,D., Pathak,V., Rotroff,D.M. and Nagy,L.E. (2025) Mitochondria-derived dsRNA-induced stress granules promote IRF3-mediated fibrotic responses. 10.1101/2025.05.14.654103.</w:t>
      </w:r>
    </w:p>
    <w:p w14:paraId="1F433555" w14:textId="77777777" w:rsidR="00A14CCB" w:rsidRDefault="00A14CCB" w:rsidP="00A14CCB">
      <w:pPr>
        <w:pStyle w:val="Bibliography"/>
      </w:pPr>
      <w:r>
        <w:t xml:space="preserve">97. Rhine,K., Epstein,E., Carlson,N.M., Ge,X., Mizrahi,O., Kamat,A., Hermann,A., Brothers,W.R., Ravits,J., Bennett,E.J., </w:t>
      </w:r>
      <w:r>
        <w:rPr>
          <w:i/>
          <w:iCs/>
        </w:rPr>
        <w:t>et al.</w:t>
      </w:r>
      <w:r>
        <w:t xml:space="preserve"> (2025) RNA triggers chronic stress during neuronal aging. 10.1101/2025.08.04.668575.</w:t>
      </w:r>
    </w:p>
    <w:p w14:paraId="7061C68F" w14:textId="77777777" w:rsidR="00A14CCB" w:rsidRPr="005379E1" w:rsidRDefault="00A14CCB" w:rsidP="00A14CCB">
      <w:pPr>
        <w:pStyle w:val="Bibliography"/>
        <w:rPr>
          <w:lang w:val="pt-PT"/>
        </w:rPr>
      </w:pPr>
      <w:r>
        <w:t xml:space="preserve">98. Antar,S.A., Ashour,N.A., Marawan,M.E. and Al-Karmalawy,A.A. (2023) Fibrosis: Types, Effects, Markers, Mechanisms for Disease Progression, and Its Relation with Oxidative Stress, Immunity, and Inflammation. </w:t>
      </w:r>
      <w:r w:rsidRPr="005379E1">
        <w:rPr>
          <w:i/>
          <w:iCs/>
          <w:lang w:val="pt-PT"/>
        </w:rPr>
        <w:t>Int. J. Mol. Sci.</w:t>
      </w:r>
      <w:r w:rsidRPr="005379E1">
        <w:rPr>
          <w:lang w:val="pt-PT"/>
        </w:rPr>
        <w:t xml:space="preserve">, </w:t>
      </w:r>
      <w:r w:rsidRPr="005379E1">
        <w:rPr>
          <w:b/>
          <w:bCs/>
          <w:lang w:val="pt-PT"/>
        </w:rPr>
        <w:t>24</w:t>
      </w:r>
      <w:r w:rsidRPr="005379E1">
        <w:rPr>
          <w:lang w:val="pt-PT"/>
        </w:rPr>
        <w:t>, 4004.</w:t>
      </w:r>
    </w:p>
    <w:p w14:paraId="720B3D21" w14:textId="77777777" w:rsidR="00A14CCB" w:rsidRDefault="00A14CCB" w:rsidP="00A14CCB">
      <w:pPr>
        <w:pStyle w:val="Bibliography"/>
      </w:pPr>
      <w:r w:rsidRPr="005379E1">
        <w:rPr>
          <w:lang w:val="pt-PT"/>
        </w:rPr>
        <w:lastRenderedPageBreak/>
        <w:t xml:space="preserve">99. Liguori,I., Russo,G., Curcio,F., Bulli,G., Aran,L., Della-Morte,D., Gargiulo,G., Testa,G., Cacciatore,F., Bonaduce,D., </w:t>
      </w:r>
      <w:r w:rsidRPr="005379E1">
        <w:rPr>
          <w:i/>
          <w:iCs/>
          <w:lang w:val="pt-PT"/>
        </w:rPr>
        <w:t>et al.</w:t>
      </w:r>
      <w:r w:rsidRPr="005379E1">
        <w:rPr>
          <w:lang w:val="pt-PT"/>
        </w:rPr>
        <w:t xml:space="preserve"> </w:t>
      </w:r>
      <w:r>
        <w:t xml:space="preserve">(2018) Oxidative stress, aging, and diseases. </w:t>
      </w:r>
      <w:r>
        <w:rPr>
          <w:i/>
          <w:iCs/>
        </w:rPr>
        <w:t>Clin. Interv. Aging</w:t>
      </w:r>
      <w:r>
        <w:t xml:space="preserve">, </w:t>
      </w:r>
      <w:r>
        <w:rPr>
          <w:b/>
          <w:bCs/>
        </w:rPr>
        <w:t>13</w:t>
      </w:r>
      <w:r>
        <w:t>, 757–772.</w:t>
      </w:r>
    </w:p>
    <w:p w14:paraId="34350B75" w14:textId="77777777" w:rsidR="00A14CCB" w:rsidRDefault="00A14CCB" w:rsidP="00A14CCB">
      <w:pPr>
        <w:pStyle w:val="Bibliography"/>
      </w:pPr>
      <w:r>
        <w:t xml:space="preserve">100. Xu,X., Pang,Y. and Fan,X. (2025) Mitochondria in oxidative stress, inflammation and aging: from mechanisms to therapeutic advances. </w:t>
      </w:r>
      <w:r>
        <w:rPr>
          <w:i/>
          <w:iCs/>
        </w:rPr>
        <w:t>Signal Transduct. Target. Ther.</w:t>
      </w:r>
      <w:r>
        <w:t xml:space="preserve">, </w:t>
      </w:r>
      <w:r>
        <w:rPr>
          <w:b/>
          <w:bCs/>
        </w:rPr>
        <w:t>10</w:t>
      </w:r>
      <w:r>
        <w:t>, 190.</w:t>
      </w:r>
    </w:p>
    <w:p w14:paraId="720553B4" w14:textId="77777777" w:rsidR="00A14CCB" w:rsidRDefault="00A14CCB" w:rsidP="00A14CCB">
      <w:pPr>
        <w:pStyle w:val="Bibliography"/>
      </w:pPr>
      <w:r>
        <w:t xml:space="preserve">101. Ikizawa,T., Ikeda,K., Arita,M., Kitajima,S., Soga,T., Ichijo,H. and Naguro,I. (2023) Mitochondria directly sense osmotic stress to trigger rapid metabolic remodeling via regulation of pyruvate dehydrogenase phosphorylation. </w:t>
      </w:r>
      <w:r>
        <w:rPr>
          <w:i/>
          <w:iCs/>
        </w:rPr>
        <w:t>J. Biol. Chem.</w:t>
      </w:r>
      <w:r>
        <w:t xml:space="preserve">, </w:t>
      </w:r>
      <w:r>
        <w:rPr>
          <w:b/>
          <w:bCs/>
        </w:rPr>
        <w:t>299</w:t>
      </w:r>
      <w:r>
        <w:t>, 102837.</w:t>
      </w:r>
    </w:p>
    <w:p w14:paraId="5169162D" w14:textId="77777777" w:rsidR="00A14CCB" w:rsidRDefault="00A14CCB" w:rsidP="00A14CCB">
      <w:pPr>
        <w:pStyle w:val="Bibliography"/>
      </w:pPr>
      <w:r>
        <w:t xml:space="preserve">102. El Manaa,W., Duplan,E., Goiran,T., Lauritzen,I., Vaillant Beuchot,L., Lacas-Gervais,S., Morais,V.A., You,H., Qi,L., Salazar,M., </w:t>
      </w:r>
      <w:r>
        <w:rPr>
          <w:i/>
          <w:iCs/>
        </w:rPr>
        <w:t>et al.</w:t>
      </w:r>
      <w:r>
        <w:t xml:space="preserve"> (2021) Transcription- and phosphorylation-dependent control of a functional interplay between XBP1s and PINK1 governs mitophagy and potentially impacts Parkinson disease pathophysiology. </w:t>
      </w:r>
      <w:r>
        <w:rPr>
          <w:i/>
          <w:iCs/>
        </w:rPr>
        <w:t>Autophagy</w:t>
      </w:r>
      <w:r>
        <w:t xml:space="preserve">, </w:t>
      </w:r>
      <w:r>
        <w:rPr>
          <w:b/>
          <w:bCs/>
        </w:rPr>
        <w:t>17</w:t>
      </w:r>
      <w:r>
        <w:t>, 4363–4385.</w:t>
      </w:r>
    </w:p>
    <w:p w14:paraId="4784AADE" w14:textId="77777777" w:rsidR="00A14CCB" w:rsidRDefault="00A14CCB" w:rsidP="00A14CCB">
      <w:pPr>
        <w:pStyle w:val="Bibliography"/>
      </w:pPr>
      <w:r>
        <w:t xml:space="preserve">103. Lin,M., Liu,N., Qin,Z. and Wang,Y. (2022) Mitochondrial-derived damage-associated molecular patterns amplify neuroinflammation in neurodegenerative diseases. </w:t>
      </w:r>
      <w:r>
        <w:rPr>
          <w:i/>
          <w:iCs/>
        </w:rPr>
        <w:t>Acta Pharmacol. Sin.</w:t>
      </w:r>
      <w:r>
        <w:t xml:space="preserve">, </w:t>
      </w:r>
      <w:r>
        <w:rPr>
          <w:b/>
          <w:bCs/>
        </w:rPr>
        <w:t>43</w:t>
      </w:r>
      <w:r>
        <w:t>, 2439–2447.</w:t>
      </w:r>
    </w:p>
    <w:p w14:paraId="479BDD6A" w14:textId="77777777" w:rsidR="00A14CCB" w:rsidRDefault="00A14CCB" w:rsidP="00A14CCB">
      <w:pPr>
        <w:pStyle w:val="Bibliography"/>
      </w:pPr>
      <w:r>
        <w:t>104. Mallick,A., Ramalho,T., Du,Y., Li,R., Ali,L., Kim,S., Rai,P., Bergmann,A., Zhu,L.J. and Haynes,C.M. (2025) AMP accumulation during mitochondrial stress induces transcription of cytosolic and mitochondrial protein synthesis components via NHR-180. 10.1101/2025.01.22.634344.</w:t>
      </w:r>
    </w:p>
    <w:p w14:paraId="418A1262" w14:textId="77777777" w:rsidR="00A14CCB" w:rsidRDefault="00A14CCB" w:rsidP="00A14CCB">
      <w:pPr>
        <w:pStyle w:val="Bibliography"/>
      </w:pPr>
      <w:r>
        <w:t>105. The Human Protein Atlas.</w:t>
      </w:r>
    </w:p>
    <w:p w14:paraId="68F02280" w14:textId="77777777" w:rsidR="00A14CCB" w:rsidRDefault="00A14CCB" w:rsidP="00A14CCB">
      <w:pPr>
        <w:pStyle w:val="Bibliography"/>
      </w:pPr>
      <w:r>
        <w:t xml:space="preserve">106. Thul,P.J., Åkesson,L., Wiking,M., Mahdessian,D., Geladaki,A., Ait Blal,H., Alm,T., Asplund,A., Björk,L., Breckels,L.M., </w:t>
      </w:r>
      <w:r>
        <w:rPr>
          <w:i/>
          <w:iCs/>
        </w:rPr>
        <w:t>et al.</w:t>
      </w:r>
      <w:r>
        <w:t xml:space="preserve"> (2017) A subcellular map of the human proteome. </w:t>
      </w:r>
      <w:r>
        <w:rPr>
          <w:i/>
          <w:iCs/>
        </w:rPr>
        <w:t>Science</w:t>
      </w:r>
      <w:r>
        <w:t xml:space="preserve">, </w:t>
      </w:r>
      <w:r>
        <w:rPr>
          <w:b/>
          <w:bCs/>
        </w:rPr>
        <w:t>356</w:t>
      </w:r>
      <w:r>
        <w:t>, eaal3321.</w:t>
      </w:r>
    </w:p>
    <w:p w14:paraId="5F686DBA" w14:textId="77777777" w:rsidR="00A14CCB" w:rsidRDefault="00A14CCB" w:rsidP="00A14CCB">
      <w:pPr>
        <w:pStyle w:val="Bibliography"/>
      </w:pPr>
      <w:r>
        <w:t xml:space="preserve">107. Gilks,N., Kedersha,N., Ayodele,M., Shen,L., Stoecklin,G., Dember,L.M. and Anderson,P. (2004) Stress granule assembly is mediated by prion-like aggregation of TIA-1. </w:t>
      </w:r>
      <w:r>
        <w:rPr>
          <w:i/>
          <w:iCs/>
        </w:rPr>
        <w:t>Mol. Biol. Cell</w:t>
      </w:r>
      <w:r>
        <w:t xml:space="preserve">, </w:t>
      </w:r>
      <w:r>
        <w:rPr>
          <w:b/>
          <w:bCs/>
        </w:rPr>
        <w:t>15</w:t>
      </w:r>
      <w:r>
        <w:t>, 5383–5398.</w:t>
      </w:r>
    </w:p>
    <w:p w14:paraId="4446619F" w14:textId="77777777" w:rsidR="00A14CCB" w:rsidRDefault="00A14CCB" w:rsidP="00A14CCB">
      <w:pPr>
        <w:pStyle w:val="Bibliography"/>
      </w:pPr>
      <w:r>
        <w:t xml:space="preserve">108. Del Gatto-Konczak,F., Bourgeois,C.F., Le Guiner,C., Kister,L., Gesnel,M.C., Stévenin,J. and Breathnach,R. (2000) The RNA-binding protein TIA-1 is a novel mammalian splicing regulator acting through intron sequences adjacent to a 5’ splice site. </w:t>
      </w:r>
      <w:r>
        <w:rPr>
          <w:i/>
          <w:iCs/>
        </w:rPr>
        <w:t>Mol. Cell. Biol.</w:t>
      </w:r>
      <w:r>
        <w:t xml:space="preserve">, </w:t>
      </w:r>
      <w:r>
        <w:rPr>
          <w:b/>
          <w:bCs/>
        </w:rPr>
        <w:t>20</w:t>
      </w:r>
      <w:r>
        <w:t>, 6287–6299.</w:t>
      </w:r>
    </w:p>
    <w:p w14:paraId="5B1BDD90" w14:textId="77777777" w:rsidR="00A14CCB" w:rsidRDefault="00A14CCB" w:rsidP="00A14CCB">
      <w:pPr>
        <w:pStyle w:val="Bibliography"/>
      </w:pPr>
      <w:r>
        <w:t xml:space="preserve">109. Mackenzie,I.R., Nicholson,A.M., Sarkar,M., Messing,J., Purice,M.D., Pottier,C., Annu,K., Baker,M., Perkerson,R.B., Kurti,A., </w:t>
      </w:r>
      <w:r>
        <w:rPr>
          <w:i/>
          <w:iCs/>
        </w:rPr>
        <w:t>et al.</w:t>
      </w:r>
      <w:r>
        <w:t xml:space="preserve"> (2017) TIA1 Mutations in Amyotrophic Lateral Sclerosis and Frontotemporal Dementia Promote Phase Separation and Alter Stress Granule Dynamics. </w:t>
      </w:r>
      <w:r>
        <w:rPr>
          <w:i/>
          <w:iCs/>
        </w:rPr>
        <w:t>Neuron</w:t>
      </w:r>
      <w:r>
        <w:t xml:space="preserve">, </w:t>
      </w:r>
      <w:r>
        <w:rPr>
          <w:b/>
          <w:bCs/>
        </w:rPr>
        <w:t>95</w:t>
      </w:r>
      <w:r>
        <w:t>, 808-816.e9.</w:t>
      </w:r>
    </w:p>
    <w:p w14:paraId="570FBE1E" w14:textId="77777777" w:rsidR="00A14CCB" w:rsidRDefault="00A14CCB" w:rsidP="00A14CCB">
      <w:pPr>
        <w:pStyle w:val="Bibliography"/>
      </w:pPr>
      <w:r>
        <w:t xml:space="preserve">110. Emara,M.M. and Brinton,M.A. (2007) Interaction of TIA-1/TIAR with West Nile and dengue virus products in infected cells interferes with stress granule formation and processing body assembly. </w:t>
      </w:r>
      <w:r>
        <w:rPr>
          <w:i/>
          <w:iCs/>
        </w:rPr>
        <w:t>Proc. Natl. Acad. Sci. U. S. A.</w:t>
      </w:r>
      <w:r>
        <w:t xml:space="preserve">, </w:t>
      </w:r>
      <w:r>
        <w:rPr>
          <w:b/>
          <w:bCs/>
        </w:rPr>
        <w:t>104</w:t>
      </w:r>
      <w:r>
        <w:t>, 9041–9046.</w:t>
      </w:r>
    </w:p>
    <w:p w14:paraId="11FD78D1" w14:textId="77777777" w:rsidR="00A14CCB" w:rsidRDefault="00A14CCB" w:rsidP="00A14CCB">
      <w:pPr>
        <w:pStyle w:val="Bibliography"/>
      </w:pPr>
      <w:r>
        <w:lastRenderedPageBreak/>
        <w:t xml:space="preserve">111. Zhao,H., Wu,L., Yan,G., Chen,Y., Zhou,M., Wu,Y. and Li,Y. (2021) Inflammation and tumor progression: signaling pathways and targeted intervention. </w:t>
      </w:r>
      <w:r>
        <w:rPr>
          <w:i/>
          <w:iCs/>
        </w:rPr>
        <w:t>Signal Transduct. Target. Ther.</w:t>
      </w:r>
      <w:r>
        <w:t xml:space="preserve">, </w:t>
      </w:r>
      <w:r>
        <w:rPr>
          <w:b/>
          <w:bCs/>
        </w:rPr>
        <w:t>6</w:t>
      </w:r>
      <w:r>
        <w:t>, 263.</w:t>
      </w:r>
    </w:p>
    <w:p w14:paraId="44109D54" w14:textId="77777777" w:rsidR="00A14CCB" w:rsidRDefault="00A14CCB" w:rsidP="00A14CCB">
      <w:pPr>
        <w:pStyle w:val="Bibliography"/>
      </w:pPr>
      <w:r>
        <w:t xml:space="preserve">112. Fonteneau,G., Redding,A., Hoag-Lee,H., Sim,E.S., Heinrich,S., Gaida,M.M. and Grabocka,E. (2022) Stress Granules Determine the Development of Obesity-Associated Pancreatic Cancer. </w:t>
      </w:r>
      <w:r>
        <w:rPr>
          <w:i/>
          <w:iCs/>
        </w:rPr>
        <w:t>Cancer Discov.</w:t>
      </w:r>
      <w:r>
        <w:t xml:space="preserve">, </w:t>
      </w:r>
      <w:r>
        <w:rPr>
          <w:b/>
          <w:bCs/>
        </w:rPr>
        <w:t>12</w:t>
      </w:r>
      <w:r>
        <w:t>, 1984–2005.</w:t>
      </w:r>
    </w:p>
    <w:p w14:paraId="4C706A38" w14:textId="77777777" w:rsidR="00A14CCB" w:rsidRDefault="00A14CCB" w:rsidP="00A14CCB">
      <w:pPr>
        <w:pStyle w:val="Bibliography"/>
      </w:pPr>
      <w:r>
        <w:t xml:space="preserve">113. Tourrière,H., Chebli,K., Zekri,L., Courselaud,B., Blanchard,J.M., Bertrand,E. and Tazi,J. (2023) The RasGAP-associated endoribonuclease G3BP mediates stress granule assembly. </w:t>
      </w:r>
      <w:r>
        <w:rPr>
          <w:i/>
          <w:iCs/>
        </w:rPr>
        <w:t>J. Cell Biol.</w:t>
      </w:r>
      <w:r>
        <w:t xml:space="preserve">, </w:t>
      </w:r>
      <w:r>
        <w:rPr>
          <w:b/>
          <w:bCs/>
        </w:rPr>
        <w:t>222</w:t>
      </w:r>
      <w:r>
        <w:t>, e200212128072023new.</w:t>
      </w:r>
    </w:p>
    <w:p w14:paraId="0FA7C3DC" w14:textId="77777777" w:rsidR="00A14CCB" w:rsidRDefault="00A14CCB" w:rsidP="00A14CCB">
      <w:pPr>
        <w:pStyle w:val="Bibliography"/>
      </w:pPr>
      <w:r>
        <w:t xml:space="preserve">114. Leung,A.K.L., Calabrese,J.M. and Sharp,P.A. (2006) Quantitative analysis of Argonaute protein reveals microRNA-dependent localization to stress granules. </w:t>
      </w:r>
      <w:r>
        <w:rPr>
          <w:i/>
          <w:iCs/>
        </w:rPr>
        <w:t>Proc. Natl. Acad. Sci.</w:t>
      </w:r>
      <w:r>
        <w:t xml:space="preserve">, </w:t>
      </w:r>
      <w:r>
        <w:rPr>
          <w:b/>
          <w:bCs/>
        </w:rPr>
        <w:t>103</w:t>
      </w:r>
      <w:r>
        <w:t>, 18125–18130.</w:t>
      </w:r>
    </w:p>
    <w:p w14:paraId="32117669" w14:textId="77777777" w:rsidR="00A14CCB" w:rsidRDefault="00A14CCB" w:rsidP="00A14CCB">
      <w:pPr>
        <w:pStyle w:val="Bibliography"/>
      </w:pPr>
      <w:r>
        <w:t xml:space="preserve">115. Stoecklin,G., Stubbs,T., Kedersha,N., Wax,S., Rigby,W.F., Blackwell,T.K. and Anderson,P. (2004) MK2-induced tristetraprolin:14-3-3 complexes prevent stress granule association and ARE-mRNA decay. </w:t>
      </w:r>
      <w:r>
        <w:rPr>
          <w:i/>
          <w:iCs/>
        </w:rPr>
        <w:t>EMBO J.</w:t>
      </w:r>
      <w:r>
        <w:t xml:space="preserve">, </w:t>
      </w:r>
      <w:r>
        <w:rPr>
          <w:b/>
          <w:bCs/>
        </w:rPr>
        <w:t>23</w:t>
      </w:r>
      <w:r>
        <w:t>, 1313–1324.</w:t>
      </w:r>
    </w:p>
    <w:p w14:paraId="62F8696B" w14:textId="77777777" w:rsidR="00A14CCB" w:rsidRDefault="00A14CCB" w:rsidP="00A14CCB">
      <w:pPr>
        <w:pStyle w:val="Bibliography"/>
      </w:pPr>
      <w:r>
        <w:t xml:space="preserve">116. Solomon,S., Xu,Y., Wang,B., David,M.D., Schubert,P., Kennedy,D. and Schrader,J.W. (2007) Distinct Structural Features ofCaprin-1 Mediate Its Interaction with G3BP-1 and Its Induction of Phosphorylation of Eukaryotic Translation InitiationFactor 2 </w:t>
      </w:r>
      <w:r>
        <w:rPr>
          <w:i/>
          <w:iCs/>
        </w:rPr>
        <w:t>α</w:t>
      </w:r>
      <w:r>
        <w:t xml:space="preserve"> , Entry to Cytoplasmic Stress Granules, and Selective Interaction with a Subset of mRNAs. </w:t>
      </w:r>
      <w:r>
        <w:rPr>
          <w:i/>
          <w:iCs/>
        </w:rPr>
        <w:t>Mol. Cell. Biol.</w:t>
      </w:r>
      <w:r>
        <w:t xml:space="preserve">, </w:t>
      </w:r>
      <w:r>
        <w:rPr>
          <w:b/>
          <w:bCs/>
        </w:rPr>
        <w:t>27</w:t>
      </w:r>
      <w:r>
        <w:t>, 2324–2342.</w:t>
      </w:r>
    </w:p>
    <w:p w14:paraId="6EF10E73" w14:textId="77777777" w:rsidR="00A14CCB" w:rsidRDefault="00A14CCB" w:rsidP="00A14CCB">
      <w:pPr>
        <w:pStyle w:val="Bibliography"/>
      </w:pPr>
      <w:r>
        <w:t xml:space="preserve">117. Wilczynska,A., Aigueperse,C., Kress,M., Dautry,F. and Weil,D. (2005) The translational regulator CPEB1 provides a link between dcp1 bodies and stress granules. </w:t>
      </w:r>
      <w:r>
        <w:rPr>
          <w:i/>
          <w:iCs/>
        </w:rPr>
        <w:t>J. Cell Sci.</w:t>
      </w:r>
      <w:r>
        <w:t xml:space="preserve">, </w:t>
      </w:r>
      <w:r>
        <w:rPr>
          <w:b/>
          <w:bCs/>
        </w:rPr>
        <w:t>118</w:t>
      </w:r>
      <w:r>
        <w:t>, 981–992.</w:t>
      </w:r>
    </w:p>
    <w:p w14:paraId="30C45727" w14:textId="77777777" w:rsidR="00A14CCB" w:rsidRDefault="00A14CCB" w:rsidP="00A14CCB">
      <w:pPr>
        <w:pStyle w:val="Bibliography"/>
      </w:pPr>
      <w:r>
        <w:t xml:space="preserve">118. Ogawa,F., Kasai,M. and Akiyama,T. (2005) A functional link between Disrupted-In-Schizophrenia 1 and the eukaryotic translation initiation factor 3. </w:t>
      </w:r>
      <w:r>
        <w:rPr>
          <w:i/>
          <w:iCs/>
        </w:rPr>
        <w:t>Biochem. Biophys. Res. Commun.</w:t>
      </w:r>
      <w:r>
        <w:t xml:space="preserve">, </w:t>
      </w:r>
      <w:r>
        <w:rPr>
          <w:b/>
          <w:bCs/>
        </w:rPr>
        <w:t>338</w:t>
      </w:r>
      <w:r>
        <w:t>, 771–776.</w:t>
      </w:r>
    </w:p>
    <w:p w14:paraId="775032EE" w14:textId="77777777" w:rsidR="00A14CCB" w:rsidRDefault="00A14CCB" w:rsidP="00A14CCB">
      <w:pPr>
        <w:pStyle w:val="Bibliography"/>
      </w:pPr>
      <w:r>
        <w:t xml:space="preserve">119. Kedersha,N.L., Gupta,M., Li,W., Miller,I. and Anderson,P. (1999) RNA-Binding Proteins Tia-1 and Tiar Link the Phosphorylation of Eif-2α to the Assembly of Mammalian Stress Granules. </w:t>
      </w:r>
      <w:r>
        <w:rPr>
          <w:i/>
          <w:iCs/>
        </w:rPr>
        <w:t>J. Cell Biol.</w:t>
      </w:r>
      <w:r>
        <w:t xml:space="preserve">, </w:t>
      </w:r>
      <w:r>
        <w:rPr>
          <w:b/>
          <w:bCs/>
        </w:rPr>
        <w:t>147</w:t>
      </w:r>
      <w:r>
        <w:t>, 1431–1442.</w:t>
      </w:r>
    </w:p>
    <w:p w14:paraId="5ABEC467" w14:textId="77777777" w:rsidR="00A14CCB" w:rsidRDefault="00A14CCB" w:rsidP="00A14CCB">
      <w:pPr>
        <w:pStyle w:val="Bibliography"/>
      </w:pPr>
      <w:r>
        <w:t xml:space="preserve">120. Kedersha,N., Stoecklin,G., Ayodele,M., Yacono,P., Lykke-Andersen,J., Fritzler,M.J., Scheuner,D., Kaufman,R.J., Golan,D.E. and Anderson,P. (2005) Stress granules and processing bodies are dynamically linked sites of mRNP remodeling. </w:t>
      </w:r>
      <w:r>
        <w:rPr>
          <w:i/>
          <w:iCs/>
        </w:rPr>
        <w:t>J. Cell Biol.</w:t>
      </w:r>
      <w:r>
        <w:t xml:space="preserve">, </w:t>
      </w:r>
      <w:r>
        <w:rPr>
          <w:b/>
          <w:bCs/>
        </w:rPr>
        <w:t>169</w:t>
      </w:r>
      <w:r>
        <w:t>, 871–884.</w:t>
      </w:r>
    </w:p>
    <w:p w14:paraId="63818BA4" w14:textId="77777777" w:rsidR="00A14CCB" w:rsidRDefault="00A14CCB" w:rsidP="00A14CCB">
      <w:pPr>
        <w:pStyle w:val="Bibliography"/>
      </w:pPr>
      <w:r>
        <w:t xml:space="preserve">121. Mazroui,R. (2002) Trapping of messenger RNA by Fragile X Mental Retardation protein into cytoplasmic granules induces translation repression. </w:t>
      </w:r>
      <w:r>
        <w:rPr>
          <w:i/>
          <w:iCs/>
        </w:rPr>
        <w:t>Hum. Mol. Genet.</w:t>
      </w:r>
      <w:r>
        <w:t xml:space="preserve">, </w:t>
      </w:r>
      <w:r>
        <w:rPr>
          <w:b/>
          <w:bCs/>
        </w:rPr>
        <w:t>11</w:t>
      </w:r>
      <w:r>
        <w:t>, 3007–3017.</w:t>
      </w:r>
    </w:p>
    <w:p w14:paraId="7BD705D1" w14:textId="77777777" w:rsidR="00A14CCB" w:rsidRDefault="00A14CCB" w:rsidP="00A14CCB">
      <w:pPr>
        <w:pStyle w:val="Bibliography"/>
      </w:pPr>
      <w:r>
        <w:t xml:space="preserve">122. Goodier,J.L., Zhang,L., Vetter,M.R. and Kazazian,H.H. (2007) LINE-1 ORF1 Protein Localizes in Stress Granules with Other RNA-Binding Proteins, Including Components of RNA Interference RNA-Induced Silencing Complex. </w:t>
      </w:r>
      <w:r>
        <w:rPr>
          <w:i/>
          <w:iCs/>
        </w:rPr>
        <w:t>Mol. Cell. Biol.</w:t>
      </w:r>
      <w:r>
        <w:t xml:space="preserve">, </w:t>
      </w:r>
      <w:r>
        <w:rPr>
          <w:b/>
          <w:bCs/>
        </w:rPr>
        <w:t>27</w:t>
      </w:r>
      <w:r>
        <w:t>, 6469–6483.</w:t>
      </w:r>
    </w:p>
    <w:p w14:paraId="03070AB5" w14:textId="77777777" w:rsidR="00A14CCB" w:rsidRDefault="00A14CCB" w:rsidP="00A14CCB">
      <w:pPr>
        <w:pStyle w:val="Bibliography"/>
      </w:pPr>
      <w:r>
        <w:lastRenderedPageBreak/>
        <w:t xml:space="preserve">123. Baez,M.V. and Boccaccio,G.L. (2005) Mammalian Smaug Is a Translational Repressor That Forms Cytoplasmic Foci Similar to Stress Granules. </w:t>
      </w:r>
      <w:r>
        <w:rPr>
          <w:i/>
          <w:iCs/>
        </w:rPr>
        <w:t>J. Biol. Chem.</w:t>
      </w:r>
      <w:r>
        <w:t xml:space="preserve">, </w:t>
      </w:r>
      <w:r>
        <w:rPr>
          <w:b/>
          <w:bCs/>
        </w:rPr>
        <w:t>280</w:t>
      </w:r>
      <w:r>
        <w:t>, 43131–43140.</w:t>
      </w:r>
    </w:p>
    <w:p w14:paraId="403264E5" w14:textId="77777777" w:rsidR="00A14CCB" w:rsidRDefault="00A14CCB" w:rsidP="00A14CCB">
      <w:pPr>
        <w:pStyle w:val="Bibliography"/>
      </w:pPr>
      <w:r>
        <w:t xml:space="preserve">124. Hua,Y. and Zhou,J. (2004) Survival motor neuron protein facilitates assembly of stress granules. </w:t>
      </w:r>
      <w:r>
        <w:rPr>
          <w:i/>
          <w:iCs/>
        </w:rPr>
        <w:t>FEBS Lett.</w:t>
      </w:r>
      <w:r>
        <w:t xml:space="preserve">, </w:t>
      </w:r>
      <w:r>
        <w:rPr>
          <w:b/>
          <w:bCs/>
        </w:rPr>
        <w:t>572</w:t>
      </w:r>
      <w:r>
        <w:t>, 69–74.</w:t>
      </w:r>
    </w:p>
    <w:p w14:paraId="6855864C" w14:textId="77777777" w:rsidR="00A14CCB" w:rsidRDefault="00A14CCB" w:rsidP="00A14CCB">
      <w:pPr>
        <w:pStyle w:val="Bibliography"/>
      </w:pPr>
      <w:r>
        <w:t xml:space="preserve">125. Gilks,N., Kedersha,N., Ayodele,M., Shen,L., Stoecklin,G., Dember,L.M. and Anderson,P. (2004) </w:t>
      </w:r>
      <w:r>
        <w:rPr>
          <w:b/>
          <w:bCs/>
        </w:rPr>
        <w:t>Stress Granule Assembly Is Mediated by Prion-like Aggregation of TIA-1</w:t>
      </w:r>
      <w:r>
        <w:t xml:space="preserve">. </w:t>
      </w:r>
      <w:r>
        <w:rPr>
          <w:i/>
          <w:iCs/>
        </w:rPr>
        <w:t>Mol. Biol. Cell</w:t>
      </w:r>
      <w:r>
        <w:t xml:space="preserve">, </w:t>
      </w:r>
      <w:r>
        <w:rPr>
          <w:b/>
          <w:bCs/>
        </w:rPr>
        <w:t>15</w:t>
      </w:r>
      <w:r>
        <w:t>, 5383–5398.</w:t>
      </w:r>
    </w:p>
    <w:p w14:paraId="340E120A" w14:textId="77777777" w:rsidR="00A14CCB" w:rsidRDefault="00A14CCB" w:rsidP="00A14CCB">
      <w:pPr>
        <w:pStyle w:val="Bibliography"/>
      </w:pPr>
      <w:r>
        <w:t xml:space="preserve">126. Anderson,P. and Kedersha,N. (2008) Stress granules: the Tao of RNA triage. </w:t>
      </w:r>
      <w:r>
        <w:rPr>
          <w:i/>
          <w:iCs/>
        </w:rPr>
        <w:t>Trends Biochem. Sci.</w:t>
      </w:r>
      <w:r>
        <w:t xml:space="preserve">, </w:t>
      </w:r>
      <w:r>
        <w:rPr>
          <w:b/>
          <w:bCs/>
        </w:rPr>
        <w:t>33</w:t>
      </w:r>
      <w:r>
        <w:t>, 141–150.</w:t>
      </w:r>
    </w:p>
    <w:p w14:paraId="1AD6C9D9" w14:textId="77777777" w:rsidR="00A14CCB" w:rsidRDefault="00A14CCB" w:rsidP="00A14CCB">
      <w:pPr>
        <w:pStyle w:val="Bibliography"/>
      </w:pPr>
      <w:r>
        <w:t xml:space="preserve">127. Iwakawa,H. and Tomari,Y. (2022) Life of RISC: Formation, action, and degradation of RNA-induced silencing complex. </w:t>
      </w:r>
      <w:r>
        <w:rPr>
          <w:i/>
          <w:iCs/>
        </w:rPr>
        <w:t>Mol. Cell</w:t>
      </w:r>
      <w:r>
        <w:t xml:space="preserve">, </w:t>
      </w:r>
      <w:r>
        <w:rPr>
          <w:b/>
          <w:bCs/>
        </w:rPr>
        <w:t>82</w:t>
      </w:r>
      <w:r>
        <w:t>, 30–43.</w:t>
      </w:r>
    </w:p>
    <w:p w14:paraId="3D0A56DC" w14:textId="77777777" w:rsidR="00A14CCB" w:rsidRDefault="00A14CCB" w:rsidP="00A14CCB">
      <w:pPr>
        <w:pStyle w:val="Bibliography"/>
      </w:pPr>
      <w:r>
        <w:t xml:space="preserve">128. Huang,L., Guo,Z., Wang,F. and Fu,L. (2021) KRAS mutation: from undruggable to druggable in cancer. </w:t>
      </w:r>
      <w:r>
        <w:rPr>
          <w:i/>
          <w:iCs/>
        </w:rPr>
        <w:t>Signal Transduct. Target. Ther.</w:t>
      </w:r>
      <w:r>
        <w:t xml:space="preserve">, </w:t>
      </w:r>
      <w:r>
        <w:rPr>
          <w:b/>
          <w:bCs/>
        </w:rPr>
        <w:t>6</w:t>
      </w:r>
      <w:r>
        <w:t>, 386.</w:t>
      </w:r>
    </w:p>
    <w:p w14:paraId="50B30545" w14:textId="77777777" w:rsidR="00A14CCB" w:rsidRDefault="00A14CCB" w:rsidP="00A14CCB">
      <w:pPr>
        <w:pStyle w:val="Bibliography"/>
      </w:pPr>
      <w:r>
        <w:t xml:space="preserve">129. Hondo,N., Kitazawa,M., Koyama,M., Nakamura,S., Tokumaru,S., Miyazaki,S., Kataoka,M., Seharada,K. and Soejima,Y. (2023) MEK inhibitor and anti-EGFR antibody overcome sotorasib resistance signals and enhance its antitumor effect in colorectal cancer cells. </w:t>
      </w:r>
      <w:r>
        <w:rPr>
          <w:i/>
          <w:iCs/>
        </w:rPr>
        <w:t>Cancer Lett.</w:t>
      </w:r>
      <w:r>
        <w:t xml:space="preserve">, </w:t>
      </w:r>
      <w:r>
        <w:rPr>
          <w:b/>
          <w:bCs/>
        </w:rPr>
        <w:t>567</w:t>
      </w:r>
      <w:r>
        <w:t>, 216264.</w:t>
      </w:r>
    </w:p>
    <w:p w14:paraId="7EDE0F9D" w14:textId="77777777" w:rsidR="00A14CCB" w:rsidRDefault="00A14CCB" w:rsidP="00A14CCB">
      <w:pPr>
        <w:pStyle w:val="Bibliography"/>
      </w:pPr>
      <w:r>
        <w:t xml:space="preserve">130. Wang,D., Xia,D. and DuBois,R.N. (2011) The Crosstalk of PTGS2 and EGF Signaling Pathways in Colorectal Cancer. </w:t>
      </w:r>
      <w:r>
        <w:rPr>
          <w:i/>
          <w:iCs/>
        </w:rPr>
        <w:t>Cancers</w:t>
      </w:r>
      <w:r>
        <w:t xml:space="preserve">, </w:t>
      </w:r>
      <w:r>
        <w:rPr>
          <w:b/>
          <w:bCs/>
        </w:rPr>
        <w:t>3</w:t>
      </w:r>
      <w:r>
        <w:t>, 3894–3908.</w:t>
      </w:r>
    </w:p>
    <w:p w14:paraId="2809FB4A" w14:textId="77777777" w:rsidR="00A14CCB" w:rsidRDefault="00A14CCB" w:rsidP="00A14CCB">
      <w:pPr>
        <w:pStyle w:val="Bibliography"/>
      </w:pPr>
      <w:r>
        <w:t xml:space="preserve">131. Venet,D., Dumont,J.E. and Detours,V. (2011) Most Random Gene Expression Signatures Are Significantly Associated with Breast Cancer Outcome. </w:t>
      </w:r>
      <w:r>
        <w:rPr>
          <w:i/>
          <w:iCs/>
        </w:rPr>
        <w:t>PLoS Comput. Biol.</w:t>
      </w:r>
      <w:r>
        <w:t xml:space="preserve">, </w:t>
      </w:r>
      <w:r>
        <w:rPr>
          <w:b/>
          <w:bCs/>
        </w:rPr>
        <w:t>7</w:t>
      </w:r>
      <w:r>
        <w:t>, e1002240.</w:t>
      </w:r>
    </w:p>
    <w:p w14:paraId="21FA0619" w14:textId="77777777" w:rsidR="00A14CCB" w:rsidRDefault="00A14CCB" w:rsidP="00A14CCB">
      <w:pPr>
        <w:pStyle w:val="Bibliography"/>
      </w:pPr>
      <w:r>
        <w:t xml:space="preserve">132. Shimoni,Y. (2018) Association between expression of random gene sets and survival is evident in multiple cancer types and may be explained by sub-classification. </w:t>
      </w:r>
      <w:r>
        <w:rPr>
          <w:i/>
          <w:iCs/>
        </w:rPr>
        <w:t>PLOS Comput. Biol.</w:t>
      </w:r>
      <w:r>
        <w:t xml:space="preserve">, </w:t>
      </w:r>
      <w:r>
        <w:rPr>
          <w:b/>
          <w:bCs/>
        </w:rPr>
        <w:t>14</w:t>
      </w:r>
      <w:r>
        <w:t>, e1006026.</w:t>
      </w:r>
    </w:p>
    <w:p w14:paraId="0FC8BA1D" w14:textId="77777777" w:rsidR="00A14CCB" w:rsidRDefault="00A14CCB" w:rsidP="00A14CCB">
      <w:pPr>
        <w:pStyle w:val="Bibliography"/>
      </w:pPr>
      <w:r>
        <w:t xml:space="preserve">133. Creemers,E.E., Sutherland,L.B., Oh,J., Barbosa,A.C. and Olson,E.N. (2006) Coactivation of MEF2 by the SAP Domain Proteins Myocardin and MASTR. </w:t>
      </w:r>
      <w:r>
        <w:rPr>
          <w:i/>
          <w:iCs/>
        </w:rPr>
        <w:t>Mol. Cell</w:t>
      </w:r>
      <w:r>
        <w:t xml:space="preserve">, </w:t>
      </w:r>
      <w:r>
        <w:rPr>
          <w:b/>
          <w:bCs/>
        </w:rPr>
        <w:t>23</w:t>
      </w:r>
      <w:r>
        <w:t>, 83–96.</w:t>
      </w:r>
    </w:p>
    <w:p w14:paraId="22989386" w14:textId="77777777" w:rsidR="00A14CCB" w:rsidRDefault="00A14CCB" w:rsidP="00A14CCB">
      <w:pPr>
        <w:pStyle w:val="Bibliography"/>
      </w:pPr>
      <w:r>
        <w:t xml:space="preserve">134. Pon,J.R. and Marra,M.A. (2016) MEF2 transcription factors: developmental regulators and emerging cancer genes. </w:t>
      </w:r>
      <w:r>
        <w:rPr>
          <w:i/>
          <w:iCs/>
        </w:rPr>
        <w:t>Oncotarget</w:t>
      </w:r>
      <w:r>
        <w:t xml:space="preserve">, </w:t>
      </w:r>
      <w:r>
        <w:rPr>
          <w:b/>
          <w:bCs/>
        </w:rPr>
        <w:t>7</w:t>
      </w:r>
      <w:r>
        <w:t>, 2297–2312.</w:t>
      </w:r>
    </w:p>
    <w:p w14:paraId="52603CDE" w14:textId="77777777" w:rsidR="00A14CCB" w:rsidRDefault="00A14CCB" w:rsidP="00A14CCB">
      <w:pPr>
        <w:pStyle w:val="Bibliography"/>
      </w:pPr>
      <w:r>
        <w:t xml:space="preserve">135. Nishida,A. and Andoh,A. (2025) The Role of Inflammation in Cancer: Mechanisms of Tumor Initiation, Progression, and Metastasis. </w:t>
      </w:r>
      <w:r>
        <w:rPr>
          <w:i/>
          <w:iCs/>
        </w:rPr>
        <w:t>Cells</w:t>
      </w:r>
      <w:r>
        <w:t xml:space="preserve">, </w:t>
      </w:r>
      <w:r>
        <w:rPr>
          <w:b/>
          <w:bCs/>
        </w:rPr>
        <w:t>14</w:t>
      </w:r>
      <w:r>
        <w:t>, 488.</w:t>
      </w:r>
    </w:p>
    <w:p w14:paraId="510BEB89" w14:textId="77777777" w:rsidR="00A14CCB" w:rsidRDefault="00A14CCB" w:rsidP="00A14CCB">
      <w:pPr>
        <w:pStyle w:val="Bibliography"/>
      </w:pPr>
      <w:r>
        <w:t xml:space="preserve">136. Haloi,N., Wen,P.-C., Cheng,Q., Yang,M., Natarajan,G., Camara,A.K.S., Kwok,W.-M. and Tajkhorshid,E. (2021) Structural basis of complex formation between mitochondrial anion channel VDAC1 and Hexokinase-II. </w:t>
      </w:r>
      <w:r>
        <w:rPr>
          <w:i/>
          <w:iCs/>
        </w:rPr>
        <w:t>Commun. Biol.</w:t>
      </w:r>
      <w:r>
        <w:t xml:space="preserve">, </w:t>
      </w:r>
      <w:r>
        <w:rPr>
          <w:b/>
          <w:bCs/>
        </w:rPr>
        <w:t>4</w:t>
      </w:r>
      <w:r>
        <w:t>, 667.</w:t>
      </w:r>
    </w:p>
    <w:p w14:paraId="5157CD45" w14:textId="77777777" w:rsidR="00A14CCB" w:rsidRDefault="00A14CCB" w:rsidP="00A14CCB">
      <w:pPr>
        <w:pStyle w:val="Bibliography"/>
      </w:pPr>
      <w:r>
        <w:t xml:space="preserve">137. Advani,V.M. and Ivanov,P. (2020) Stress granule subtypes: an emerging link to neurodegeneration. </w:t>
      </w:r>
      <w:r>
        <w:rPr>
          <w:i/>
          <w:iCs/>
        </w:rPr>
        <w:t>Cell. Mol. Life Sci. CMLS</w:t>
      </w:r>
      <w:r>
        <w:t xml:space="preserve">, </w:t>
      </w:r>
      <w:r>
        <w:rPr>
          <w:b/>
          <w:bCs/>
        </w:rPr>
        <w:t>77</w:t>
      </w:r>
      <w:r>
        <w:t>, 4827–4845.</w:t>
      </w:r>
    </w:p>
    <w:p w14:paraId="091F240C" w14:textId="09CDDAE2" w:rsidR="00D30691" w:rsidRPr="00C33D58" w:rsidRDefault="0097304F" w:rsidP="00C33D58">
      <w:pPr>
        <w:pStyle w:val="Bibliography"/>
        <w:ind w:left="426" w:hanging="426"/>
        <w:rPr>
          <w:lang w:val="en-GB"/>
        </w:rPr>
      </w:pPr>
      <w:r>
        <w:rPr>
          <w:lang w:val="en-GB"/>
        </w:rPr>
        <w:lastRenderedPageBreak/>
        <w:fldChar w:fldCharType="end"/>
      </w:r>
    </w:p>
    <w:p w14:paraId="618AAB3E" w14:textId="0F26E6D9" w:rsidR="005D18C8" w:rsidRPr="00C33D58" w:rsidRDefault="005D18C8" w:rsidP="005D18C8">
      <w:pPr>
        <w:jc w:val="both"/>
        <w:rPr>
          <w:rFonts w:ascii="Arial" w:hAnsi="Arial" w:cs="Arial"/>
          <w:color w:val="00B0F0"/>
          <w:sz w:val="24"/>
          <w:szCs w:val="24"/>
          <w:lang w:val="en-GB"/>
        </w:rPr>
      </w:pPr>
    </w:p>
    <w:p w14:paraId="220DB224" w14:textId="5FEDB31F" w:rsidR="00943CDB" w:rsidRPr="00C33D58" w:rsidRDefault="00943CDB" w:rsidP="00BC6F07">
      <w:pPr>
        <w:jc w:val="both"/>
        <w:rPr>
          <w:rFonts w:ascii="Arial" w:hAnsi="Arial" w:cs="Arial"/>
          <w:sz w:val="20"/>
          <w:szCs w:val="20"/>
          <w:lang w:val="en-GB"/>
        </w:rPr>
      </w:pPr>
    </w:p>
    <w:sectPr w:rsidR="00943CDB" w:rsidRPr="00C33D58" w:rsidSect="001B750D">
      <w:footerReference w:type="even" r:id="rId67"/>
      <w:footerReference w:type="default" r:id="rId6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Diana Vieira" w:date="2026-08-26T16:57:00Z" w:initials="DV">
    <w:p w14:paraId="6E4EFB5A" w14:textId="77777777" w:rsidR="008F1493" w:rsidRDefault="008F1493" w:rsidP="008F1493">
      <w:r>
        <w:rPr>
          <w:rStyle w:val="CommentReference"/>
        </w:rPr>
        <w:annotationRef/>
      </w:r>
      <w:r>
        <w:rPr>
          <w:sz w:val="20"/>
          <w:szCs w:val="20"/>
        </w:rPr>
        <w:t>Fiquei confusa porque na parte da discussão refere-se que: "no consistent enrichment or depletion in SGs across datasets"</w:t>
      </w:r>
    </w:p>
  </w:comment>
  <w:comment w:id="2" w:author="Diana Vieira" w:date="2026-08-26T16:59:00Z" w:initials="DV">
    <w:p w14:paraId="76BDE952" w14:textId="77777777" w:rsidR="008F1493" w:rsidRDefault="008F1493" w:rsidP="008F1493">
      <w:r>
        <w:rPr>
          <w:rStyle w:val="CommentReference"/>
        </w:rPr>
        <w:annotationRef/>
      </w:r>
      <w:r>
        <w:rPr>
          <w:sz w:val="20"/>
          <w:szCs w:val="20"/>
        </w:rPr>
        <w:t>O "uptake" parece demasiado definitivo. Pelo que percebi a IF é supportive</w:t>
      </w:r>
    </w:p>
  </w:comment>
  <w:comment w:id="7" w:author="Diana Vieira" w:date="2026-08-26T17:03:00Z" w:initials="DV">
    <w:p w14:paraId="749B5527" w14:textId="77777777" w:rsidR="008F1493" w:rsidRDefault="008F1493" w:rsidP="008F1493">
      <w:r>
        <w:rPr>
          <w:rStyle w:val="CommentReference"/>
        </w:rPr>
        <w:annotationRef/>
      </w:r>
      <w:r>
        <w:rPr>
          <w:sz w:val="20"/>
          <w:szCs w:val="20"/>
        </w:rPr>
        <w:t>isn't the correct term pyroptosis or can both be used?</w:t>
      </w:r>
    </w:p>
  </w:comment>
  <w:comment w:id="20" w:author="Diana Vieira" w:date="2026-08-26T17:09:00Z" w:initials="DV">
    <w:p w14:paraId="4C60A0E9" w14:textId="77777777" w:rsidR="00FD3B66" w:rsidRDefault="00FD3B66" w:rsidP="00FD3B66">
      <w:r>
        <w:rPr>
          <w:rStyle w:val="CommentReference"/>
        </w:rPr>
        <w:annotationRef/>
      </w:r>
      <w:r>
        <w:rPr>
          <w:sz w:val="20"/>
          <w:szCs w:val="20"/>
        </w:rPr>
        <w:t>o mesmo comentário que fiz no abstract sobre o que aparece mais à frente na discussão. Ou sou eu que estou a interpretar mal?</w:t>
      </w:r>
    </w:p>
  </w:comment>
  <w:comment w:id="21" w:author="Diana Vieira" w:date="2026-08-26T17:10:00Z" w:initials="DV">
    <w:p w14:paraId="62CA00F2" w14:textId="77777777" w:rsidR="00FD3B66" w:rsidRDefault="00FD3B66" w:rsidP="00FD3B66">
      <w:r>
        <w:rPr>
          <w:rStyle w:val="CommentReference"/>
        </w:rPr>
        <w:annotationRef/>
      </w:r>
      <w:r>
        <w:rPr>
          <w:sz w:val="20"/>
          <w:szCs w:val="20"/>
        </w:rPr>
        <w:t>retira o stronlgy, é demasiado rotundo.</w:t>
      </w:r>
    </w:p>
  </w:comment>
  <w:comment w:id="29" w:author="Diana Vieira" w:date="2026-08-26T17:12:00Z" w:initials="DV">
    <w:p w14:paraId="2B08B897" w14:textId="77777777" w:rsidR="00FD3B66" w:rsidRDefault="00FD3B66" w:rsidP="00FD3B66">
      <w:r>
        <w:rPr>
          <w:rStyle w:val="CommentReference"/>
        </w:rPr>
        <w:annotationRef/>
      </w:r>
      <w:r>
        <w:rPr>
          <w:sz w:val="20"/>
          <w:szCs w:val="20"/>
        </w:rPr>
        <w:t>menor que 10, fica por extenso</w:t>
      </w:r>
    </w:p>
  </w:comment>
  <w:comment w:id="44" w:author="Diana Vieira" w:date="2026-08-27T10:06:00Z" w:initials="DV">
    <w:p w14:paraId="13632220" w14:textId="77777777" w:rsidR="008E6C5A" w:rsidRDefault="008E6C5A" w:rsidP="008E6C5A">
      <w:r>
        <w:rPr>
          <w:rStyle w:val="CommentReference"/>
        </w:rPr>
        <w:annotationRef/>
      </w:r>
      <w:r>
        <w:rPr>
          <w:sz w:val="20"/>
          <w:szCs w:val="20"/>
        </w:rPr>
        <w:t>Não sendo eu a especialista em estatística, mas, deixo aqui na mesma esta nota. Depois corrige-me se estiver errada: Both p-value and P-value are acceptable, but P value (capital P, no hyphen) is preferred by major style guides like APA and the GraphPad FAQ, whereas lowercase p-value with a hyphen is common in general and computational writing.</w:t>
      </w:r>
    </w:p>
  </w:comment>
  <w:comment w:id="45" w:author="Diana Vieira" w:date="2026-08-26T17:16:00Z" w:initials="DV">
    <w:p w14:paraId="2CC018D5" w14:textId="77777777" w:rsidR="00FD3B66" w:rsidRDefault="00FD3B66" w:rsidP="00FD3B66">
      <w:r>
        <w:rPr>
          <w:rStyle w:val="CommentReference"/>
        </w:rPr>
        <w:annotationRef/>
      </w:r>
      <w:r>
        <w:rPr>
          <w:sz w:val="20"/>
          <w:szCs w:val="20"/>
        </w:rPr>
        <w:t>only if following non-Oxford comma convention</w:t>
      </w:r>
    </w:p>
  </w:comment>
  <w:comment w:id="56" w:author="Diana Vieira" w:date="2026-08-26T17:23:00Z" w:initials="DV">
    <w:p w14:paraId="14A86B0A" w14:textId="77777777" w:rsidR="00AA4226" w:rsidRDefault="00AA4226" w:rsidP="00AA4226">
      <w:r>
        <w:rPr>
          <w:rStyle w:val="CommentReference"/>
        </w:rPr>
        <w:annotationRef/>
      </w:r>
      <w:r>
        <w:rPr>
          <w:sz w:val="20"/>
          <w:szCs w:val="20"/>
        </w:rPr>
        <w:t>Entendo esta frase, mas na realidade o que está a ser examinado são os markers... depois é interpretado para o mRNA. Talvez seja melhor reescrever este início.</w:t>
      </w:r>
    </w:p>
  </w:comment>
  <w:comment w:id="59" w:author="Diana Vieira" w:date="2026-08-26T17:19:00Z" w:initials="DV">
    <w:p w14:paraId="2B939FF4" w14:textId="77777777" w:rsidR="00AA4226" w:rsidRDefault="00AA4226" w:rsidP="00AA4226">
      <w:r>
        <w:rPr>
          <w:rStyle w:val="CommentReference"/>
        </w:rPr>
        <w:annotationRef/>
      </w:r>
      <w:r>
        <w:rPr>
          <w:sz w:val="20"/>
          <w:szCs w:val="20"/>
        </w:rPr>
        <w:t>Para ser coerente com o restante documento (h / min)</w:t>
      </w:r>
    </w:p>
  </w:comment>
  <w:comment w:id="66" w:author="Diana Vieira" w:date="2026-08-26T17:20:00Z" w:initials="DV">
    <w:p w14:paraId="621E3D4C" w14:textId="77777777" w:rsidR="00AA4226" w:rsidRDefault="00AA4226" w:rsidP="00AA4226">
      <w:r>
        <w:rPr>
          <w:rStyle w:val="CommentReference"/>
        </w:rPr>
        <w:annotationRef/>
      </w:r>
      <w:r>
        <w:rPr>
          <w:sz w:val="20"/>
          <w:szCs w:val="20"/>
        </w:rPr>
        <w:t>Confirma no final os títulos. Aqui seria "Reagents and Resources Table"</w:t>
      </w:r>
    </w:p>
  </w:comment>
  <w:comment w:id="79" w:author="Diana Vieira" w:date="2026-08-27T09:35:00Z" w:initials="DV">
    <w:p w14:paraId="2D0BD81E" w14:textId="77777777" w:rsidR="00D26959" w:rsidRDefault="00D26959" w:rsidP="00D26959">
      <w:r>
        <w:rPr>
          <w:rStyle w:val="CommentReference"/>
        </w:rPr>
        <w:annotationRef/>
      </w:r>
      <w:r>
        <w:rPr>
          <w:sz w:val="20"/>
          <w:szCs w:val="20"/>
        </w:rPr>
        <w:t>estes "with" são tradução direta do PT-PT. Idealmente deveria estar escrito "using"</w:t>
      </w:r>
    </w:p>
  </w:comment>
  <w:comment w:id="102" w:author="Diana Vieira" w:date="2026-08-27T09:39:00Z" w:initials="DV">
    <w:p w14:paraId="15EB0B2D" w14:textId="77777777" w:rsidR="00345233" w:rsidRDefault="00345233" w:rsidP="00345233">
      <w:r>
        <w:rPr>
          <w:rStyle w:val="CommentReference"/>
        </w:rPr>
        <w:annotationRef/>
      </w:r>
      <w:r>
        <w:rPr>
          <w:sz w:val="20"/>
          <w:szCs w:val="20"/>
        </w:rPr>
        <w:t>teoricamente deveria estar escrito por extenso por ser um número inferior a 10. No entanto, como se refere ao nº de amostras (certo?), sugiro "n=3 per condition" ou semelhante.</w:t>
      </w:r>
    </w:p>
  </w:comment>
  <w:comment w:id="104" w:author="Diana Vieira" w:date="2026-08-27T09:41:00Z" w:initials="DV">
    <w:p w14:paraId="51CF05D0" w14:textId="77777777" w:rsidR="00262818" w:rsidRDefault="00262818" w:rsidP="00262818">
      <w:r>
        <w:rPr>
          <w:rStyle w:val="CommentReference"/>
        </w:rPr>
        <w:annotationRef/>
      </w:r>
      <w:r>
        <w:rPr>
          <w:sz w:val="20"/>
          <w:szCs w:val="20"/>
        </w:rPr>
        <w:t>confirma a nomenclatura, como te referes a genes, devem vir em letras minúsculas. Quando são proteínas, escrevem-se em maiúsculas.</w:t>
      </w:r>
    </w:p>
  </w:comment>
  <w:comment w:id="106" w:author="Diana Vieira" w:date="2026-08-27T09:43:00Z" w:initials="DV">
    <w:p w14:paraId="4B9462C3" w14:textId="77777777" w:rsidR="007418A3" w:rsidRDefault="007418A3" w:rsidP="007418A3">
      <w:r>
        <w:rPr>
          <w:rStyle w:val="CommentReference"/>
        </w:rPr>
        <w:annotationRef/>
      </w:r>
      <w:r>
        <w:rPr>
          <w:sz w:val="20"/>
          <w:szCs w:val="20"/>
        </w:rPr>
        <w:t>Em UK-EN, sendo adjetivação, usa-se um hífen "SG-positive" cells. Há outros exemplos ao longo do texto. Não deixa de ser um preciosismo e não uma incorreção. Mas fica a nota :)</w:t>
      </w:r>
    </w:p>
  </w:comment>
  <w:comment w:id="112" w:author="Diana Vieira" w:date="2026-08-27T09:47:00Z" w:initials="DV">
    <w:p w14:paraId="49A35A78" w14:textId="77777777" w:rsidR="00C30EAA" w:rsidRDefault="00C30EAA" w:rsidP="00C30EAA">
      <w:r>
        <w:rPr>
          <w:rStyle w:val="CommentReference"/>
        </w:rPr>
        <w:annotationRef/>
      </w:r>
      <w:r>
        <w:rPr>
          <w:sz w:val="20"/>
          <w:szCs w:val="20"/>
        </w:rPr>
        <w:t>esta frase soa incompleta. "rather than true alternative splicing"?</w:t>
      </w:r>
    </w:p>
  </w:comment>
  <w:comment w:id="118" w:author="Diana Vieira" w:date="2026-08-27T10:25:00Z" w:initials="DV">
    <w:p w14:paraId="7BDC8379" w14:textId="77777777" w:rsidR="00FB6F7E" w:rsidRDefault="00FB6F7E" w:rsidP="00FB6F7E">
      <w:r>
        <w:rPr>
          <w:rStyle w:val="CommentReference"/>
        </w:rPr>
        <w:annotationRef/>
      </w:r>
      <w:r>
        <w:rPr>
          <w:sz w:val="20"/>
          <w:szCs w:val="20"/>
        </w:rPr>
        <w:t>Desculpa se é apenas ignorância minha, mas este "all" não contradiz o que é referido mais abaixo "The eCLIPSE pipeline is still under active development and not yet fully public..." bem como o inicio deste parágrafo?</w:t>
      </w:r>
    </w:p>
  </w:comment>
  <w:comment w:id="165" w:author="Diana Vieira" w:date="2026-08-27T10:07:00Z" w:initials="DV">
    <w:p w14:paraId="32F66A88" w14:textId="77777777" w:rsidR="003C65E6" w:rsidRDefault="003C65E6" w:rsidP="003C65E6">
      <w:r>
        <w:rPr>
          <w:rStyle w:val="CommentReference"/>
        </w:rPr>
        <w:annotationRef/>
      </w:r>
      <w:r>
        <w:rPr>
          <w:sz w:val="20"/>
          <w:szCs w:val="20"/>
        </w:rPr>
        <w:t>same comment as before: n=3 per condition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E4EFB5A" w15:done="0"/>
  <w15:commentEx w15:paraId="76BDE952" w15:done="0"/>
  <w15:commentEx w15:paraId="749B5527" w15:done="0"/>
  <w15:commentEx w15:paraId="4C60A0E9" w15:done="0"/>
  <w15:commentEx w15:paraId="62CA00F2" w15:done="0"/>
  <w15:commentEx w15:paraId="2B08B897" w15:done="0"/>
  <w15:commentEx w15:paraId="13632220" w15:done="0"/>
  <w15:commentEx w15:paraId="2CC018D5" w15:done="0"/>
  <w15:commentEx w15:paraId="14A86B0A" w15:done="0"/>
  <w15:commentEx w15:paraId="2B939FF4" w15:done="0"/>
  <w15:commentEx w15:paraId="621E3D4C" w15:done="0"/>
  <w15:commentEx w15:paraId="2D0BD81E" w15:done="0"/>
  <w15:commentEx w15:paraId="15EB0B2D" w15:done="0"/>
  <w15:commentEx w15:paraId="51CF05D0" w15:done="0"/>
  <w15:commentEx w15:paraId="4B9462C3" w15:done="0"/>
  <w15:commentEx w15:paraId="49A35A78" w15:done="0"/>
  <w15:commentEx w15:paraId="7BDC8379" w15:done="0"/>
  <w15:commentEx w15:paraId="32F66A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8D1EC5A" w16cex:dateUtc="2026-08-26T15:57:00Z"/>
  <w16cex:commentExtensible w16cex:durableId="52D0E353" w16cex:dateUtc="2026-08-26T15:59:00Z"/>
  <w16cex:commentExtensible w16cex:durableId="39C0EB2B" w16cex:dateUtc="2026-08-26T16:03:00Z"/>
  <w16cex:commentExtensible w16cex:durableId="1F772647" w16cex:dateUtc="2026-08-26T16:09:00Z"/>
  <w16cex:commentExtensible w16cex:durableId="6D43D59F" w16cex:dateUtc="2026-08-26T16:10:00Z"/>
  <w16cex:commentExtensible w16cex:durableId="481D6EF0" w16cex:dateUtc="2026-08-26T16:12:00Z"/>
  <w16cex:commentExtensible w16cex:durableId="5F0810C3" w16cex:dateUtc="2026-08-27T09:06:00Z"/>
  <w16cex:commentExtensible w16cex:durableId="6FBF5431" w16cex:dateUtc="2026-08-26T16:16:00Z"/>
  <w16cex:commentExtensible w16cex:durableId="24BBCED0" w16cex:dateUtc="2026-08-26T16:23:00Z"/>
  <w16cex:commentExtensible w16cex:durableId="7E2C3445" w16cex:dateUtc="2026-08-26T16:19:00Z"/>
  <w16cex:commentExtensible w16cex:durableId="35C46807" w16cex:dateUtc="2026-08-26T16:20:00Z"/>
  <w16cex:commentExtensible w16cex:durableId="5CD80E19" w16cex:dateUtc="2026-08-27T08:35:00Z"/>
  <w16cex:commentExtensible w16cex:durableId="0FBF1429" w16cex:dateUtc="2026-08-27T08:39:00Z"/>
  <w16cex:commentExtensible w16cex:durableId="54683C51" w16cex:dateUtc="2026-08-27T08:41:00Z"/>
  <w16cex:commentExtensible w16cex:durableId="35804880" w16cex:dateUtc="2026-08-27T08:43:00Z"/>
  <w16cex:commentExtensible w16cex:durableId="551EEACE" w16cex:dateUtc="2026-08-27T08:47:00Z"/>
  <w16cex:commentExtensible w16cex:durableId="3A0C9CE1" w16cex:dateUtc="2026-08-27T09:25:00Z"/>
  <w16cex:commentExtensible w16cex:durableId="5C891D41" w16cex:dateUtc="2026-08-27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E4EFB5A" w16cid:durableId="18D1EC5A"/>
  <w16cid:commentId w16cid:paraId="76BDE952" w16cid:durableId="52D0E353"/>
  <w16cid:commentId w16cid:paraId="749B5527" w16cid:durableId="39C0EB2B"/>
  <w16cid:commentId w16cid:paraId="4C60A0E9" w16cid:durableId="1F772647"/>
  <w16cid:commentId w16cid:paraId="62CA00F2" w16cid:durableId="6D43D59F"/>
  <w16cid:commentId w16cid:paraId="2B08B897" w16cid:durableId="481D6EF0"/>
  <w16cid:commentId w16cid:paraId="13632220" w16cid:durableId="5F0810C3"/>
  <w16cid:commentId w16cid:paraId="2CC018D5" w16cid:durableId="6FBF5431"/>
  <w16cid:commentId w16cid:paraId="14A86B0A" w16cid:durableId="24BBCED0"/>
  <w16cid:commentId w16cid:paraId="2B939FF4" w16cid:durableId="7E2C3445"/>
  <w16cid:commentId w16cid:paraId="621E3D4C" w16cid:durableId="35C46807"/>
  <w16cid:commentId w16cid:paraId="2D0BD81E" w16cid:durableId="5CD80E19"/>
  <w16cid:commentId w16cid:paraId="15EB0B2D" w16cid:durableId="0FBF1429"/>
  <w16cid:commentId w16cid:paraId="51CF05D0" w16cid:durableId="54683C51"/>
  <w16cid:commentId w16cid:paraId="4B9462C3" w16cid:durableId="35804880"/>
  <w16cid:commentId w16cid:paraId="49A35A78" w16cid:durableId="551EEACE"/>
  <w16cid:commentId w16cid:paraId="7BDC8379" w16cid:durableId="3A0C9CE1"/>
  <w16cid:commentId w16cid:paraId="32F66A88" w16cid:durableId="5C891D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BC0108" w14:textId="77777777" w:rsidR="008412F4" w:rsidRDefault="008412F4" w:rsidP="009217DF">
      <w:pPr>
        <w:spacing w:after="0" w:line="240" w:lineRule="auto"/>
      </w:pPr>
      <w:r>
        <w:separator/>
      </w:r>
    </w:p>
  </w:endnote>
  <w:endnote w:type="continuationSeparator" w:id="0">
    <w:p w14:paraId="19BCD73E" w14:textId="77777777" w:rsidR="008412F4" w:rsidRDefault="008412F4" w:rsidP="0092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scadia Code">
    <w:altName w:val="Times New Roman"/>
    <w:panose1 w:val="020B0604020202020204"/>
    <w:charset w:val="00"/>
    <w:family w:val="modern"/>
    <w:pitch w:val="fixed"/>
    <w:sig w:usb0="A10002FF" w:usb1="4000F9FB" w:usb2="0004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98363584"/>
      <w:docPartObj>
        <w:docPartGallery w:val="Page Numbers (Bottom of Page)"/>
        <w:docPartUnique/>
      </w:docPartObj>
    </w:sdtPr>
    <w:sdtContent>
      <w:p w14:paraId="06CC0CEF" w14:textId="1F1113C2" w:rsidR="006E12C5" w:rsidRDefault="006E12C5" w:rsidP="009704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27BEB5" w14:textId="77777777" w:rsidR="006E12C5" w:rsidRDefault="006E12C5" w:rsidP="005379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9009574"/>
      <w:docPartObj>
        <w:docPartGallery w:val="Page Numbers (Bottom of Page)"/>
        <w:docPartUnique/>
      </w:docPartObj>
    </w:sdtPr>
    <w:sdtContent>
      <w:p w14:paraId="58DA5ACB" w14:textId="26F9BA73" w:rsidR="006E12C5" w:rsidRDefault="006E12C5" w:rsidP="00970434">
        <w:pPr>
          <w:pStyle w:val="Footer"/>
          <w:framePr w:wrap="none" w:vAnchor="text" w:hAnchor="margin" w:xAlign="right" w:y="1"/>
          <w:rPr>
            <w:rStyle w:val="PageNumber"/>
          </w:rPr>
        </w:pPr>
        <w:r w:rsidRPr="006E12C5">
          <w:rPr>
            <w:rStyle w:val="PageNumber"/>
          </w:rPr>
          <w:fldChar w:fldCharType="begin"/>
        </w:r>
        <w:r w:rsidRPr="006E12C5">
          <w:rPr>
            <w:rStyle w:val="PageNumber"/>
          </w:rPr>
          <w:instrText xml:space="preserve"> PAGE </w:instrText>
        </w:r>
        <w:r w:rsidRPr="006E12C5">
          <w:rPr>
            <w:rStyle w:val="PageNumber"/>
          </w:rPr>
          <w:fldChar w:fldCharType="separate"/>
        </w:r>
        <w:r w:rsidRPr="006E12C5">
          <w:rPr>
            <w:rStyle w:val="PageNumber"/>
            <w:noProof/>
          </w:rPr>
          <w:t>1</w:t>
        </w:r>
        <w:r w:rsidRPr="006E12C5">
          <w:rPr>
            <w:rStyle w:val="PageNumber"/>
          </w:rPr>
          <w:fldChar w:fldCharType="end"/>
        </w:r>
      </w:p>
    </w:sdtContent>
  </w:sdt>
  <w:p w14:paraId="11147507" w14:textId="77777777" w:rsidR="006E12C5" w:rsidRDefault="006E12C5" w:rsidP="005379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A2F486" w14:textId="77777777" w:rsidR="008412F4" w:rsidRDefault="008412F4" w:rsidP="009217DF">
      <w:pPr>
        <w:spacing w:after="0" w:line="240" w:lineRule="auto"/>
      </w:pPr>
      <w:r>
        <w:separator/>
      </w:r>
    </w:p>
  </w:footnote>
  <w:footnote w:type="continuationSeparator" w:id="0">
    <w:p w14:paraId="3D6F5F41" w14:textId="77777777" w:rsidR="008412F4" w:rsidRDefault="008412F4" w:rsidP="00921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E65AC8"/>
    <w:multiLevelType w:val="hybridMultilevel"/>
    <w:tmpl w:val="DA8A68C4"/>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605D52"/>
    <w:multiLevelType w:val="hybridMultilevel"/>
    <w:tmpl w:val="94DEA4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FB75F6"/>
    <w:multiLevelType w:val="hybridMultilevel"/>
    <w:tmpl w:val="6DA4B00E"/>
    <w:lvl w:ilvl="0" w:tplc="7E48FC5E">
      <w:numFmt w:val="bullet"/>
      <w:lvlText w:val=""/>
      <w:lvlJc w:val="left"/>
      <w:pPr>
        <w:ind w:left="780" w:hanging="4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85E4F"/>
    <w:multiLevelType w:val="hybridMultilevel"/>
    <w:tmpl w:val="8DE4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D85A0F"/>
    <w:multiLevelType w:val="hybridMultilevel"/>
    <w:tmpl w:val="7D2C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216775"/>
    <w:multiLevelType w:val="multilevel"/>
    <w:tmpl w:val="5DEA6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345E3"/>
    <w:multiLevelType w:val="hybridMultilevel"/>
    <w:tmpl w:val="BEA8CDB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BB62865"/>
    <w:multiLevelType w:val="multilevel"/>
    <w:tmpl w:val="D85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7630E"/>
    <w:multiLevelType w:val="hybridMultilevel"/>
    <w:tmpl w:val="046AA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083BBF"/>
    <w:multiLevelType w:val="hybridMultilevel"/>
    <w:tmpl w:val="C0643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2D4524"/>
    <w:multiLevelType w:val="multilevel"/>
    <w:tmpl w:val="56F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3257F"/>
    <w:multiLevelType w:val="hybridMultilevel"/>
    <w:tmpl w:val="6096CD98"/>
    <w:lvl w:ilvl="0" w:tplc="308011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E423CD"/>
    <w:multiLevelType w:val="hybridMultilevel"/>
    <w:tmpl w:val="7C2AD1E4"/>
    <w:lvl w:ilvl="0" w:tplc="8332891C">
      <w:start w:val="1"/>
      <w:numFmt w:val="bullet"/>
      <w:lvlText w:val=""/>
      <w:lvlJc w:val="left"/>
      <w:pPr>
        <w:ind w:left="1080" w:hanging="360"/>
      </w:pPr>
      <w:rPr>
        <w:rFonts w:ascii="Symbol" w:hAnsi="Symbol"/>
      </w:rPr>
    </w:lvl>
    <w:lvl w:ilvl="1" w:tplc="9290055C">
      <w:start w:val="1"/>
      <w:numFmt w:val="bullet"/>
      <w:lvlText w:val=""/>
      <w:lvlJc w:val="left"/>
      <w:pPr>
        <w:ind w:left="1440" w:hanging="360"/>
      </w:pPr>
      <w:rPr>
        <w:rFonts w:ascii="Symbol" w:hAnsi="Symbol"/>
      </w:rPr>
    </w:lvl>
    <w:lvl w:ilvl="2" w:tplc="AA0E75F8">
      <w:start w:val="1"/>
      <w:numFmt w:val="bullet"/>
      <w:lvlText w:val=""/>
      <w:lvlJc w:val="left"/>
      <w:pPr>
        <w:ind w:left="1080" w:hanging="360"/>
      </w:pPr>
      <w:rPr>
        <w:rFonts w:ascii="Symbol" w:hAnsi="Symbol"/>
      </w:rPr>
    </w:lvl>
    <w:lvl w:ilvl="3" w:tplc="2E38A044">
      <w:start w:val="1"/>
      <w:numFmt w:val="bullet"/>
      <w:lvlText w:val=""/>
      <w:lvlJc w:val="left"/>
      <w:pPr>
        <w:ind w:left="1080" w:hanging="360"/>
      </w:pPr>
      <w:rPr>
        <w:rFonts w:ascii="Symbol" w:hAnsi="Symbol"/>
      </w:rPr>
    </w:lvl>
    <w:lvl w:ilvl="4" w:tplc="EEB4F49C">
      <w:start w:val="1"/>
      <w:numFmt w:val="bullet"/>
      <w:lvlText w:val=""/>
      <w:lvlJc w:val="left"/>
      <w:pPr>
        <w:ind w:left="1080" w:hanging="360"/>
      </w:pPr>
      <w:rPr>
        <w:rFonts w:ascii="Symbol" w:hAnsi="Symbol"/>
      </w:rPr>
    </w:lvl>
    <w:lvl w:ilvl="5" w:tplc="BCE66F20">
      <w:start w:val="1"/>
      <w:numFmt w:val="bullet"/>
      <w:lvlText w:val=""/>
      <w:lvlJc w:val="left"/>
      <w:pPr>
        <w:ind w:left="1080" w:hanging="360"/>
      </w:pPr>
      <w:rPr>
        <w:rFonts w:ascii="Symbol" w:hAnsi="Symbol"/>
      </w:rPr>
    </w:lvl>
    <w:lvl w:ilvl="6" w:tplc="B7E2F434">
      <w:start w:val="1"/>
      <w:numFmt w:val="bullet"/>
      <w:lvlText w:val=""/>
      <w:lvlJc w:val="left"/>
      <w:pPr>
        <w:ind w:left="1080" w:hanging="360"/>
      </w:pPr>
      <w:rPr>
        <w:rFonts w:ascii="Symbol" w:hAnsi="Symbol"/>
      </w:rPr>
    </w:lvl>
    <w:lvl w:ilvl="7" w:tplc="22489D88">
      <w:start w:val="1"/>
      <w:numFmt w:val="bullet"/>
      <w:lvlText w:val=""/>
      <w:lvlJc w:val="left"/>
      <w:pPr>
        <w:ind w:left="1080" w:hanging="360"/>
      </w:pPr>
      <w:rPr>
        <w:rFonts w:ascii="Symbol" w:hAnsi="Symbol"/>
      </w:rPr>
    </w:lvl>
    <w:lvl w:ilvl="8" w:tplc="D5409844">
      <w:start w:val="1"/>
      <w:numFmt w:val="bullet"/>
      <w:lvlText w:val=""/>
      <w:lvlJc w:val="left"/>
      <w:pPr>
        <w:ind w:left="1080" w:hanging="360"/>
      </w:pPr>
      <w:rPr>
        <w:rFonts w:ascii="Symbol" w:hAnsi="Symbol"/>
      </w:rPr>
    </w:lvl>
  </w:abstractNum>
  <w:abstractNum w:abstractNumId="13" w15:restartNumberingAfterBreak="0">
    <w:nsid w:val="4CD54C21"/>
    <w:multiLevelType w:val="hybridMultilevel"/>
    <w:tmpl w:val="8228B544"/>
    <w:lvl w:ilvl="0" w:tplc="F0AC82A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330CA0"/>
    <w:multiLevelType w:val="hybridMultilevel"/>
    <w:tmpl w:val="FC96C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656E59"/>
    <w:multiLevelType w:val="hybridMultilevel"/>
    <w:tmpl w:val="1DE2E3C6"/>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12759E"/>
    <w:multiLevelType w:val="multilevel"/>
    <w:tmpl w:val="0F1A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A6E62"/>
    <w:multiLevelType w:val="hybridMultilevel"/>
    <w:tmpl w:val="DBFC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abstractNum w:abstractNumId="19" w15:restartNumberingAfterBreak="0">
    <w:nsid w:val="7B1E7A30"/>
    <w:multiLevelType w:val="hybridMultilevel"/>
    <w:tmpl w:val="BECC2FC6"/>
    <w:lvl w:ilvl="0" w:tplc="32BA78DC">
      <w:start w:val="1"/>
      <w:numFmt w:val="upperLetter"/>
      <w:lvlText w:val="%1."/>
      <w:lvlJc w:val="left"/>
      <w:pPr>
        <w:ind w:left="1020" w:hanging="360"/>
      </w:pPr>
    </w:lvl>
    <w:lvl w:ilvl="1" w:tplc="EDA2DDC2">
      <w:start w:val="1"/>
      <w:numFmt w:val="upperLetter"/>
      <w:lvlText w:val="%2."/>
      <w:lvlJc w:val="left"/>
      <w:pPr>
        <w:ind w:left="1020" w:hanging="360"/>
      </w:pPr>
    </w:lvl>
    <w:lvl w:ilvl="2" w:tplc="F75083E0">
      <w:start w:val="1"/>
      <w:numFmt w:val="upperLetter"/>
      <w:lvlText w:val="%3."/>
      <w:lvlJc w:val="left"/>
      <w:pPr>
        <w:ind w:left="1020" w:hanging="360"/>
      </w:pPr>
    </w:lvl>
    <w:lvl w:ilvl="3" w:tplc="B1A8E92E">
      <w:start w:val="1"/>
      <w:numFmt w:val="upperLetter"/>
      <w:lvlText w:val="%4."/>
      <w:lvlJc w:val="left"/>
      <w:pPr>
        <w:ind w:left="1020" w:hanging="360"/>
      </w:pPr>
    </w:lvl>
    <w:lvl w:ilvl="4" w:tplc="2BC8E7EE">
      <w:start w:val="1"/>
      <w:numFmt w:val="upperLetter"/>
      <w:lvlText w:val="%5."/>
      <w:lvlJc w:val="left"/>
      <w:pPr>
        <w:ind w:left="1020" w:hanging="360"/>
      </w:pPr>
    </w:lvl>
    <w:lvl w:ilvl="5" w:tplc="2CECA9CA">
      <w:start w:val="1"/>
      <w:numFmt w:val="upperLetter"/>
      <w:lvlText w:val="%6."/>
      <w:lvlJc w:val="left"/>
      <w:pPr>
        <w:ind w:left="1020" w:hanging="360"/>
      </w:pPr>
    </w:lvl>
    <w:lvl w:ilvl="6" w:tplc="44480984">
      <w:start w:val="1"/>
      <w:numFmt w:val="upperLetter"/>
      <w:lvlText w:val="%7."/>
      <w:lvlJc w:val="left"/>
      <w:pPr>
        <w:ind w:left="1020" w:hanging="360"/>
      </w:pPr>
    </w:lvl>
    <w:lvl w:ilvl="7" w:tplc="8C5E95B2">
      <w:start w:val="1"/>
      <w:numFmt w:val="upperLetter"/>
      <w:lvlText w:val="%8."/>
      <w:lvlJc w:val="left"/>
      <w:pPr>
        <w:ind w:left="1020" w:hanging="360"/>
      </w:pPr>
    </w:lvl>
    <w:lvl w:ilvl="8" w:tplc="6666D42A">
      <w:start w:val="1"/>
      <w:numFmt w:val="upperLetter"/>
      <w:lvlText w:val="%9."/>
      <w:lvlJc w:val="left"/>
      <w:pPr>
        <w:ind w:left="1020" w:hanging="360"/>
      </w:pPr>
    </w:lvl>
  </w:abstractNum>
  <w:num w:numId="1" w16cid:durableId="539974132">
    <w:abstractNumId w:val="13"/>
  </w:num>
  <w:num w:numId="2" w16cid:durableId="1485512603">
    <w:abstractNumId w:val="16"/>
  </w:num>
  <w:num w:numId="3" w16cid:durableId="2007828957">
    <w:abstractNumId w:val="11"/>
  </w:num>
  <w:num w:numId="4" w16cid:durableId="1211386118">
    <w:abstractNumId w:val="9"/>
  </w:num>
  <w:num w:numId="5" w16cid:durableId="767623923">
    <w:abstractNumId w:val="15"/>
  </w:num>
  <w:num w:numId="6" w16cid:durableId="1714386644">
    <w:abstractNumId w:val="17"/>
  </w:num>
  <w:num w:numId="7" w16cid:durableId="1610965383">
    <w:abstractNumId w:val="2"/>
  </w:num>
  <w:num w:numId="8" w16cid:durableId="1699696588">
    <w:abstractNumId w:val="10"/>
  </w:num>
  <w:num w:numId="9" w16cid:durableId="1831166197">
    <w:abstractNumId w:val="14"/>
  </w:num>
  <w:num w:numId="10" w16cid:durableId="1711800564">
    <w:abstractNumId w:val="5"/>
  </w:num>
  <w:num w:numId="11" w16cid:durableId="2099473231">
    <w:abstractNumId w:val="0"/>
  </w:num>
  <w:num w:numId="12" w16cid:durableId="1524395105">
    <w:abstractNumId w:val="6"/>
  </w:num>
  <w:num w:numId="13" w16cid:durableId="1454405130">
    <w:abstractNumId w:val="4"/>
  </w:num>
  <w:num w:numId="14" w16cid:durableId="2141068992">
    <w:abstractNumId w:val="7"/>
  </w:num>
  <w:num w:numId="15" w16cid:durableId="1125195809">
    <w:abstractNumId w:val="18"/>
  </w:num>
  <w:num w:numId="16" w16cid:durableId="1729763254">
    <w:abstractNumId w:val="19"/>
  </w:num>
  <w:num w:numId="17" w16cid:durableId="1333679299">
    <w:abstractNumId w:val="8"/>
  </w:num>
  <w:num w:numId="18" w16cid:durableId="2079131971">
    <w:abstractNumId w:val="12"/>
  </w:num>
  <w:num w:numId="19" w16cid:durableId="1307587357">
    <w:abstractNumId w:val="1"/>
  </w:num>
  <w:num w:numId="20" w16cid:durableId="191824935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ana Vieira">
    <w15:presenceInfo w15:providerId="AD" w15:userId="S::diana.vieira@gimm.pt::ca17e3df-bf90-4a2b-81cc-04318191e7d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hideSpellingErrors/>
  <w:hideGrammatical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36"/>
    <w:rsid w:val="000005B4"/>
    <w:rsid w:val="0000070B"/>
    <w:rsid w:val="0000198D"/>
    <w:rsid w:val="00002659"/>
    <w:rsid w:val="000033CF"/>
    <w:rsid w:val="0000379E"/>
    <w:rsid w:val="00003BF7"/>
    <w:rsid w:val="000043DC"/>
    <w:rsid w:val="00004F0C"/>
    <w:rsid w:val="0000521F"/>
    <w:rsid w:val="000056FC"/>
    <w:rsid w:val="0000571D"/>
    <w:rsid w:val="00005A2C"/>
    <w:rsid w:val="00006DE4"/>
    <w:rsid w:val="000073E0"/>
    <w:rsid w:val="00007467"/>
    <w:rsid w:val="0000785B"/>
    <w:rsid w:val="00007B9E"/>
    <w:rsid w:val="00007D4F"/>
    <w:rsid w:val="000108D2"/>
    <w:rsid w:val="00010F09"/>
    <w:rsid w:val="00011013"/>
    <w:rsid w:val="00011490"/>
    <w:rsid w:val="00011B73"/>
    <w:rsid w:val="00011DC7"/>
    <w:rsid w:val="000126A2"/>
    <w:rsid w:val="0001305D"/>
    <w:rsid w:val="0001367D"/>
    <w:rsid w:val="00013DF4"/>
    <w:rsid w:val="00013EE7"/>
    <w:rsid w:val="00014AA5"/>
    <w:rsid w:val="0001611C"/>
    <w:rsid w:val="000163CD"/>
    <w:rsid w:val="0001671B"/>
    <w:rsid w:val="00016C52"/>
    <w:rsid w:val="00016EC7"/>
    <w:rsid w:val="000179DD"/>
    <w:rsid w:val="00017A0B"/>
    <w:rsid w:val="00017C4A"/>
    <w:rsid w:val="000200EE"/>
    <w:rsid w:val="00020655"/>
    <w:rsid w:val="00020D5B"/>
    <w:rsid w:val="0002110B"/>
    <w:rsid w:val="00021536"/>
    <w:rsid w:val="00021553"/>
    <w:rsid w:val="000216E5"/>
    <w:rsid w:val="000218B3"/>
    <w:rsid w:val="00021CA6"/>
    <w:rsid w:val="00022128"/>
    <w:rsid w:val="00022213"/>
    <w:rsid w:val="00023267"/>
    <w:rsid w:val="00023CAE"/>
    <w:rsid w:val="0002480B"/>
    <w:rsid w:val="00025977"/>
    <w:rsid w:val="00026ABB"/>
    <w:rsid w:val="00026B47"/>
    <w:rsid w:val="00026CD4"/>
    <w:rsid w:val="000274C2"/>
    <w:rsid w:val="00027594"/>
    <w:rsid w:val="0002763B"/>
    <w:rsid w:val="00027AA9"/>
    <w:rsid w:val="0003053B"/>
    <w:rsid w:val="0003093B"/>
    <w:rsid w:val="000309C3"/>
    <w:rsid w:val="00030CF8"/>
    <w:rsid w:val="0003114F"/>
    <w:rsid w:val="00031821"/>
    <w:rsid w:val="0003191A"/>
    <w:rsid w:val="00032B10"/>
    <w:rsid w:val="00033BDF"/>
    <w:rsid w:val="00033CF9"/>
    <w:rsid w:val="00033D17"/>
    <w:rsid w:val="00033DFF"/>
    <w:rsid w:val="000348BA"/>
    <w:rsid w:val="000353CF"/>
    <w:rsid w:val="000357E0"/>
    <w:rsid w:val="000358DB"/>
    <w:rsid w:val="000361A6"/>
    <w:rsid w:val="000361FE"/>
    <w:rsid w:val="00036420"/>
    <w:rsid w:val="00036A4A"/>
    <w:rsid w:val="00036BE6"/>
    <w:rsid w:val="00036F82"/>
    <w:rsid w:val="000376FA"/>
    <w:rsid w:val="000400D0"/>
    <w:rsid w:val="00040C9C"/>
    <w:rsid w:val="000413C9"/>
    <w:rsid w:val="0004205A"/>
    <w:rsid w:val="000423A8"/>
    <w:rsid w:val="000424A4"/>
    <w:rsid w:val="00043018"/>
    <w:rsid w:val="000438D8"/>
    <w:rsid w:val="00043E87"/>
    <w:rsid w:val="0004487D"/>
    <w:rsid w:val="000449DA"/>
    <w:rsid w:val="0004530D"/>
    <w:rsid w:val="00045BB0"/>
    <w:rsid w:val="00045E82"/>
    <w:rsid w:val="00045EB2"/>
    <w:rsid w:val="00046C41"/>
    <w:rsid w:val="0004714C"/>
    <w:rsid w:val="00047F44"/>
    <w:rsid w:val="00050839"/>
    <w:rsid w:val="00050EC0"/>
    <w:rsid w:val="00051132"/>
    <w:rsid w:val="0005114D"/>
    <w:rsid w:val="000511B7"/>
    <w:rsid w:val="00051F0F"/>
    <w:rsid w:val="00052837"/>
    <w:rsid w:val="000531B8"/>
    <w:rsid w:val="00053F4E"/>
    <w:rsid w:val="0005428B"/>
    <w:rsid w:val="00054D48"/>
    <w:rsid w:val="00055785"/>
    <w:rsid w:val="000560F3"/>
    <w:rsid w:val="0005699F"/>
    <w:rsid w:val="00056CAE"/>
    <w:rsid w:val="00056CB5"/>
    <w:rsid w:val="00061AB8"/>
    <w:rsid w:val="00061C00"/>
    <w:rsid w:val="00061E24"/>
    <w:rsid w:val="00061FD1"/>
    <w:rsid w:val="0006219F"/>
    <w:rsid w:val="000624A0"/>
    <w:rsid w:val="0006288C"/>
    <w:rsid w:val="00065E16"/>
    <w:rsid w:val="0006700B"/>
    <w:rsid w:val="0006777C"/>
    <w:rsid w:val="00067C1D"/>
    <w:rsid w:val="00067D3F"/>
    <w:rsid w:val="00067DD3"/>
    <w:rsid w:val="00070EBB"/>
    <w:rsid w:val="00070EDA"/>
    <w:rsid w:val="00072031"/>
    <w:rsid w:val="00072253"/>
    <w:rsid w:val="00073250"/>
    <w:rsid w:val="000733C2"/>
    <w:rsid w:val="000742CA"/>
    <w:rsid w:val="000745F1"/>
    <w:rsid w:val="0007492A"/>
    <w:rsid w:val="000749C5"/>
    <w:rsid w:val="00074D36"/>
    <w:rsid w:val="0007551F"/>
    <w:rsid w:val="0007613F"/>
    <w:rsid w:val="00076BF8"/>
    <w:rsid w:val="00076CB0"/>
    <w:rsid w:val="00077538"/>
    <w:rsid w:val="0008088D"/>
    <w:rsid w:val="00081A25"/>
    <w:rsid w:val="00082649"/>
    <w:rsid w:val="00082A17"/>
    <w:rsid w:val="00082CC8"/>
    <w:rsid w:val="00082CD2"/>
    <w:rsid w:val="000831A4"/>
    <w:rsid w:val="000833BA"/>
    <w:rsid w:val="000842DC"/>
    <w:rsid w:val="00084360"/>
    <w:rsid w:val="000845BF"/>
    <w:rsid w:val="00084FBA"/>
    <w:rsid w:val="000851A4"/>
    <w:rsid w:val="00085475"/>
    <w:rsid w:val="0008630D"/>
    <w:rsid w:val="000870F0"/>
    <w:rsid w:val="00087486"/>
    <w:rsid w:val="0008755C"/>
    <w:rsid w:val="00087967"/>
    <w:rsid w:val="00087BC6"/>
    <w:rsid w:val="0009023B"/>
    <w:rsid w:val="00090E0F"/>
    <w:rsid w:val="000910CD"/>
    <w:rsid w:val="0009167C"/>
    <w:rsid w:val="00091CC7"/>
    <w:rsid w:val="0009299A"/>
    <w:rsid w:val="00092BF0"/>
    <w:rsid w:val="00093394"/>
    <w:rsid w:val="00093BC7"/>
    <w:rsid w:val="00093D6D"/>
    <w:rsid w:val="0009432A"/>
    <w:rsid w:val="000954CF"/>
    <w:rsid w:val="000956B2"/>
    <w:rsid w:val="00095D72"/>
    <w:rsid w:val="00095ED0"/>
    <w:rsid w:val="0009648D"/>
    <w:rsid w:val="00096960"/>
    <w:rsid w:val="00096F42"/>
    <w:rsid w:val="0009700D"/>
    <w:rsid w:val="000973A7"/>
    <w:rsid w:val="000973BC"/>
    <w:rsid w:val="000977D8"/>
    <w:rsid w:val="00097E1C"/>
    <w:rsid w:val="00097FC4"/>
    <w:rsid w:val="00097FDC"/>
    <w:rsid w:val="000A0085"/>
    <w:rsid w:val="000A0B71"/>
    <w:rsid w:val="000A100E"/>
    <w:rsid w:val="000A2F31"/>
    <w:rsid w:val="000A32A5"/>
    <w:rsid w:val="000A3BD4"/>
    <w:rsid w:val="000A3FB9"/>
    <w:rsid w:val="000A4228"/>
    <w:rsid w:val="000A4502"/>
    <w:rsid w:val="000A4702"/>
    <w:rsid w:val="000A4877"/>
    <w:rsid w:val="000A4B68"/>
    <w:rsid w:val="000A4BF8"/>
    <w:rsid w:val="000A4D01"/>
    <w:rsid w:val="000A5518"/>
    <w:rsid w:val="000A56CF"/>
    <w:rsid w:val="000A57C5"/>
    <w:rsid w:val="000A5F47"/>
    <w:rsid w:val="000A64D3"/>
    <w:rsid w:val="000A6992"/>
    <w:rsid w:val="000A6AD0"/>
    <w:rsid w:val="000A7551"/>
    <w:rsid w:val="000B018B"/>
    <w:rsid w:val="000B0588"/>
    <w:rsid w:val="000B0786"/>
    <w:rsid w:val="000B089D"/>
    <w:rsid w:val="000B0A9E"/>
    <w:rsid w:val="000B267C"/>
    <w:rsid w:val="000B2C43"/>
    <w:rsid w:val="000B4997"/>
    <w:rsid w:val="000B499C"/>
    <w:rsid w:val="000B4EEB"/>
    <w:rsid w:val="000B5194"/>
    <w:rsid w:val="000B540E"/>
    <w:rsid w:val="000B561C"/>
    <w:rsid w:val="000B5AAE"/>
    <w:rsid w:val="000B64E8"/>
    <w:rsid w:val="000B65BC"/>
    <w:rsid w:val="000B67D1"/>
    <w:rsid w:val="000B6B37"/>
    <w:rsid w:val="000B700A"/>
    <w:rsid w:val="000B7168"/>
    <w:rsid w:val="000B746F"/>
    <w:rsid w:val="000B78E4"/>
    <w:rsid w:val="000B7F73"/>
    <w:rsid w:val="000C055F"/>
    <w:rsid w:val="000C0654"/>
    <w:rsid w:val="000C0DDF"/>
    <w:rsid w:val="000C1840"/>
    <w:rsid w:val="000C3599"/>
    <w:rsid w:val="000C392A"/>
    <w:rsid w:val="000C5015"/>
    <w:rsid w:val="000C582C"/>
    <w:rsid w:val="000C5CC0"/>
    <w:rsid w:val="000C6397"/>
    <w:rsid w:val="000C6517"/>
    <w:rsid w:val="000C665F"/>
    <w:rsid w:val="000C6B7E"/>
    <w:rsid w:val="000C6DD8"/>
    <w:rsid w:val="000C6EA6"/>
    <w:rsid w:val="000C7573"/>
    <w:rsid w:val="000D00CF"/>
    <w:rsid w:val="000D125A"/>
    <w:rsid w:val="000D12F4"/>
    <w:rsid w:val="000D1A89"/>
    <w:rsid w:val="000D2129"/>
    <w:rsid w:val="000D23C7"/>
    <w:rsid w:val="000D2416"/>
    <w:rsid w:val="000D2781"/>
    <w:rsid w:val="000D27B0"/>
    <w:rsid w:val="000D3485"/>
    <w:rsid w:val="000D3E4A"/>
    <w:rsid w:val="000D457D"/>
    <w:rsid w:val="000D483F"/>
    <w:rsid w:val="000D5FA7"/>
    <w:rsid w:val="000D60AB"/>
    <w:rsid w:val="000D6213"/>
    <w:rsid w:val="000D70F4"/>
    <w:rsid w:val="000D7B67"/>
    <w:rsid w:val="000E023D"/>
    <w:rsid w:val="000E0373"/>
    <w:rsid w:val="000E0514"/>
    <w:rsid w:val="000E064F"/>
    <w:rsid w:val="000E089E"/>
    <w:rsid w:val="000E1493"/>
    <w:rsid w:val="000E17D0"/>
    <w:rsid w:val="000E218B"/>
    <w:rsid w:val="000E22FE"/>
    <w:rsid w:val="000E2C54"/>
    <w:rsid w:val="000E3916"/>
    <w:rsid w:val="000E3C0B"/>
    <w:rsid w:val="000E3F7D"/>
    <w:rsid w:val="000E49D6"/>
    <w:rsid w:val="000E5291"/>
    <w:rsid w:val="000E5342"/>
    <w:rsid w:val="000E6181"/>
    <w:rsid w:val="000E65FF"/>
    <w:rsid w:val="000E6F6D"/>
    <w:rsid w:val="000E7D00"/>
    <w:rsid w:val="000F0565"/>
    <w:rsid w:val="000F0F06"/>
    <w:rsid w:val="000F0FE8"/>
    <w:rsid w:val="000F13A1"/>
    <w:rsid w:val="000F1B51"/>
    <w:rsid w:val="000F1E73"/>
    <w:rsid w:val="000F207E"/>
    <w:rsid w:val="000F27DE"/>
    <w:rsid w:val="000F2C72"/>
    <w:rsid w:val="000F2E7E"/>
    <w:rsid w:val="000F3569"/>
    <w:rsid w:val="000F3613"/>
    <w:rsid w:val="000F390E"/>
    <w:rsid w:val="000F4052"/>
    <w:rsid w:val="000F52A9"/>
    <w:rsid w:val="000F69AD"/>
    <w:rsid w:val="000F6E2C"/>
    <w:rsid w:val="000F7306"/>
    <w:rsid w:val="000F7367"/>
    <w:rsid w:val="00100767"/>
    <w:rsid w:val="001007CB"/>
    <w:rsid w:val="001008D0"/>
    <w:rsid w:val="0010101A"/>
    <w:rsid w:val="0010149F"/>
    <w:rsid w:val="00102979"/>
    <w:rsid w:val="00102C98"/>
    <w:rsid w:val="00102DFC"/>
    <w:rsid w:val="00103848"/>
    <w:rsid w:val="00104CB1"/>
    <w:rsid w:val="00104D3D"/>
    <w:rsid w:val="00105207"/>
    <w:rsid w:val="00105822"/>
    <w:rsid w:val="001059F3"/>
    <w:rsid w:val="00106093"/>
    <w:rsid w:val="001062FB"/>
    <w:rsid w:val="00106664"/>
    <w:rsid w:val="00110F76"/>
    <w:rsid w:val="001110B4"/>
    <w:rsid w:val="00111350"/>
    <w:rsid w:val="00111A4E"/>
    <w:rsid w:val="001126C8"/>
    <w:rsid w:val="00112953"/>
    <w:rsid w:val="00113909"/>
    <w:rsid w:val="00113B31"/>
    <w:rsid w:val="00115007"/>
    <w:rsid w:val="00116898"/>
    <w:rsid w:val="00116996"/>
    <w:rsid w:val="00117464"/>
    <w:rsid w:val="001175E4"/>
    <w:rsid w:val="00117EC1"/>
    <w:rsid w:val="001200D2"/>
    <w:rsid w:val="00120512"/>
    <w:rsid w:val="00120BC1"/>
    <w:rsid w:val="00120CCA"/>
    <w:rsid w:val="00120CF1"/>
    <w:rsid w:val="00120E81"/>
    <w:rsid w:val="00120EB3"/>
    <w:rsid w:val="00121D61"/>
    <w:rsid w:val="00123264"/>
    <w:rsid w:val="0012350A"/>
    <w:rsid w:val="00123773"/>
    <w:rsid w:val="00123947"/>
    <w:rsid w:val="00123C2F"/>
    <w:rsid w:val="0012460D"/>
    <w:rsid w:val="00124725"/>
    <w:rsid w:val="00124A12"/>
    <w:rsid w:val="00125691"/>
    <w:rsid w:val="00126274"/>
    <w:rsid w:val="0012655B"/>
    <w:rsid w:val="001269F5"/>
    <w:rsid w:val="00127B59"/>
    <w:rsid w:val="00127E3D"/>
    <w:rsid w:val="00130E77"/>
    <w:rsid w:val="001310EB"/>
    <w:rsid w:val="00131436"/>
    <w:rsid w:val="0013169A"/>
    <w:rsid w:val="00131CC9"/>
    <w:rsid w:val="001326C4"/>
    <w:rsid w:val="0013279C"/>
    <w:rsid w:val="0013309A"/>
    <w:rsid w:val="0013372F"/>
    <w:rsid w:val="0013435B"/>
    <w:rsid w:val="001343D2"/>
    <w:rsid w:val="00135BD5"/>
    <w:rsid w:val="00136AAA"/>
    <w:rsid w:val="00137557"/>
    <w:rsid w:val="00137866"/>
    <w:rsid w:val="001406D6"/>
    <w:rsid w:val="00140D0E"/>
    <w:rsid w:val="001421F7"/>
    <w:rsid w:val="00142252"/>
    <w:rsid w:val="0014279E"/>
    <w:rsid w:val="001428A6"/>
    <w:rsid w:val="00142910"/>
    <w:rsid w:val="001433BC"/>
    <w:rsid w:val="001433F4"/>
    <w:rsid w:val="001436DD"/>
    <w:rsid w:val="00143893"/>
    <w:rsid w:val="00143A29"/>
    <w:rsid w:val="00143F9C"/>
    <w:rsid w:val="00146283"/>
    <w:rsid w:val="001465B6"/>
    <w:rsid w:val="00146A3A"/>
    <w:rsid w:val="00147209"/>
    <w:rsid w:val="001472A3"/>
    <w:rsid w:val="0015040B"/>
    <w:rsid w:val="0015082E"/>
    <w:rsid w:val="001512EF"/>
    <w:rsid w:val="0015155E"/>
    <w:rsid w:val="0015168C"/>
    <w:rsid w:val="001519A5"/>
    <w:rsid w:val="00151CCD"/>
    <w:rsid w:val="00152C5D"/>
    <w:rsid w:val="0015457F"/>
    <w:rsid w:val="00154E81"/>
    <w:rsid w:val="001557F4"/>
    <w:rsid w:val="00155A79"/>
    <w:rsid w:val="00155A94"/>
    <w:rsid w:val="00156296"/>
    <w:rsid w:val="00156648"/>
    <w:rsid w:val="001566A0"/>
    <w:rsid w:val="00156ACC"/>
    <w:rsid w:val="00156AD4"/>
    <w:rsid w:val="001577ED"/>
    <w:rsid w:val="0015797C"/>
    <w:rsid w:val="00157EA1"/>
    <w:rsid w:val="00160264"/>
    <w:rsid w:val="00160318"/>
    <w:rsid w:val="0016113E"/>
    <w:rsid w:val="00161353"/>
    <w:rsid w:val="001614EE"/>
    <w:rsid w:val="00161827"/>
    <w:rsid w:val="00162FC0"/>
    <w:rsid w:val="0016314A"/>
    <w:rsid w:val="0016319A"/>
    <w:rsid w:val="0016353A"/>
    <w:rsid w:val="00163897"/>
    <w:rsid w:val="0016404B"/>
    <w:rsid w:val="001642D3"/>
    <w:rsid w:val="00164345"/>
    <w:rsid w:val="0016535D"/>
    <w:rsid w:val="00165505"/>
    <w:rsid w:val="00165832"/>
    <w:rsid w:val="0016702A"/>
    <w:rsid w:val="001675D4"/>
    <w:rsid w:val="0016772B"/>
    <w:rsid w:val="00167A4C"/>
    <w:rsid w:val="00170336"/>
    <w:rsid w:val="00170CD2"/>
    <w:rsid w:val="00170DF0"/>
    <w:rsid w:val="0017139D"/>
    <w:rsid w:val="00171DEB"/>
    <w:rsid w:val="001728EF"/>
    <w:rsid w:val="00172C16"/>
    <w:rsid w:val="00172ECD"/>
    <w:rsid w:val="00173402"/>
    <w:rsid w:val="0017422F"/>
    <w:rsid w:val="00174AA0"/>
    <w:rsid w:val="00175529"/>
    <w:rsid w:val="001756D5"/>
    <w:rsid w:val="00175EF1"/>
    <w:rsid w:val="00175FEF"/>
    <w:rsid w:val="001766F8"/>
    <w:rsid w:val="00176E6C"/>
    <w:rsid w:val="00176F97"/>
    <w:rsid w:val="00177500"/>
    <w:rsid w:val="00177C97"/>
    <w:rsid w:val="00177CD7"/>
    <w:rsid w:val="0018056F"/>
    <w:rsid w:val="00181915"/>
    <w:rsid w:val="00181B63"/>
    <w:rsid w:val="001823B1"/>
    <w:rsid w:val="00183352"/>
    <w:rsid w:val="001837C5"/>
    <w:rsid w:val="00183C92"/>
    <w:rsid w:val="00184795"/>
    <w:rsid w:val="0018485F"/>
    <w:rsid w:val="00185046"/>
    <w:rsid w:val="001913D0"/>
    <w:rsid w:val="00194242"/>
    <w:rsid w:val="001942C1"/>
    <w:rsid w:val="00195A15"/>
    <w:rsid w:val="00195BF7"/>
    <w:rsid w:val="00196E04"/>
    <w:rsid w:val="0019704C"/>
    <w:rsid w:val="00197099"/>
    <w:rsid w:val="0019729D"/>
    <w:rsid w:val="001977A2"/>
    <w:rsid w:val="00197F96"/>
    <w:rsid w:val="001A0035"/>
    <w:rsid w:val="001A0416"/>
    <w:rsid w:val="001A0753"/>
    <w:rsid w:val="001A0F51"/>
    <w:rsid w:val="001A126C"/>
    <w:rsid w:val="001A195B"/>
    <w:rsid w:val="001A1F26"/>
    <w:rsid w:val="001A2202"/>
    <w:rsid w:val="001A252F"/>
    <w:rsid w:val="001A2BD4"/>
    <w:rsid w:val="001A2F27"/>
    <w:rsid w:val="001A389E"/>
    <w:rsid w:val="001A3ACF"/>
    <w:rsid w:val="001A3CAF"/>
    <w:rsid w:val="001A46F1"/>
    <w:rsid w:val="001A51D5"/>
    <w:rsid w:val="001A52D6"/>
    <w:rsid w:val="001A584E"/>
    <w:rsid w:val="001A6B97"/>
    <w:rsid w:val="001A7360"/>
    <w:rsid w:val="001A742A"/>
    <w:rsid w:val="001A748F"/>
    <w:rsid w:val="001B0ABE"/>
    <w:rsid w:val="001B101F"/>
    <w:rsid w:val="001B11FB"/>
    <w:rsid w:val="001B1394"/>
    <w:rsid w:val="001B1962"/>
    <w:rsid w:val="001B1ADC"/>
    <w:rsid w:val="001B1BF4"/>
    <w:rsid w:val="001B1D3E"/>
    <w:rsid w:val="001B2108"/>
    <w:rsid w:val="001B2242"/>
    <w:rsid w:val="001B264F"/>
    <w:rsid w:val="001B29DE"/>
    <w:rsid w:val="001B38C2"/>
    <w:rsid w:val="001B3A9D"/>
    <w:rsid w:val="001B3C3C"/>
    <w:rsid w:val="001B3E82"/>
    <w:rsid w:val="001B4381"/>
    <w:rsid w:val="001B4416"/>
    <w:rsid w:val="001B4AF5"/>
    <w:rsid w:val="001B52B4"/>
    <w:rsid w:val="001B5BA8"/>
    <w:rsid w:val="001B5DEF"/>
    <w:rsid w:val="001B695C"/>
    <w:rsid w:val="001B6C48"/>
    <w:rsid w:val="001B750D"/>
    <w:rsid w:val="001B7EAC"/>
    <w:rsid w:val="001C06DF"/>
    <w:rsid w:val="001C0FA1"/>
    <w:rsid w:val="001C1174"/>
    <w:rsid w:val="001C1C78"/>
    <w:rsid w:val="001C2709"/>
    <w:rsid w:val="001C2C4A"/>
    <w:rsid w:val="001C3409"/>
    <w:rsid w:val="001C369A"/>
    <w:rsid w:val="001C37E2"/>
    <w:rsid w:val="001C39EA"/>
    <w:rsid w:val="001C3C64"/>
    <w:rsid w:val="001C49F6"/>
    <w:rsid w:val="001C4C2A"/>
    <w:rsid w:val="001C4EBF"/>
    <w:rsid w:val="001C566D"/>
    <w:rsid w:val="001C62B6"/>
    <w:rsid w:val="001C668A"/>
    <w:rsid w:val="001C692E"/>
    <w:rsid w:val="001C7219"/>
    <w:rsid w:val="001C7D5F"/>
    <w:rsid w:val="001D02B4"/>
    <w:rsid w:val="001D0875"/>
    <w:rsid w:val="001D0EE6"/>
    <w:rsid w:val="001D0F34"/>
    <w:rsid w:val="001D1B38"/>
    <w:rsid w:val="001D1E1C"/>
    <w:rsid w:val="001D22EB"/>
    <w:rsid w:val="001D26B7"/>
    <w:rsid w:val="001D2A9F"/>
    <w:rsid w:val="001D2CE0"/>
    <w:rsid w:val="001D2D11"/>
    <w:rsid w:val="001D310D"/>
    <w:rsid w:val="001D382D"/>
    <w:rsid w:val="001D39D0"/>
    <w:rsid w:val="001D4413"/>
    <w:rsid w:val="001D444A"/>
    <w:rsid w:val="001D45E7"/>
    <w:rsid w:val="001D48A7"/>
    <w:rsid w:val="001D49CB"/>
    <w:rsid w:val="001D52F4"/>
    <w:rsid w:val="001D53C6"/>
    <w:rsid w:val="001D5A50"/>
    <w:rsid w:val="001D5DC5"/>
    <w:rsid w:val="001D6149"/>
    <w:rsid w:val="001D6751"/>
    <w:rsid w:val="001D68D3"/>
    <w:rsid w:val="001D71BD"/>
    <w:rsid w:val="001E0031"/>
    <w:rsid w:val="001E03DB"/>
    <w:rsid w:val="001E0438"/>
    <w:rsid w:val="001E04E2"/>
    <w:rsid w:val="001E0E1F"/>
    <w:rsid w:val="001E0E30"/>
    <w:rsid w:val="001E0EDE"/>
    <w:rsid w:val="001E11D2"/>
    <w:rsid w:val="001E177D"/>
    <w:rsid w:val="001E198C"/>
    <w:rsid w:val="001E1DE5"/>
    <w:rsid w:val="001E2331"/>
    <w:rsid w:val="001E242C"/>
    <w:rsid w:val="001E2708"/>
    <w:rsid w:val="001E29BF"/>
    <w:rsid w:val="001E2B30"/>
    <w:rsid w:val="001E308D"/>
    <w:rsid w:val="001E334D"/>
    <w:rsid w:val="001E3376"/>
    <w:rsid w:val="001E3629"/>
    <w:rsid w:val="001E3882"/>
    <w:rsid w:val="001E3BAD"/>
    <w:rsid w:val="001E4C75"/>
    <w:rsid w:val="001E56B4"/>
    <w:rsid w:val="001E586C"/>
    <w:rsid w:val="001E5ABB"/>
    <w:rsid w:val="001E5ABC"/>
    <w:rsid w:val="001E600F"/>
    <w:rsid w:val="001E6AFF"/>
    <w:rsid w:val="001E6CCD"/>
    <w:rsid w:val="001E77D1"/>
    <w:rsid w:val="001E7D67"/>
    <w:rsid w:val="001E7F6F"/>
    <w:rsid w:val="001F0120"/>
    <w:rsid w:val="001F0408"/>
    <w:rsid w:val="001F081E"/>
    <w:rsid w:val="001F099B"/>
    <w:rsid w:val="001F09E0"/>
    <w:rsid w:val="001F0BFA"/>
    <w:rsid w:val="001F0E08"/>
    <w:rsid w:val="001F0EB0"/>
    <w:rsid w:val="001F12A5"/>
    <w:rsid w:val="001F238C"/>
    <w:rsid w:val="001F26A4"/>
    <w:rsid w:val="001F2ACD"/>
    <w:rsid w:val="001F2D37"/>
    <w:rsid w:val="001F35B5"/>
    <w:rsid w:val="001F3757"/>
    <w:rsid w:val="001F4679"/>
    <w:rsid w:val="001F4B98"/>
    <w:rsid w:val="001F4D95"/>
    <w:rsid w:val="001F5082"/>
    <w:rsid w:val="001F52CC"/>
    <w:rsid w:val="001F5595"/>
    <w:rsid w:val="001F7022"/>
    <w:rsid w:val="001F7247"/>
    <w:rsid w:val="001F7399"/>
    <w:rsid w:val="001F7E53"/>
    <w:rsid w:val="00200380"/>
    <w:rsid w:val="00200922"/>
    <w:rsid w:val="00201980"/>
    <w:rsid w:val="002019F7"/>
    <w:rsid w:val="00201A75"/>
    <w:rsid w:val="00201D9F"/>
    <w:rsid w:val="0020251A"/>
    <w:rsid w:val="0020297F"/>
    <w:rsid w:val="00202B65"/>
    <w:rsid w:val="00202C65"/>
    <w:rsid w:val="00202DE6"/>
    <w:rsid w:val="0020346B"/>
    <w:rsid w:val="00203850"/>
    <w:rsid w:val="0020393A"/>
    <w:rsid w:val="00204979"/>
    <w:rsid w:val="00204B86"/>
    <w:rsid w:val="00204C6D"/>
    <w:rsid w:val="00204F08"/>
    <w:rsid w:val="002051C9"/>
    <w:rsid w:val="0020636A"/>
    <w:rsid w:val="002067C7"/>
    <w:rsid w:val="00206913"/>
    <w:rsid w:val="00206C36"/>
    <w:rsid w:val="002071F8"/>
    <w:rsid w:val="00207AA3"/>
    <w:rsid w:val="00210073"/>
    <w:rsid w:val="00210459"/>
    <w:rsid w:val="002104B9"/>
    <w:rsid w:val="002104BF"/>
    <w:rsid w:val="00210A46"/>
    <w:rsid w:val="00210E6E"/>
    <w:rsid w:val="0021239B"/>
    <w:rsid w:val="00213064"/>
    <w:rsid w:val="0021318E"/>
    <w:rsid w:val="00214070"/>
    <w:rsid w:val="0021428E"/>
    <w:rsid w:val="002147C1"/>
    <w:rsid w:val="00214A69"/>
    <w:rsid w:val="00215390"/>
    <w:rsid w:val="0021553F"/>
    <w:rsid w:val="00215B86"/>
    <w:rsid w:val="00215BFD"/>
    <w:rsid w:val="00216586"/>
    <w:rsid w:val="002209E9"/>
    <w:rsid w:val="00221446"/>
    <w:rsid w:val="0022180F"/>
    <w:rsid w:val="0022279F"/>
    <w:rsid w:val="002227A5"/>
    <w:rsid w:val="00223526"/>
    <w:rsid w:val="002238E0"/>
    <w:rsid w:val="00223BE7"/>
    <w:rsid w:val="00224E23"/>
    <w:rsid w:val="002252C6"/>
    <w:rsid w:val="002255FD"/>
    <w:rsid w:val="0022569A"/>
    <w:rsid w:val="00226AE7"/>
    <w:rsid w:val="00226BAF"/>
    <w:rsid w:val="00226CBD"/>
    <w:rsid w:val="00226FC0"/>
    <w:rsid w:val="002271A9"/>
    <w:rsid w:val="002275BD"/>
    <w:rsid w:val="002278A2"/>
    <w:rsid w:val="002317A8"/>
    <w:rsid w:val="002318B9"/>
    <w:rsid w:val="00232A0F"/>
    <w:rsid w:val="00234033"/>
    <w:rsid w:val="00234381"/>
    <w:rsid w:val="002348C6"/>
    <w:rsid w:val="00234E6F"/>
    <w:rsid w:val="00235553"/>
    <w:rsid w:val="00236218"/>
    <w:rsid w:val="00236616"/>
    <w:rsid w:val="002368E0"/>
    <w:rsid w:val="002368E4"/>
    <w:rsid w:val="002368FB"/>
    <w:rsid w:val="00236C97"/>
    <w:rsid w:val="00237377"/>
    <w:rsid w:val="002378AF"/>
    <w:rsid w:val="00237C30"/>
    <w:rsid w:val="002401EE"/>
    <w:rsid w:val="00240B6F"/>
    <w:rsid w:val="002411EC"/>
    <w:rsid w:val="00241826"/>
    <w:rsid w:val="00241DFB"/>
    <w:rsid w:val="0024211B"/>
    <w:rsid w:val="00242C90"/>
    <w:rsid w:val="00243116"/>
    <w:rsid w:val="002431A2"/>
    <w:rsid w:val="00243206"/>
    <w:rsid w:val="00243D26"/>
    <w:rsid w:val="0024483F"/>
    <w:rsid w:val="0024578D"/>
    <w:rsid w:val="00245D07"/>
    <w:rsid w:val="00245DE1"/>
    <w:rsid w:val="00246091"/>
    <w:rsid w:val="00246200"/>
    <w:rsid w:val="00246874"/>
    <w:rsid w:val="00246F30"/>
    <w:rsid w:val="00246FA6"/>
    <w:rsid w:val="00247190"/>
    <w:rsid w:val="0024758D"/>
    <w:rsid w:val="00247FEB"/>
    <w:rsid w:val="00250449"/>
    <w:rsid w:val="00250FB2"/>
    <w:rsid w:val="00251082"/>
    <w:rsid w:val="00251B03"/>
    <w:rsid w:val="00251EC2"/>
    <w:rsid w:val="00252A42"/>
    <w:rsid w:val="00252BA4"/>
    <w:rsid w:val="00254DDF"/>
    <w:rsid w:val="00255CA7"/>
    <w:rsid w:val="00255FA6"/>
    <w:rsid w:val="00255FD6"/>
    <w:rsid w:val="002561FD"/>
    <w:rsid w:val="002562B6"/>
    <w:rsid w:val="002564D5"/>
    <w:rsid w:val="00256D4C"/>
    <w:rsid w:val="00256FCA"/>
    <w:rsid w:val="00257596"/>
    <w:rsid w:val="00257AF6"/>
    <w:rsid w:val="00260224"/>
    <w:rsid w:val="00260288"/>
    <w:rsid w:val="002602FA"/>
    <w:rsid w:val="00260A64"/>
    <w:rsid w:val="00260B9E"/>
    <w:rsid w:val="00260FC9"/>
    <w:rsid w:val="0026174F"/>
    <w:rsid w:val="0026177D"/>
    <w:rsid w:val="00261A37"/>
    <w:rsid w:val="002621EB"/>
    <w:rsid w:val="00262818"/>
    <w:rsid w:val="002628DE"/>
    <w:rsid w:val="00263005"/>
    <w:rsid w:val="0026302B"/>
    <w:rsid w:val="002631ED"/>
    <w:rsid w:val="002642C5"/>
    <w:rsid w:val="00264C09"/>
    <w:rsid w:val="002663C9"/>
    <w:rsid w:val="00266544"/>
    <w:rsid w:val="00266878"/>
    <w:rsid w:val="0026698E"/>
    <w:rsid w:val="00266BF2"/>
    <w:rsid w:val="00267DD1"/>
    <w:rsid w:val="002701AD"/>
    <w:rsid w:val="002706A5"/>
    <w:rsid w:val="00270A17"/>
    <w:rsid w:val="00270AA0"/>
    <w:rsid w:val="00271072"/>
    <w:rsid w:val="002714F1"/>
    <w:rsid w:val="00271A4C"/>
    <w:rsid w:val="00271D8F"/>
    <w:rsid w:val="00272108"/>
    <w:rsid w:val="00272DBF"/>
    <w:rsid w:val="00272DF2"/>
    <w:rsid w:val="00273389"/>
    <w:rsid w:val="002749E6"/>
    <w:rsid w:val="002752E1"/>
    <w:rsid w:val="00276A3B"/>
    <w:rsid w:val="00276D6C"/>
    <w:rsid w:val="00277D7E"/>
    <w:rsid w:val="002805AD"/>
    <w:rsid w:val="00280F0D"/>
    <w:rsid w:val="0028172B"/>
    <w:rsid w:val="00282A57"/>
    <w:rsid w:val="00282D86"/>
    <w:rsid w:val="00283E08"/>
    <w:rsid w:val="00284090"/>
    <w:rsid w:val="0028452D"/>
    <w:rsid w:val="002847AD"/>
    <w:rsid w:val="00284D53"/>
    <w:rsid w:val="00284E24"/>
    <w:rsid w:val="00284EE1"/>
    <w:rsid w:val="0028595F"/>
    <w:rsid w:val="00285F4F"/>
    <w:rsid w:val="00286246"/>
    <w:rsid w:val="00286B80"/>
    <w:rsid w:val="00286D1D"/>
    <w:rsid w:val="00287012"/>
    <w:rsid w:val="002870C3"/>
    <w:rsid w:val="002871FD"/>
    <w:rsid w:val="002872E7"/>
    <w:rsid w:val="00287C6C"/>
    <w:rsid w:val="00290002"/>
    <w:rsid w:val="002908BD"/>
    <w:rsid w:val="0029130C"/>
    <w:rsid w:val="00291E39"/>
    <w:rsid w:val="00292919"/>
    <w:rsid w:val="00292D9A"/>
    <w:rsid w:val="00292DC3"/>
    <w:rsid w:val="00292FC5"/>
    <w:rsid w:val="002930DA"/>
    <w:rsid w:val="00293541"/>
    <w:rsid w:val="00293553"/>
    <w:rsid w:val="00293773"/>
    <w:rsid w:val="002938DB"/>
    <w:rsid w:val="002938FA"/>
    <w:rsid w:val="002939E2"/>
    <w:rsid w:val="00294659"/>
    <w:rsid w:val="00294B78"/>
    <w:rsid w:val="00294F52"/>
    <w:rsid w:val="00294FF0"/>
    <w:rsid w:val="00295574"/>
    <w:rsid w:val="00295B6A"/>
    <w:rsid w:val="00295CEA"/>
    <w:rsid w:val="00295CFF"/>
    <w:rsid w:val="002960E4"/>
    <w:rsid w:val="002962A0"/>
    <w:rsid w:val="00296CF4"/>
    <w:rsid w:val="002A0013"/>
    <w:rsid w:val="002A0135"/>
    <w:rsid w:val="002A0B5D"/>
    <w:rsid w:val="002A0D5F"/>
    <w:rsid w:val="002A1306"/>
    <w:rsid w:val="002A14F8"/>
    <w:rsid w:val="002A1583"/>
    <w:rsid w:val="002A1CC5"/>
    <w:rsid w:val="002A1DB6"/>
    <w:rsid w:val="002A2416"/>
    <w:rsid w:val="002A306B"/>
    <w:rsid w:val="002A3073"/>
    <w:rsid w:val="002A370D"/>
    <w:rsid w:val="002A3777"/>
    <w:rsid w:val="002A3A3F"/>
    <w:rsid w:val="002A3AA6"/>
    <w:rsid w:val="002A4393"/>
    <w:rsid w:val="002A4521"/>
    <w:rsid w:val="002A4924"/>
    <w:rsid w:val="002A4B5A"/>
    <w:rsid w:val="002A4D5E"/>
    <w:rsid w:val="002A5F5D"/>
    <w:rsid w:val="002A6715"/>
    <w:rsid w:val="002A6C55"/>
    <w:rsid w:val="002A7686"/>
    <w:rsid w:val="002A7880"/>
    <w:rsid w:val="002A7AAA"/>
    <w:rsid w:val="002A7E0A"/>
    <w:rsid w:val="002B017D"/>
    <w:rsid w:val="002B05DB"/>
    <w:rsid w:val="002B10C8"/>
    <w:rsid w:val="002B11D0"/>
    <w:rsid w:val="002B158E"/>
    <w:rsid w:val="002B16AA"/>
    <w:rsid w:val="002B1864"/>
    <w:rsid w:val="002B1B49"/>
    <w:rsid w:val="002B28B8"/>
    <w:rsid w:val="002B2913"/>
    <w:rsid w:val="002B2CDA"/>
    <w:rsid w:val="002B32B8"/>
    <w:rsid w:val="002B38D5"/>
    <w:rsid w:val="002B3930"/>
    <w:rsid w:val="002B3D53"/>
    <w:rsid w:val="002B4EF0"/>
    <w:rsid w:val="002B568E"/>
    <w:rsid w:val="002B5697"/>
    <w:rsid w:val="002B57C6"/>
    <w:rsid w:val="002B6943"/>
    <w:rsid w:val="002B6C15"/>
    <w:rsid w:val="002B74F6"/>
    <w:rsid w:val="002B7BB0"/>
    <w:rsid w:val="002C00B6"/>
    <w:rsid w:val="002C0454"/>
    <w:rsid w:val="002C0585"/>
    <w:rsid w:val="002C0B9D"/>
    <w:rsid w:val="002C0D9F"/>
    <w:rsid w:val="002C15D5"/>
    <w:rsid w:val="002C36EE"/>
    <w:rsid w:val="002C3A0A"/>
    <w:rsid w:val="002C4895"/>
    <w:rsid w:val="002C55D0"/>
    <w:rsid w:val="002C6521"/>
    <w:rsid w:val="002C6634"/>
    <w:rsid w:val="002C7673"/>
    <w:rsid w:val="002D03C9"/>
    <w:rsid w:val="002D12B8"/>
    <w:rsid w:val="002D1325"/>
    <w:rsid w:val="002D1483"/>
    <w:rsid w:val="002D266D"/>
    <w:rsid w:val="002D28F0"/>
    <w:rsid w:val="002D33B6"/>
    <w:rsid w:val="002D35B5"/>
    <w:rsid w:val="002D35D3"/>
    <w:rsid w:val="002D3EDE"/>
    <w:rsid w:val="002D4353"/>
    <w:rsid w:val="002D45F2"/>
    <w:rsid w:val="002D502D"/>
    <w:rsid w:val="002D57F2"/>
    <w:rsid w:val="002D5D3D"/>
    <w:rsid w:val="002D6AE8"/>
    <w:rsid w:val="002D6F1E"/>
    <w:rsid w:val="002E074B"/>
    <w:rsid w:val="002E07C2"/>
    <w:rsid w:val="002E0C85"/>
    <w:rsid w:val="002E1842"/>
    <w:rsid w:val="002E2363"/>
    <w:rsid w:val="002E2662"/>
    <w:rsid w:val="002E2A49"/>
    <w:rsid w:val="002E449F"/>
    <w:rsid w:val="002E4F3D"/>
    <w:rsid w:val="002E5424"/>
    <w:rsid w:val="002E5AA4"/>
    <w:rsid w:val="002E60C6"/>
    <w:rsid w:val="002E618B"/>
    <w:rsid w:val="002E695D"/>
    <w:rsid w:val="002E6B20"/>
    <w:rsid w:val="002E7DC7"/>
    <w:rsid w:val="002F0739"/>
    <w:rsid w:val="002F0D59"/>
    <w:rsid w:val="002F0F82"/>
    <w:rsid w:val="002F11CE"/>
    <w:rsid w:val="002F1E5F"/>
    <w:rsid w:val="002F2CB9"/>
    <w:rsid w:val="002F2E46"/>
    <w:rsid w:val="002F3AA9"/>
    <w:rsid w:val="002F3F27"/>
    <w:rsid w:val="002F46AE"/>
    <w:rsid w:val="002F51D4"/>
    <w:rsid w:val="002F527C"/>
    <w:rsid w:val="002F5740"/>
    <w:rsid w:val="002F58F3"/>
    <w:rsid w:val="002F795A"/>
    <w:rsid w:val="002F7D8C"/>
    <w:rsid w:val="002F7DF5"/>
    <w:rsid w:val="00300682"/>
    <w:rsid w:val="00300753"/>
    <w:rsid w:val="00300A04"/>
    <w:rsid w:val="00301148"/>
    <w:rsid w:val="00301451"/>
    <w:rsid w:val="00301E4A"/>
    <w:rsid w:val="003028A5"/>
    <w:rsid w:val="003035D0"/>
    <w:rsid w:val="003035F0"/>
    <w:rsid w:val="003041DE"/>
    <w:rsid w:val="003046AB"/>
    <w:rsid w:val="003051FB"/>
    <w:rsid w:val="003060B8"/>
    <w:rsid w:val="003071EF"/>
    <w:rsid w:val="0030735B"/>
    <w:rsid w:val="00307AD2"/>
    <w:rsid w:val="00310067"/>
    <w:rsid w:val="00311032"/>
    <w:rsid w:val="0031166E"/>
    <w:rsid w:val="00311FCC"/>
    <w:rsid w:val="003123DE"/>
    <w:rsid w:val="003129C7"/>
    <w:rsid w:val="00312A9C"/>
    <w:rsid w:val="003134BA"/>
    <w:rsid w:val="00313D57"/>
    <w:rsid w:val="003140F4"/>
    <w:rsid w:val="00315146"/>
    <w:rsid w:val="003153FF"/>
    <w:rsid w:val="003154C7"/>
    <w:rsid w:val="00316556"/>
    <w:rsid w:val="00317040"/>
    <w:rsid w:val="00317118"/>
    <w:rsid w:val="003171A3"/>
    <w:rsid w:val="00317840"/>
    <w:rsid w:val="00317A77"/>
    <w:rsid w:val="00317DDD"/>
    <w:rsid w:val="003201FF"/>
    <w:rsid w:val="0032134F"/>
    <w:rsid w:val="003215F2"/>
    <w:rsid w:val="003216BA"/>
    <w:rsid w:val="00321710"/>
    <w:rsid w:val="00321822"/>
    <w:rsid w:val="00321920"/>
    <w:rsid w:val="0032198F"/>
    <w:rsid w:val="003219D7"/>
    <w:rsid w:val="00321DF0"/>
    <w:rsid w:val="0032290F"/>
    <w:rsid w:val="00322932"/>
    <w:rsid w:val="00325432"/>
    <w:rsid w:val="0032553B"/>
    <w:rsid w:val="00325637"/>
    <w:rsid w:val="00325A75"/>
    <w:rsid w:val="003267B8"/>
    <w:rsid w:val="00326BD4"/>
    <w:rsid w:val="00326DE8"/>
    <w:rsid w:val="00326F9E"/>
    <w:rsid w:val="00330DDB"/>
    <w:rsid w:val="00330FA7"/>
    <w:rsid w:val="0033115F"/>
    <w:rsid w:val="00332EBF"/>
    <w:rsid w:val="00333077"/>
    <w:rsid w:val="00333D3D"/>
    <w:rsid w:val="00333FC6"/>
    <w:rsid w:val="00334078"/>
    <w:rsid w:val="00334434"/>
    <w:rsid w:val="003358D3"/>
    <w:rsid w:val="003361E3"/>
    <w:rsid w:val="00336DD9"/>
    <w:rsid w:val="00337196"/>
    <w:rsid w:val="00337273"/>
    <w:rsid w:val="003372ED"/>
    <w:rsid w:val="00337314"/>
    <w:rsid w:val="00340B32"/>
    <w:rsid w:val="00340DB4"/>
    <w:rsid w:val="00341606"/>
    <w:rsid w:val="00341B50"/>
    <w:rsid w:val="003421E2"/>
    <w:rsid w:val="00342670"/>
    <w:rsid w:val="00343C99"/>
    <w:rsid w:val="00343FF5"/>
    <w:rsid w:val="0034426B"/>
    <w:rsid w:val="0034484B"/>
    <w:rsid w:val="00345233"/>
    <w:rsid w:val="00346284"/>
    <w:rsid w:val="003463D0"/>
    <w:rsid w:val="0034692E"/>
    <w:rsid w:val="00346DE4"/>
    <w:rsid w:val="00347035"/>
    <w:rsid w:val="0034762C"/>
    <w:rsid w:val="00347B94"/>
    <w:rsid w:val="00347F5D"/>
    <w:rsid w:val="00350992"/>
    <w:rsid w:val="00350F0A"/>
    <w:rsid w:val="0035180F"/>
    <w:rsid w:val="003526B4"/>
    <w:rsid w:val="003527F4"/>
    <w:rsid w:val="00352FFF"/>
    <w:rsid w:val="00354117"/>
    <w:rsid w:val="003545B4"/>
    <w:rsid w:val="003548F7"/>
    <w:rsid w:val="00354BAE"/>
    <w:rsid w:val="00355133"/>
    <w:rsid w:val="00355152"/>
    <w:rsid w:val="0035535C"/>
    <w:rsid w:val="00355A1B"/>
    <w:rsid w:val="00357039"/>
    <w:rsid w:val="003574E4"/>
    <w:rsid w:val="00357593"/>
    <w:rsid w:val="003608B8"/>
    <w:rsid w:val="0036092B"/>
    <w:rsid w:val="003619EE"/>
    <w:rsid w:val="003624A0"/>
    <w:rsid w:val="0036253F"/>
    <w:rsid w:val="0036317A"/>
    <w:rsid w:val="003634C3"/>
    <w:rsid w:val="00364221"/>
    <w:rsid w:val="00364388"/>
    <w:rsid w:val="00365049"/>
    <w:rsid w:val="003657B4"/>
    <w:rsid w:val="00365868"/>
    <w:rsid w:val="00365BB9"/>
    <w:rsid w:val="003662A1"/>
    <w:rsid w:val="003668CD"/>
    <w:rsid w:val="00366B68"/>
    <w:rsid w:val="003672EE"/>
    <w:rsid w:val="003673CE"/>
    <w:rsid w:val="00367F4A"/>
    <w:rsid w:val="00370875"/>
    <w:rsid w:val="003708ED"/>
    <w:rsid w:val="00370B83"/>
    <w:rsid w:val="003711F6"/>
    <w:rsid w:val="0037138A"/>
    <w:rsid w:val="0037176A"/>
    <w:rsid w:val="00371B14"/>
    <w:rsid w:val="00371B26"/>
    <w:rsid w:val="00372086"/>
    <w:rsid w:val="00372CB6"/>
    <w:rsid w:val="0037356F"/>
    <w:rsid w:val="0037505A"/>
    <w:rsid w:val="00375210"/>
    <w:rsid w:val="00375497"/>
    <w:rsid w:val="0037597A"/>
    <w:rsid w:val="00375A67"/>
    <w:rsid w:val="00375CA5"/>
    <w:rsid w:val="00375D2A"/>
    <w:rsid w:val="0037617C"/>
    <w:rsid w:val="00377BE2"/>
    <w:rsid w:val="00377EF5"/>
    <w:rsid w:val="0038004D"/>
    <w:rsid w:val="00380089"/>
    <w:rsid w:val="003803BA"/>
    <w:rsid w:val="00381543"/>
    <w:rsid w:val="00381565"/>
    <w:rsid w:val="00381772"/>
    <w:rsid w:val="00381A91"/>
    <w:rsid w:val="00382397"/>
    <w:rsid w:val="003827DD"/>
    <w:rsid w:val="00383420"/>
    <w:rsid w:val="003837C3"/>
    <w:rsid w:val="00383A18"/>
    <w:rsid w:val="00383E43"/>
    <w:rsid w:val="00383FCC"/>
    <w:rsid w:val="00384A4D"/>
    <w:rsid w:val="00384D33"/>
    <w:rsid w:val="003852D8"/>
    <w:rsid w:val="00385D75"/>
    <w:rsid w:val="003869D4"/>
    <w:rsid w:val="00386C4B"/>
    <w:rsid w:val="00387AA5"/>
    <w:rsid w:val="00387CB8"/>
    <w:rsid w:val="00387D0E"/>
    <w:rsid w:val="00387EE0"/>
    <w:rsid w:val="00390003"/>
    <w:rsid w:val="003903C8"/>
    <w:rsid w:val="003905C4"/>
    <w:rsid w:val="00390BD8"/>
    <w:rsid w:val="0039135C"/>
    <w:rsid w:val="0039143E"/>
    <w:rsid w:val="0039175E"/>
    <w:rsid w:val="00392B14"/>
    <w:rsid w:val="00393E03"/>
    <w:rsid w:val="003944D0"/>
    <w:rsid w:val="003955EF"/>
    <w:rsid w:val="0039593D"/>
    <w:rsid w:val="0039598B"/>
    <w:rsid w:val="0039684A"/>
    <w:rsid w:val="00396891"/>
    <w:rsid w:val="00396D7F"/>
    <w:rsid w:val="00396E29"/>
    <w:rsid w:val="00397245"/>
    <w:rsid w:val="00397C93"/>
    <w:rsid w:val="003A1708"/>
    <w:rsid w:val="003A173F"/>
    <w:rsid w:val="003A3104"/>
    <w:rsid w:val="003A3279"/>
    <w:rsid w:val="003A4131"/>
    <w:rsid w:val="003A4167"/>
    <w:rsid w:val="003A487E"/>
    <w:rsid w:val="003A496F"/>
    <w:rsid w:val="003A504B"/>
    <w:rsid w:val="003A53A9"/>
    <w:rsid w:val="003A54B9"/>
    <w:rsid w:val="003A54C9"/>
    <w:rsid w:val="003A5B5B"/>
    <w:rsid w:val="003A601E"/>
    <w:rsid w:val="003A617F"/>
    <w:rsid w:val="003A77C2"/>
    <w:rsid w:val="003A7FA9"/>
    <w:rsid w:val="003B0170"/>
    <w:rsid w:val="003B0887"/>
    <w:rsid w:val="003B0A32"/>
    <w:rsid w:val="003B0BDF"/>
    <w:rsid w:val="003B0C33"/>
    <w:rsid w:val="003B1DF5"/>
    <w:rsid w:val="003B23DA"/>
    <w:rsid w:val="003B23DB"/>
    <w:rsid w:val="003B2930"/>
    <w:rsid w:val="003B2AA7"/>
    <w:rsid w:val="003B2EBF"/>
    <w:rsid w:val="003B330E"/>
    <w:rsid w:val="003B38FB"/>
    <w:rsid w:val="003B39B1"/>
    <w:rsid w:val="003B3C1D"/>
    <w:rsid w:val="003B48C9"/>
    <w:rsid w:val="003B4D4B"/>
    <w:rsid w:val="003B626B"/>
    <w:rsid w:val="003B6A8F"/>
    <w:rsid w:val="003B70C4"/>
    <w:rsid w:val="003B769C"/>
    <w:rsid w:val="003B77D1"/>
    <w:rsid w:val="003C01F2"/>
    <w:rsid w:val="003C0348"/>
    <w:rsid w:val="003C1026"/>
    <w:rsid w:val="003C10DE"/>
    <w:rsid w:val="003C11CB"/>
    <w:rsid w:val="003C1B14"/>
    <w:rsid w:val="003C1E12"/>
    <w:rsid w:val="003C22C9"/>
    <w:rsid w:val="003C23FF"/>
    <w:rsid w:val="003C318E"/>
    <w:rsid w:val="003C3343"/>
    <w:rsid w:val="003C35BA"/>
    <w:rsid w:val="003C3D74"/>
    <w:rsid w:val="003C42FB"/>
    <w:rsid w:val="003C4760"/>
    <w:rsid w:val="003C4C26"/>
    <w:rsid w:val="003C524E"/>
    <w:rsid w:val="003C53A4"/>
    <w:rsid w:val="003C53BE"/>
    <w:rsid w:val="003C5BC4"/>
    <w:rsid w:val="003C65E6"/>
    <w:rsid w:val="003C6B7B"/>
    <w:rsid w:val="003C743E"/>
    <w:rsid w:val="003C7D90"/>
    <w:rsid w:val="003D0402"/>
    <w:rsid w:val="003D0C8E"/>
    <w:rsid w:val="003D0F7B"/>
    <w:rsid w:val="003D153C"/>
    <w:rsid w:val="003D16A5"/>
    <w:rsid w:val="003D1905"/>
    <w:rsid w:val="003D1C57"/>
    <w:rsid w:val="003D26BE"/>
    <w:rsid w:val="003D394B"/>
    <w:rsid w:val="003D3ADB"/>
    <w:rsid w:val="003D45D0"/>
    <w:rsid w:val="003D561B"/>
    <w:rsid w:val="003D65E4"/>
    <w:rsid w:val="003D6973"/>
    <w:rsid w:val="003D6FE5"/>
    <w:rsid w:val="003D70DD"/>
    <w:rsid w:val="003D785D"/>
    <w:rsid w:val="003D7B69"/>
    <w:rsid w:val="003E1421"/>
    <w:rsid w:val="003E152C"/>
    <w:rsid w:val="003E283A"/>
    <w:rsid w:val="003E2C08"/>
    <w:rsid w:val="003E2CA8"/>
    <w:rsid w:val="003E2E8F"/>
    <w:rsid w:val="003E4190"/>
    <w:rsid w:val="003E45C1"/>
    <w:rsid w:val="003E48EA"/>
    <w:rsid w:val="003E4FC8"/>
    <w:rsid w:val="003E533E"/>
    <w:rsid w:val="003E5807"/>
    <w:rsid w:val="003E58C3"/>
    <w:rsid w:val="003E591F"/>
    <w:rsid w:val="003E5A35"/>
    <w:rsid w:val="003E5B58"/>
    <w:rsid w:val="003E5BFD"/>
    <w:rsid w:val="003E5E0E"/>
    <w:rsid w:val="003E64B3"/>
    <w:rsid w:val="003E6559"/>
    <w:rsid w:val="003E6D4C"/>
    <w:rsid w:val="003E7382"/>
    <w:rsid w:val="003E739D"/>
    <w:rsid w:val="003E7458"/>
    <w:rsid w:val="003E7E02"/>
    <w:rsid w:val="003E7FF4"/>
    <w:rsid w:val="003F0778"/>
    <w:rsid w:val="003F0F1F"/>
    <w:rsid w:val="003F10B0"/>
    <w:rsid w:val="003F17D1"/>
    <w:rsid w:val="003F2119"/>
    <w:rsid w:val="003F25C9"/>
    <w:rsid w:val="003F335B"/>
    <w:rsid w:val="003F3CAB"/>
    <w:rsid w:val="003F40B4"/>
    <w:rsid w:val="003F44A7"/>
    <w:rsid w:val="003F485A"/>
    <w:rsid w:val="003F4929"/>
    <w:rsid w:val="003F5485"/>
    <w:rsid w:val="003F5C62"/>
    <w:rsid w:val="003F5C71"/>
    <w:rsid w:val="003F5D37"/>
    <w:rsid w:val="003F5E50"/>
    <w:rsid w:val="003F6361"/>
    <w:rsid w:val="003F65E3"/>
    <w:rsid w:val="003F68F7"/>
    <w:rsid w:val="003F6A41"/>
    <w:rsid w:val="003F6DFB"/>
    <w:rsid w:val="00400776"/>
    <w:rsid w:val="004008DC"/>
    <w:rsid w:val="00401345"/>
    <w:rsid w:val="00401375"/>
    <w:rsid w:val="00401C10"/>
    <w:rsid w:val="004021BE"/>
    <w:rsid w:val="00402595"/>
    <w:rsid w:val="004026A8"/>
    <w:rsid w:val="004039D6"/>
    <w:rsid w:val="00404D38"/>
    <w:rsid w:val="0040531C"/>
    <w:rsid w:val="00405E02"/>
    <w:rsid w:val="004064EB"/>
    <w:rsid w:val="0040650B"/>
    <w:rsid w:val="004069C6"/>
    <w:rsid w:val="00406A15"/>
    <w:rsid w:val="00406C44"/>
    <w:rsid w:val="004079FA"/>
    <w:rsid w:val="00407B64"/>
    <w:rsid w:val="00407DEF"/>
    <w:rsid w:val="004106AF"/>
    <w:rsid w:val="00410FFA"/>
    <w:rsid w:val="00411773"/>
    <w:rsid w:val="004119D8"/>
    <w:rsid w:val="00411C48"/>
    <w:rsid w:val="00413327"/>
    <w:rsid w:val="00413C60"/>
    <w:rsid w:val="004142D5"/>
    <w:rsid w:val="004153FB"/>
    <w:rsid w:val="00415460"/>
    <w:rsid w:val="004155A7"/>
    <w:rsid w:val="004157E9"/>
    <w:rsid w:val="004157F9"/>
    <w:rsid w:val="004161E7"/>
    <w:rsid w:val="00416213"/>
    <w:rsid w:val="00416FD7"/>
    <w:rsid w:val="00417879"/>
    <w:rsid w:val="004178D6"/>
    <w:rsid w:val="00420164"/>
    <w:rsid w:val="0042086E"/>
    <w:rsid w:val="00420A12"/>
    <w:rsid w:val="004211D7"/>
    <w:rsid w:val="0042208A"/>
    <w:rsid w:val="0042260C"/>
    <w:rsid w:val="00423158"/>
    <w:rsid w:val="00423920"/>
    <w:rsid w:val="00424038"/>
    <w:rsid w:val="004242B0"/>
    <w:rsid w:val="00424C03"/>
    <w:rsid w:val="00425BA6"/>
    <w:rsid w:val="0042641D"/>
    <w:rsid w:val="0042724B"/>
    <w:rsid w:val="00430328"/>
    <w:rsid w:val="00430DF2"/>
    <w:rsid w:val="00430EF0"/>
    <w:rsid w:val="004311ED"/>
    <w:rsid w:val="00431856"/>
    <w:rsid w:val="004324F3"/>
    <w:rsid w:val="0043339F"/>
    <w:rsid w:val="00434296"/>
    <w:rsid w:val="004343E5"/>
    <w:rsid w:val="00434950"/>
    <w:rsid w:val="00434B47"/>
    <w:rsid w:val="00434B9E"/>
    <w:rsid w:val="00436F78"/>
    <w:rsid w:val="0043783E"/>
    <w:rsid w:val="00437FF5"/>
    <w:rsid w:val="004406B4"/>
    <w:rsid w:val="004413C0"/>
    <w:rsid w:val="00442038"/>
    <w:rsid w:val="00442108"/>
    <w:rsid w:val="00443306"/>
    <w:rsid w:val="004436F2"/>
    <w:rsid w:val="00443EDD"/>
    <w:rsid w:val="00444440"/>
    <w:rsid w:val="00444465"/>
    <w:rsid w:val="00444714"/>
    <w:rsid w:val="00444A1D"/>
    <w:rsid w:val="00445135"/>
    <w:rsid w:val="004452F5"/>
    <w:rsid w:val="00445389"/>
    <w:rsid w:val="00445AC4"/>
    <w:rsid w:val="0044632E"/>
    <w:rsid w:val="004476A7"/>
    <w:rsid w:val="004478AF"/>
    <w:rsid w:val="00450D14"/>
    <w:rsid w:val="00451243"/>
    <w:rsid w:val="00451E5E"/>
    <w:rsid w:val="00451F15"/>
    <w:rsid w:val="0045280F"/>
    <w:rsid w:val="00452958"/>
    <w:rsid w:val="00452B28"/>
    <w:rsid w:val="00452E40"/>
    <w:rsid w:val="00454D24"/>
    <w:rsid w:val="00454EC5"/>
    <w:rsid w:val="00454F94"/>
    <w:rsid w:val="00455524"/>
    <w:rsid w:val="00455A62"/>
    <w:rsid w:val="00456789"/>
    <w:rsid w:val="0045678E"/>
    <w:rsid w:val="00457219"/>
    <w:rsid w:val="00457429"/>
    <w:rsid w:val="00457966"/>
    <w:rsid w:val="00457A89"/>
    <w:rsid w:val="004600A1"/>
    <w:rsid w:val="00460D27"/>
    <w:rsid w:val="00460D49"/>
    <w:rsid w:val="00461176"/>
    <w:rsid w:val="0046120F"/>
    <w:rsid w:val="00461D1D"/>
    <w:rsid w:val="0046237C"/>
    <w:rsid w:val="00462A8F"/>
    <w:rsid w:val="0046345D"/>
    <w:rsid w:val="004637F5"/>
    <w:rsid w:val="004638CB"/>
    <w:rsid w:val="00463B12"/>
    <w:rsid w:val="00463B6A"/>
    <w:rsid w:val="004643BE"/>
    <w:rsid w:val="004648D1"/>
    <w:rsid w:val="00466FB2"/>
    <w:rsid w:val="0047259A"/>
    <w:rsid w:val="0047271C"/>
    <w:rsid w:val="004736E5"/>
    <w:rsid w:val="004737D1"/>
    <w:rsid w:val="00473D56"/>
    <w:rsid w:val="00474622"/>
    <w:rsid w:val="00476D15"/>
    <w:rsid w:val="00477417"/>
    <w:rsid w:val="0047742E"/>
    <w:rsid w:val="00477681"/>
    <w:rsid w:val="0047768D"/>
    <w:rsid w:val="0047779C"/>
    <w:rsid w:val="004777DF"/>
    <w:rsid w:val="00477ABA"/>
    <w:rsid w:val="00477EBC"/>
    <w:rsid w:val="00480198"/>
    <w:rsid w:val="00480D88"/>
    <w:rsid w:val="0048262E"/>
    <w:rsid w:val="0048280B"/>
    <w:rsid w:val="00483483"/>
    <w:rsid w:val="004839F3"/>
    <w:rsid w:val="00484208"/>
    <w:rsid w:val="00484641"/>
    <w:rsid w:val="00485C9C"/>
    <w:rsid w:val="0048632F"/>
    <w:rsid w:val="0048696A"/>
    <w:rsid w:val="0048721B"/>
    <w:rsid w:val="00487BFF"/>
    <w:rsid w:val="00487C18"/>
    <w:rsid w:val="00490038"/>
    <w:rsid w:val="004902F6"/>
    <w:rsid w:val="0049043A"/>
    <w:rsid w:val="0049053E"/>
    <w:rsid w:val="00490810"/>
    <w:rsid w:val="00490B47"/>
    <w:rsid w:val="00490F2C"/>
    <w:rsid w:val="004912C8"/>
    <w:rsid w:val="004920F9"/>
    <w:rsid w:val="00492D0F"/>
    <w:rsid w:val="004934CD"/>
    <w:rsid w:val="00493725"/>
    <w:rsid w:val="0049421F"/>
    <w:rsid w:val="00494663"/>
    <w:rsid w:val="004946EF"/>
    <w:rsid w:val="00494A52"/>
    <w:rsid w:val="00494BB0"/>
    <w:rsid w:val="004951EE"/>
    <w:rsid w:val="00495D0F"/>
    <w:rsid w:val="00495F8E"/>
    <w:rsid w:val="00496075"/>
    <w:rsid w:val="004969A1"/>
    <w:rsid w:val="00496BCE"/>
    <w:rsid w:val="00496BE1"/>
    <w:rsid w:val="00496CC3"/>
    <w:rsid w:val="00496E7B"/>
    <w:rsid w:val="0049774C"/>
    <w:rsid w:val="00497AB5"/>
    <w:rsid w:val="00497D15"/>
    <w:rsid w:val="00497EB7"/>
    <w:rsid w:val="004A0564"/>
    <w:rsid w:val="004A0926"/>
    <w:rsid w:val="004A0F36"/>
    <w:rsid w:val="004A1002"/>
    <w:rsid w:val="004A1332"/>
    <w:rsid w:val="004A294C"/>
    <w:rsid w:val="004A2BB4"/>
    <w:rsid w:val="004A3C01"/>
    <w:rsid w:val="004A4025"/>
    <w:rsid w:val="004A4841"/>
    <w:rsid w:val="004A489C"/>
    <w:rsid w:val="004A4C15"/>
    <w:rsid w:val="004A4D76"/>
    <w:rsid w:val="004A5066"/>
    <w:rsid w:val="004A5092"/>
    <w:rsid w:val="004A53A6"/>
    <w:rsid w:val="004A5BAF"/>
    <w:rsid w:val="004A6208"/>
    <w:rsid w:val="004A62D5"/>
    <w:rsid w:val="004A652C"/>
    <w:rsid w:val="004A66AA"/>
    <w:rsid w:val="004A6731"/>
    <w:rsid w:val="004A6F53"/>
    <w:rsid w:val="004A7208"/>
    <w:rsid w:val="004B04FB"/>
    <w:rsid w:val="004B0796"/>
    <w:rsid w:val="004B141E"/>
    <w:rsid w:val="004B1C39"/>
    <w:rsid w:val="004B227D"/>
    <w:rsid w:val="004B23E5"/>
    <w:rsid w:val="004B25C7"/>
    <w:rsid w:val="004B3204"/>
    <w:rsid w:val="004B4359"/>
    <w:rsid w:val="004B458E"/>
    <w:rsid w:val="004B4667"/>
    <w:rsid w:val="004B4ABF"/>
    <w:rsid w:val="004B56B2"/>
    <w:rsid w:val="004B5A69"/>
    <w:rsid w:val="004B5EFE"/>
    <w:rsid w:val="004B618D"/>
    <w:rsid w:val="004B64CB"/>
    <w:rsid w:val="004B6ABE"/>
    <w:rsid w:val="004B7120"/>
    <w:rsid w:val="004B7AA1"/>
    <w:rsid w:val="004C01A9"/>
    <w:rsid w:val="004C0568"/>
    <w:rsid w:val="004C0E4B"/>
    <w:rsid w:val="004C136C"/>
    <w:rsid w:val="004C4BD0"/>
    <w:rsid w:val="004C4FD8"/>
    <w:rsid w:val="004C5065"/>
    <w:rsid w:val="004C51F5"/>
    <w:rsid w:val="004C61DF"/>
    <w:rsid w:val="004C6526"/>
    <w:rsid w:val="004C6BC5"/>
    <w:rsid w:val="004C6CE0"/>
    <w:rsid w:val="004C710A"/>
    <w:rsid w:val="004C796D"/>
    <w:rsid w:val="004C7975"/>
    <w:rsid w:val="004C7CC3"/>
    <w:rsid w:val="004C7DA6"/>
    <w:rsid w:val="004C7DEB"/>
    <w:rsid w:val="004D05C4"/>
    <w:rsid w:val="004D0A5D"/>
    <w:rsid w:val="004D0E5D"/>
    <w:rsid w:val="004D0E81"/>
    <w:rsid w:val="004D1967"/>
    <w:rsid w:val="004D28AF"/>
    <w:rsid w:val="004D29DE"/>
    <w:rsid w:val="004D2DC4"/>
    <w:rsid w:val="004D30DF"/>
    <w:rsid w:val="004D3386"/>
    <w:rsid w:val="004D38E6"/>
    <w:rsid w:val="004D3B24"/>
    <w:rsid w:val="004D3B73"/>
    <w:rsid w:val="004D3C8C"/>
    <w:rsid w:val="004D3D81"/>
    <w:rsid w:val="004D46FE"/>
    <w:rsid w:val="004D4EF5"/>
    <w:rsid w:val="004D5AD4"/>
    <w:rsid w:val="004D62BB"/>
    <w:rsid w:val="004D62E5"/>
    <w:rsid w:val="004D65E4"/>
    <w:rsid w:val="004D6894"/>
    <w:rsid w:val="004D6A61"/>
    <w:rsid w:val="004D6DC0"/>
    <w:rsid w:val="004D7105"/>
    <w:rsid w:val="004D7543"/>
    <w:rsid w:val="004D762B"/>
    <w:rsid w:val="004E028F"/>
    <w:rsid w:val="004E0647"/>
    <w:rsid w:val="004E100D"/>
    <w:rsid w:val="004E11F7"/>
    <w:rsid w:val="004E1C72"/>
    <w:rsid w:val="004E2473"/>
    <w:rsid w:val="004E3629"/>
    <w:rsid w:val="004E38FF"/>
    <w:rsid w:val="004E3A2F"/>
    <w:rsid w:val="004E4004"/>
    <w:rsid w:val="004E41DA"/>
    <w:rsid w:val="004E42FA"/>
    <w:rsid w:val="004E46F6"/>
    <w:rsid w:val="004E4AF4"/>
    <w:rsid w:val="004E4CC1"/>
    <w:rsid w:val="004E5177"/>
    <w:rsid w:val="004E5426"/>
    <w:rsid w:val="004E5A07"/>
    <w:rsid w:val="004E5C33"/>
    <w:rsid w:val="004E60BE"/>
    <w:rsid w:val="004E696C"/>
    <w:rsid w:val="004E6BEB"/>
    <w:rsid w:val="004E7248"/>
    <w:rsid w:val="004E73F4"/>
    <w:rsid w:val="004E7519"/>
    <w:rsid w:val="004E7A61"/>
    <w:rsid w:val="004E7D40"/>
    <w:rsid w:val="004F031A"/>
    <w:rsid w:val="004F0C23"/>
    <w:rsid w:val="004F0C8A"/>
    <w:rsid w:val="004F0DCC"/>
    <w:rsid w:val="004F160E"/>
    <w:rsid w:val="004F17ED"/>
    <w:rsid w:val="004F1D25"/>
    <w:rsid w:val="004F25B0"/>
    <w:rsid w:val="004F294B"/>
    <w:rsid w:val="004F2E83"/>
    <w:rsid w:val="004F351C"/>
    <w:rsid w:val="004F39BF"/>
    <w:rsid w:val="004F3B76"/>
    <w:rsid w:val="004F3F18"/>
    <w:rsid w:val="004F4220"/>
    <w:rsid w:val="004F4501"/>
    <w:rsid w:val="004F509C"/>
    <w:rsid w:val="004F5142"/>
    <w:rsid w:val="004F55CE"/>
    <w:rsid w:val="004F57E0"/>
    <w:rsid w:val="004F5F2A"/>
    <w:rsid w:val="004F6523"/>
    <w:rsid w:val="004F6C1B"/>
    <w:rsid w:val="004F7134"/>
    <w:rsid w:val="004F76C7"/>
    <w:rsid w:val="00500A66"/>
    <w:rsid w:val="00500AF4"/>
    <w:rsid w:val="00500E4F"/>
    <w:rsid w:val="0050149D"/>
    <w:rsid w:val="0050273D"/>
    <w:rsid w:val="00502781"/>
    <w:rsid w:val="005031C2"/>
    <w:rsid w:val="005035EE"/>
    <w:rsid w:val="00503ABA"/>
    <w:rsid w:val="005040EB"/>
    <w:rsid w:val="00504148"/>
    <w:rsid w:val="00504773"/>
    <w:rsid w:val="00504B01"/>
    <w:rsid w:val="00504E17"/>
    <w:rsid w:val="00504F2E"/>
    <w:rsid w:val="005053EA"/>
    <w:rsid w:val="00505CE1"/>
    <w:rsid w:val="00506176"/>
    <w:rsid w:val="0050623D"/>
    <w:rsid w:val="005062FB"/>
    <w:rsid w:val="00506DD3"/>
    <w:rsid w:val="00506DFE"/>
    <w:rsid w:val="0050701B"/>
    <w:rsid w:val="00510808"/>
    <w:rsid w:val="005109E6"/>
    <w:rsid w:val="00510B21"/>
    <w:rsid w:val="00510CFD"/>
    <w:rsid w:val="005123C0"/>
    <w:rsid w:val="00512407"/>
    <w:rsid w:val="00512822"/>
    <w:rsid w:val="00512DC2"/>
    <w:rsid w:val="005139DC"/>
    <w:rsid w:val="00513A5C"/>
    <w:rsid w:val="005140C6"/>
    <w:rsid w:val="005141E4"/>
    <w:rsid w:val="005143D5"/>
    <w:rsid w:val="00514C3C"/>
    <w:rsid w:val="00514EBF"/>
    <w:rsid w:val="00514F07"/>
    <w:rsid w:val="00515603"/>
    <w:rsid w:val="005159CA"/>
    <w:rsid w:val="00515FC1"/>
    <w:rsid w:val="00515FEB"/>
    <w:rsid w:val="0051775A"/>
    <w:rsid w:val="00517BB3"/>
    <w:rsid w:val="0052016E"/>
    <w:rsid w:val="00520B2A"/>
    <w:rsid w:val="00521692"/>
    <w:rsid w:val="005218FF"/>
    <w:rsid w:val="00521A59"/>
    <w:rsid w:val="005228A0"/>
    <w:rsid w:val="00522CEC"/>
    <w:rsid w:val="00522F7D"/>
    <w:rsid w:val="00523024"/>
    <w:rsid w:val="00523224"/>
    <w:rsid w:val="005235A7"/>
    <w:rsid w:val="005237AA"/>
    <w:rsid w:val="005244F1"/>
    <w:rsid w:val="005250B8"/>
    <w:rsid w:val="00525306"/>
    <w:rsid w:val="00525353"/>
    <w:rsid w:val="00525D69"/>
    <w:rsid w:val="00525FDE"/>
    <w:rsid w:val="0052616D"/>
    <w:rsid w:val="00526662"/>
    <w:rsid w:val="00526C2D"/>
    <w:rsid w:val="005274CD"/>
    <w:rsid w:val="005275F3"/>
    <w:rsid w:val="005279FC"/>
    <w:rsid w:val="005304AB"/>
    <w:rsid w:val="005313CF"/>
    <w:rsid w:val="005317A7"/>
    <w:rsid w:val="00531882"/>
    <w:rsid w:val="00531A5C"/>
    <w:rsid w:val="0053200C"/>
    <w:rsid w:val="0053261F"/>
    <w:rsid w:val="00533A06"/>
    <w:rsid w:val="00533CC3"/>
    <w:rsid w:val="00533F41"/>
    <w:rsid w:val="00534233"/>
    <w:rsid w:val="00534506"/>
    <w:rsid w:val="00534FDA"/>
    <w:rsid w:val="00536BD5"/>
    <w:rsid w:val="005379E1"/>
    <w:rsid w:val="0054035E"/>
    <w:rsid w:val="00540B52"/>
    <w:rsid w:val="00540F1B"/>
    <w:rsid w:val="00541A37"/>
    <w:rsid w:val="00542508"/>
    <w:rsid w:val="0054251E"/>
    <w:rsid w:val="00542946"/>
    <w:rsid w:val="00542EC1"/>
    <w:rsid w:val="00542F4D"/>
    <w:rsid w:val="00543108"/>
    <w:rsid w:val="005431E9"/>
    <w:rsid w:val="00543F59"/>
    <w:rsid w:val="005440EA"/>
    <w:rsid w:val="00544F24"/>
    <w:rsid w:val="00545E99"/>
    <w:rsid w:val="00545ED1"/>
    <w:rsid w:val="005461A4"/>
    <w:rsid w:val="005470DE"/>
    <w:rsid w:val="00547120"/>
    <w:rsid w:val="00547135"/>
    <w:rsid w:val="00547504"/>
    <w:rsid w:val="00547BEA"/>
    <w:rsid w:val="00547CE5"/>
    <w:rsid w:val="0055060A"/>
    <w:rsid w:val="00551887"/>
    <w:rsid w:val="00552170"/>
    <w:rsid w:val="00552E38"/>
    <w:rsid w:val="005531ED"/>
    <w:rsid w:val="0055379F"/>
    <w:rsid w:val="00553B63"/>
    <w:rsid w:val="00554931"/>
    <w:rsid w:val="00554C8F"/>
    <w:rsid w:val="00555EC2"/>
    <w:rsid w:val="00556564"/>
    <w:rsid w:val="0055772D"/>
    <w:rsid w:val="00557F5B"/>
    <w:rsid w:val="00560159"/>
    <w:rsid w:val="00560AB4"/>
    <w:rsid w:val="00560E6E"/>
    <w:rsid w:val="005613BB"/>
    <w:rsid w:val="0056178F"/>
    <w:rsid w:val="00562081"/>
    <w:rsid w:val="00562170"/>
    <w:rsid w:val="00562E36"/>
    <w:rsid w:val="005638E2"/>
    <w:rsid w:val="005647F6"/>
    <w:rsid w:val="005649A9"/>
    <w:rsid w:val="005655D3"/>
    <w:rsid w:val="00565855"/>
    <w:rsid w:val="00565EC8"/>
    <w:rsid w:val="00565ED3"/>
    <w:rsid w:val="005660C4"/>
    <w:rsid w:val="005660DD"/>
    <w:rsid w:val="00566481"/>
    <w:rsid w:val="0056653D"/>
    <w:rsid w:val="005672F5"/>
    <w:rsid w:val="005675A3"/>
    <w:rsid w:val="00567E96"/>
    <w:rsid w:val="00570ECE"/>
    <w:rsid w:val="005710F0"/>
    <w:rsid w:val="00571A0F"/>
    <w:rsid w:val="0057213A"/>
    <w:rsid w:val="00572895"/>
    <w:rsid w:val="005728B3"/>
    <w:rsid w:val="005734B9"/>
    <w:rsid w:val="005746C9"/>
    <w:rsid w:val="005746F0"/>
    <w:rsid w:val="00574917"/>
    <w:rsid w:val="00574930"/>
    <w:rsid w:val="0057508F"/>
    <w:rsid w:val="005767DB"/>
    <w:rsid w:val="0057698F"/>
    <w:rsid w:val="0057733A"/>
    <w:rsid w:val="0057736E"/>
    <w:rsid w:val="005776C0"/>
    <w:rsid w:val="00580978"/>
    <w:rsid w:val="00580FA5"/>
    <w:rsid w:val="00580FE6"/>
    <w:rsid w:val="0058108E"/>
    <w:rsid w:val="0058145A"/>
    <w:rsid w:val="005815CD"/>
    <w:rsid w:val="00581A86"/>
    <w:rsid w:val="00581D47"/>
    <w:rsid w:val="005821A3"/>
    <w:rsid w:val="00582208"/>
    <w:rsid w:val="00583334"/>
    <w:rsid w:val="005836B6"/>
    <w:rsid w:val="0058385B"/>
    <w:rsid w:val="00583C99"/>
    <w:rsid w:val="00584AA7"/>
    <w:rsid w:val="00584ADF"/>
    <w:rsid w:val="00584D46"/>
    <w:rsid w:val="0058528B"/>
    <w:rsid w:val="005855C4"/>
    <w:rsid w:val="005855FA"/>
    <w:rsid w:val="005859BD"/>
    <w:rsid w:val="00585F19"/>
    <w:rsid w:val="005867AC"/>
    <w:rsid w:val="00587CAD"/>
    <w:rsid w:val="00591438"/>
    <w:rsid w:val="00591479"/>
    <w:rsid w:val="00591855"/>
    <w:rsid w:val="00591DD8"/>
    <w:rsid w:val="005926BF"/>
    <w:rsid w:val="0059442B"/>
    <w:rsid w:val="0059551E"/>
    <w:rsid w:val="005955C4"/>
    <w:rsid w:val="00595C04"/>
    <w:rsid w:val="00595C2C"/>
    <w:rsid w:val="00597517"/>
    <w:rsid w:val="005976A5"/>
    <w:rsid w:val="005979C5"/>
    <w:rsid w:val="005A0A12"/>
    <w:rsid w:val="005A0A64"/>
    <w:rsid w:val="005A0CDB"/>
    <w:rsid w:val="005A0F68"/>
    <w:rsid w:val="005A1CD4"/>
    <w:rsid w:val="005A327A"/>
    <w:rsid w:val="005A3327"/>
    <w:rsid w:val="005A370B"/>
    <w:rsid w:val="005A3C29"/>
    <w:rsid w:val="005A3C5F"/>
    <w:rsid w:val="005A40CC"/>
    <w:rsid w:val="005A4423"/>
    <w:rsid w:val="005A44B4"/>
    <w:rsid w:val="005A4809"/>
    <w:rsid w:val="005A4999"/>
    <w:rsid w:val="005A5C7C"/>
    <w:rsid w:val="005A65F1"/>
    <w:rsid w:val="005A7179"/>
    <w:rsid w:val="005A7B35"/>
    <w:rsid w:val="005B0164"/>
    <w:rsid w:val="005B032C"/>
    <w:rsid w:val="005B0718"/>
    <w:rsid w:val="005B0818"/>
    <w:rsid w:val="005B09D7"/>
    <w:rsid w:val="005B1147"/>
    <w:rsid w:val="005B119D"/>
    <w:rsid w:val="005B1599"/>
    <w:rsid w:val="005B16A4"/>
    <w:rsid w:val="005B2A59"/>
    <w:rsid w:val="005B2AEC"/>
    <w:rsid w:val="005B2B48"/>
    <w:rsid w:val="005B2C40"/>
    <w:rsid w:val="005B2F9A"/>
    <w:rsid w:val="005B35BD"/>
    <w:rsid w:val="005B4E47"/>
    <w:rsid w:val="005B5767"/>
    <w:rsid w:val="005B64B1"/>
    <w:rsid w:val="005B67D5"/>
    <w:rsid w:val="005B6A57"/>
    <w:rsid w:val="005B6B4A"/>
    <w:rsid w:val="005B6C51"/>
    <w:rsid w:val="005C0B15"/>
    <w:rsid w:val="005C1183"/>
    <w:rsid w:val="005C25DE"/>
    <w:rsid w:val="005C27BC"/>
    <w:rsid w:val="005C2E01"/>
    <w:rsid w:val="005C3B5A"/>
    <w:rsid w:val="005C3C81"/>
    <w:rsid w:val="005C414A"/>
    <w:rsid w:val="005C47B4"/>
    <w:rsid w:val="005C5541"/>
    <w:rsid w:val="005C5633"/>
    <w:rsid w:val="005C70B5"/>
    <w:rsid w:val="005C7896"/>
    <w:rsid w:val="005D03A7"/>
    <w:rsid w:val="005D0BC9"/>
    <w:rsid w:val="005D1049"/>
    <w:rsid w:val="005D18C8"/>
    <w:rsid w:val="005D1EA7"/>
    <w:rsid w:val="005D208F"/>
    <w:rsid w:val="005D2A26"/>
    <w:rsid w:val="005D304E"/>
    <w:rsid w:val="005D3E8E"/>
    <w:rsid w:val="005D4621"/>
    <w:rsid w:val="005D5E15"/>
    <w:rsid w:val="005D688D"/>
    <w:rsid w:val="005D68FF"/>
    <w:rsid w:val="005D6D60"/>
    <w:rsid w:val="005D7198"/>
    <w:rsid w:val="005D741D"/>
    <w:rsid w:val="005D7B71"/>
    <w:rsid w:val="005D7D22"/>
    <w:rsid w:val="005D7DC7"/>
    <w:rsid w:val="005E203F"/>
    <w:rsid w:val="005E2116"/>
    <w:rsid w:val="005E3AD4"/>
    <w:rsid w:val="005E3CDF"/>
    <w:rsid w:val="005E3E67"/>
    <w:rsid w:val="005E503A"/>
    <w:rsid w:val="005E5151"/>
    <w:rsid w:val="005E60F3"/>
    <w:rsid w:val="005E6EAC"/>
    <w:rsid w:val="005F0237"/>
    <w:rsid w:val="005F0267"/>
    <w:rsid w:val="005F0842"/>
    <w:rsid w:val="005F0FB8"/>
    <w:rsid w:val="005F11CF"/>
    <w:rsid w:val="005F1F43"/>
    <w:rsid w:val="005F2E9F"/>
    <w:rsid w:val="005F30FF"/>
    <w:rsid w:val="005F412E"/>
    <w:rsid w:val="005F41D0"/>
    <w:rsid w:val="005F43A2"/>
    <w:rsid w:val="005F4763"/>
    <w:rsid w:val="005F4AA2"/>
    <w:rsid w:val="005F4C25"/>
    <w:rsid w:val="005F5356"/>
    <w:rsid w:val="005F5CA9"/>
    <w:rsid w:val="005F70A9"/>
    <w:rsid w:val="005F725D"/>
    <w:rsid w:val="005F76DA"/>
    <w:rsid w:val="005F7AAF"/>
    <w:rsid w:val="00601DB7"/>
    <w:rsid w:val="00602508"/>
    <w:rsid w:val="00602585"/>
    <w:rsid w:val="006026FD"/>
    <w:rsid w:val="00602834"/>
    <w:rsid w:val="00602836"/>
    <w:rsid w:val="006035A7"/>
    <w:rsid w:val="00603902"/>
    <w:rsid w:val="00603B2A"/>
    <w:rsid w:val="00604404"/>
    <w:rsid w:val="00604AE9"/>
    <w:rsid w:val="0060514F"/>
    <w:rsid w:val="00605666"/>
    <w:rsid w:val="0060566A"/>
    <w:rsid w:val="0060568E"/>
    <w:rsid w:val="006057A9"/>
    <w:rsid w:val="00605C33"/>
    <w:rsid w:val="006061DA"/>
    <w:rsid w:val="006062DF"/>
    <w:rsid w:val="00606F60"/>
    <w:rsid w:val="006072DC"/>
    <w:rsid w:val="00607965"/>
    <w:rsid w:val="00607F31"/>
    <w:rsid w:val="006104FE"/>
    <w:rsid w:val="0061055C"/>
    <w:rsid w:val="006107D4"/>
    <w:rsid w:val="00610854"/>
    <w:rsid w:val="00610B67"/>
    <w:rsid w:val="006110C3"/>
    <w:rsid w:val="00611408"/>
    <w:rsid w:val="0061209F"/>
    <w:rsid w:val="00612C03"/>
    <w:rsid w:val="0061383F"/>
    <w:rsid w:val="00614489"/>
    <w:rsid w:val="006147BC"/>
    <w:rsid w:val="00614BA0"/>
    <w:rsid w:val="00615423"/>
    <w:rsid w:val="00615DFE"/>
    <w:rsid w:val="00616AAD"/>
    <w:rsid w:val="00617E1E"/>
    <w:rsid w:val="006200DF"/>
    <w:rsid w:val="006201A3"/>
    <w:rsid w:val="006201EB"/>
    <w:rsid w:val="006204EF"/>
    <w:rsid w:val="00620CFA"/>
    <w:rsid w:val="00621BDA"/>
    <w:rsid w:val="00623967"/>
    <w:rsid w:val="00623A4E"/>
    <w:rsid w:val="00623B5A"/>
    <w:rsid w:val="00624D4B"/>
    <w:rsid w:val="00625141"/>
    <w:rsid w:val="00625491"/>
    <w:rsid w:val="006254F2"/>
    <w:rsid w:val="00625994"/>
    <w:rsid w:val="006259C3"/>
    <w:rsid w:val="006263DC"/>
    <w:rsid w:val="006266EF"/>
    <w:rsid w:val="00626C0E"/>
    <w:rsid w:val="00626FDD"/>
    <w:rsid w:val="00627486"/>
    <w:rsid w:val="00627DCA"/>
    <w:rsid w:val="00630178"/>
    <w:rsid w:val="00630B85"/>
    <w:rsid w:val="006312F0"/>
    <w:rsid w:val="0063133C"/>
    <w:rsid w:val="00631444"/>
    <w:rsid w:val="006314B3"/>
    <w:rsid w:val="00631D4C"/>
    <w:rsid w:val="0063242A"/>
    <w:rsid w:val="00632EF9"/>
    <w:rsid w:val="0063306B"/>
    <w:rsid w:val="006331DB"/>
    <w:rsid w:val="006333D1"/>
    <w:rsid w:val="006335A9"/>
    <w:rsid w:val="00633824"/>
    <w:rsid w:val="0063397B"/>
    <w:rsid w:val="006339C7"/>
    <w:rsid w:val="00634376"/>
    <w:rsid w:val="00634824"/>
    <w:rsid w:val="00634BD9"/>
    <w:rsid w:val="006358CA"/>
    <w:rsid w:val="00636077"/>
    <w:rsid w:val="0063665E"/>
    <w:rsid w:val="006374B7"/>
    <w:rsid w:val="00637790"/>
    <w:rsid w:val="00637D63"/>
    <w:rsid w:val="00637D9C"/>
    <w:rsid w:val="006407F3"/>
    <w:rsid w:val="006412C6"/>
    <w:rsid w:val="00641438"/>
    <w:rsid w:val="006418C7"/>
    <w:rsid w:val="00642158"/>
    <w:rsid w:val="006426B7"/>
    <w:rsid w:val="00642AA4"/>
    <w:rsid w:val="00642B4F"/>
    <w:rsid w:val="00642B54"/>
    <w:rsid w:val="006438B3"/>
    <w:rsid w:val="006438F5"/>
    <w:rsid w:val="00643915"/>
    <w:rsid w:val="0064403E"/>
    <w:rsid w:val="0064470C"/>
    <w:rsid w:val="00644AA2"/>
    <w:rsid w:val="00644D77"/>
    <w:rsid w:val="00645563"/>
    <w:rsid w:val="00646313"/>
    <w:rsid w:val="006467F9"/>
    <w:rsid w:val="00647B36"/>
    <w:rsid w:val="00647C04"/>
    <w:rsid w:val="00647DF1"/>
    <w:rsid w:val="00650143"/>
    <w:rsid w:val="006509A1"/>
    <w:rsid w:val="00650BD1"/>
    <w:rsid w:val="00652755"/>
    <w:rsid w:val="00652836"/>
    <w:rsid w:val="00653B4A"/>
    <w:rsid w:val="00653C66"/>
    <w:rsid w:val="006540E0"/>
    <w:rsid w:val="006547F9"/>
    <w:rsid w:val="00654879"/>
    <w:rsid w:val="0065515E"/>
    <w:rsid w:val="00655387"/>
    <w:rsid w:val="00655A28"/>
    <w:rsid w:val="00655ECF"/>
    <w:rsid w:val="006567CE"/>
    <w:rsid w:val="006576F4"/>
    <w:rsid w:val="00657808"/>
    <w:rsid w:val="006578BF"/>
    <w:rsid w:val="00657B06"/>
    <w:rsid w:val="00657F2F"/>
    <w:rsid w:val="00657FA8"/>
    <w:rsid w:val="00657FC8"/>
    <w:rsid w:val="006605DA"/>
    <w:rsid w:val="00660D23"/>
    <w:rsid w:val="00660FB7"/>
    <w:rsid w:val="006612BF"/>
    <w:rsid w:val="00661CF8"/>
    <w:rsid w:val="00662342"/>
    <w:rsid w:val="00663035"/>
    <w:rsid w:val="00664799"/>
    <w:rsid w:val="00664964"/>
    <w:rsid w:val="00664AA4"/>
    <w:rsid w:val="00664B07"/>
    <w:rsid w:val="00665E17"/>
    <w:rsid w:val="006664F5"/>
    <w:rsid w:val="0066776C"/>
    <w:rsid w:val="0066797F"/>
    <w:rsid w:val="00670833"/>
    <w:rsid w:val="006711C6"/>
    <w:rsid w:val="00671D93"/>
    <w:rsid w:val="0067219C"/>
    <w:rsid w:val="006722AA"/>
    <w:rsid w:val="00672997"/>
    <w:rsid w:val="00673D9B"/>
    <w:rsid w:val="00673F43"/>
    <w:rsid w:val="006747C9"/>
    <w:rsid w:val="00675445"/>
    <w:rsid w:val="00675498"/>
    <w:rsid w:val="0067560D"/>
    <w:rsid w:val="006758D3"/>
    <w:rsid w:val="00675E89"/>
    <w:rsid w:val="0067620F"/>
    <w:rsid w:val="00676DEB"/>
    <w:rsid w:val="006771AE"/>
    <w:rsid w:val="00680193"/>
    <w:rsid w:val="006803E8"/>
    <w:rsid w:val="00680A38"/>
    <w:rsid w:val="00681162"/>
    <w:rsid w:val="00681580"/>
    <w:rsid w:val="00681866"/>
    <w:rsid w:val="00682684"/>
    <w:rsid w:val="00683FD6"/>
    <w:rsid w:val="00684F0C"/>
    <w:rsid w:val="006853F7"/>
    <w:rsid w:val="00685722"/>
    <w:rsid w:val="0068650A"/>
    <w:rsid w:val="00686660"/>
    <w:rsid w:val="006874CD"/>
    <w:rsid w:val="00687578"/>
    <w:rsid w:val="006900F0"/>
    <w:rsid w:val="0069102E"/>
    <w:rsid w:val="006915BB"/>
    <w:rsid w:val="0069287A"/>
    <w:rsid w:val="00692ECA"/>
    <w:rsid w:val="00693C54"/>
    <w:rsid w:val="00694EC2"/>
    <w:rsid w:val="006954E3"/>
    <w:rsid w:val="00695859"/>
    <w:rsid w:val="00695C48"/>
    <w:rsid w:val="00696109"/>
    <w:rsid w:val="00696436"/>
    <w:rsid w:val="006966A8"/>
    <w:rsid w:val="00696A10"/>
    <w:rsid w:val="00696C88"/>
    <w:rsid w:val="00697020"/>
    <w:rsid w:val="0069747B"/>
    <w:rsid w:val="00697B77"/>
    <w:rsid w:val="00697E5F"/>
    <w:rsid w:val="006A0E4E"/>
    <w:rsid w:val="006A0FA2"/>
    <w:rsid w:val="006A104C"/>
    <w:rsid w:val="006A1E95"/>
    <w:rsid w:val="006A25BE"/>
    <w:rsid w:val="006A3717"/>
    <w:rsid w:val="006A3DD6"/>
    <w:rsid w:val="006A5579"/>
    <w:rsid w:val="006A5B28"/>
    <w:rsid w:val="006A5D07"/>
    <w:rsid w:val="006A5ED6"/>
    <w:rsid w:val="006A71A1"/>
    <w:rsid w:val="006B04ED"/>
    <w:rsid w:val="006B0BCC"/>
    <w:rsid w:val="006B0C86"/>
    <w:rsid w:val="006B16AB"/>
    <w:rsid w:val="006B1A17"/>
    <w:rsid w:val="006B27F0"/>
    <w:rsid w:val="006B2B5B"/>
    <w:rsid w:val="006B2BCE"/>
    <w:rsid w:val="006B3343"/>
    <w:rsid w:val="006B41A5"/>
    <w:rsid w:val="006B4465"/>
    <w:rsid w:val="006B46D7"/>
    <w:rsid w:val="006B47B7"/>
    <w:rsid w:val="006B5909"/>
    <w:rsid w:val="006B6772"/>
    <w:rsid w:val="006B70E6"/>
    <w:rsid w:val="006C0826"/>
    <w:rsid w:val="006C0B42"/>
    <w:rsid w:val="006C1C70"/>
    <w:rsid w:val="006C209D"/>
    <w:rsid w:val="006C20E2"/>
    <w:rsid w:val="006C2554"/>
    <w:rsid w:val="006C369D"/>
    <w:rsid w:val="006C395B"/>
    <w:rsid w:val="006C3B93"/>
    <w:rsid w:val="006C3F98"/>
    <w:rsid w:val="006C4D42"/>
    <w:rsid w:val="006C547F"/>
    <w:rsid w:val="006C5975"/>
    <w:rsid w:val="006C5B50"/>
    <w:rsid w:val="006C61C2"/>
    <w:rsid w:val="006C6A6E"/>
    <w:rsid w:val="006C6B13"/>
    <w:rsid w:val="006C6BA7"/>
    <w:rsid w:val="006C6DAC"/>
    <w:rsid w:val="006D02C9"/>
    <w:rsid w:val="006D0E63"/>
    <w:rsid w:val="006D1652"/>
    <w:rsid w:val="006D16C1"/>
    <w:rsid w:val="006D1747"/>
    <w:rsid w:val="006D21B8"/>
    <w:rsid w:val="006D2E93"/>
    <w:rsid w:val="006D2F11"/>
    <w:rsid w:val="006D2F62"/>
    <w:rsid w:val="006D32CE"/>
    <w:rsid w:val="006D3E31"/>
    <w:rsid w:val="006D3EF3"/>
    <w:rsid w:val="006D4145"/>
    <w:rsid w:val="006D455B"/>
    <w:rsid w:val="006D4DBB"/>
    <w:rsid w:val="006D63E1"/>
    <w:rsid w:val="006D64EB"/>
    <w:rsid w:val="006D721F"/>
    <w:rsid w:val="006D7D05"/>
    <w:rsid w:val="006E10E6"/>
    <w:rsid w:val="006E12B6"/>
    <w:rsid w:val="006E12C5"/>
    <w:rsid w:val="006E147E"/>
    <w:rsid w:val="006E1775"/>
    <w:rsid w:val="006E19B4"/>
    <w:rsid w:val="006E1E10"/>
    <w:rsid w:val="006E1E8D"/>
    <w:rsid w:val="006E1F2A"/>
    <w:rsid w:val="006E2257"/>
    <w:rsid w:val="006E226B"/>
    <w:rsid w:val="006E250D"/>
    <w:rsid w:val="006E387B"/>
    <w:rsid w:val="006E469D"/>
    <w:rsid w:val="006E47ED"/>
    <w:rsid w:val="006E4FB8"/>
    <w:rsid w:val="006E595E"/>
    <w:rsid w:val="006E5968"/>
    <w:rsid w:val="006E5A23"/>
    <w:rsid w:val="006E5D42"/>
    <w:rsid w:val="006E6705"/>
    <w:rsid w:val="006E6CD3"/>
    <w:rsid w:val="006E70A5"/>
    <w:rsid w:val="006E73D1"/>
    <w:rsid w:val="006E744E"/>
    <w:rsid w:val="006E7863"/>
    <w:rsid w:val="006E7E89"/>
    <w:rsid w:val="006F04C7"/>
    <w:rsid w:val="006F0E42"/>
    <w:rsid w:val="006F1C44"/>
    <w:rsid w:val="006F223A"/>
    <w:rsid w:val="006F2554"/>
    <w:rsid w:val="006F26E6"/>
    <w:rsid w:val="006F320B"/>
    <w:rsid w:val="006F342D"/>
    <w:rsid w:val="006F37CD"/>
    <w:rsid w:val="006F3F85"/>
    <w:rsid w:val="006F48FD"/>
    <w:rsid w:val="006F59D6"/>
    <w:rsid w:val="006F5E64"/>
    <w:rsid w:val="006F6054"/>
    <w:rsid w:val="006F61AF"/>
    <w:rsid w:val="006F6CB0"/>
    <w:rsid w:val="006F6E70"/>
    <w:rsid w:val="006F6F13"/>
    <w:rsid w:val="006F7716"/>
    <w:rsid w:val="006F7AB3"/>
    <w:rsid w:val="006F7C5E"/>
    <w:rsid w:val="0070000B"/>
    <w:rsid w:val="007001F1"/>
    <w:rsid w:val="00700523"/>
    <w:rsid w:val="00701471"/>
    <w:rsid w:val="0070177D"/>
    <w:rsid w:val="00701AB0"/>
    <w:rsid w:val="00701C25"/>
    <w:rsid w:val="00702315"/>
    <w:rsid w:val="00702DD2"/>
    <w:rsid w:val="0070320E"/>
    <w:rsid w:val="007038A7"/>
    <w:rsid w:val="007042F5"/>
    <w:rsid w:val="00704B9D"/>
    <w:rsid w:val="00704C1E"/>
    <w:rsid w:val="00704D5E"/>
    <w:rsid w:val="00705156"/>
    <w:rsid w:val="007051DE"/>
    <w:rsid w:val="00705315"/>
    <w:rsid w:val="00705723"/>
    <w:rsid w:val="00705B44"/>
    <w:rsid w:val="007066CD"/>
    <w:rsid w:val="00706B92"/>
    <w:rsid w:val="00706BFD"/>
    <w:rsid w:val="00706FB5"/>
    <w:rsid w:val="0070786B"/>
    <w:rsid w:val="00707A62"/>
    <w:rsid w:val="00707CBD"/>
    <w:rsid w:val="0071045A"/>
    <w:rsid w:val="00710664"/>
    <w:rsid w:val="00711327"/>
    <w:rsid w:val="0071213B"/>
    <w:rsid w:val="00712164"/>
    <w:rsid w:val="00712CF5"/>
    <w:rsid w:val="00713337"/>
    <w:rsid w:val="00713668"/>
    <w:rsid w:val="0071373F"/>
    <w:rsid w:val="007138BC"/>
    <w:rsid w:val="00714F26"/>
    <w:rsid w:val="00715494"/>
    <w:rsid w:val="007158FC"/>
    <w:rsid w:val="007160E3"/>
    <w:rsid w:val="007166D8"/>
    <w:rsid w:val="00716B2E"/>
    <w:rsid w:val="00717150"/>
    <w:rsid w:val="0072058F"/>
    <w:rsid w:val="0072098A"/>
    <w:rsid w:val="0072136C"/>
    <w:rsid w:val="0072163F"/>
    <w:rsid w:val="00721833"/>
    <w:rsid w:val="00721F5A"/>
    <w:rsid w:val="007220C7"/>
    <w:rsid w:val="007226C2"/>
    <w:rsid w:val="00722BFD"/>
    <w:rsid w:val="0072375E"/>
    <w:rsid w:val="00723FFC"/>
    <w:rsid w:val="0072537C"/>
    <w:rsid w:val="00725AD4"/>
    <w:rsid w:val="007261BE"/>
    <w:rsid w:val="00726489"/>
    <w:rsid w:val="007274A7"/>
    <w:rsid w:val="0072759E"/>
    <w:rsid w:val="00727943"/>
    <w:rsid w:val="00730929"/>
    <w:rsid w:val="00731F8B"/>
    <w:rsid w:val="00732113"/>
    <w:rsid w:val="0073233F"/>
    <w:rsid w:val="00732C9A"/>
    <w:rsid w:val="00732DD8"/>
    <w:rsid w:val="00733CDF"/>
    <w:rsid w:val="007344B6"/>
    <w:rsid w:val="0073506E"/>
    <w:rsid w:val="00735DCB"/>
    <w:rsid w:val="00736EED"/>
    <w:rsid w:val="007373EC"/>
    <w:rsid w:val="0073789E"/>
    <w:rsid w:val="00737FD1"/>
    <w:rsid w:val="0074045A"/>
    <w:rsid w:val="007406B2"/>
    <w:rsid w:val="00740BF1"/>
    <w:rsid w:val="00740C65"/>
    <w:rsid w:val="00740CBD"/>
    <w:rsid w:val="007410E0"/>
    <w:rsid w:val="007418A3"/>
    <w:rsid w:val="00741E19"/>
    <w:rsid w:val="0074215B"/>
    <w:rsid w:val="00742255"/>
    <w:rsid w:val="0074233A"/>
    <w:rsid w:val="007424A2"/>
    <w:rsid w:val="0074259B"/>
    <w:rsid w:val="00742BAA"/>
    <w:rsid w:val="007433E0"/>
    <w:rsid w:val="0074375C"/>
    <w:rsid w:val="007439B7"/>
    <w:rsid w:val="00744138"/>
    <w:rsid w:val="007446FE"/>
    <w:rsid w:val="00744B5B"/>
    <w:rsid w:val="00744B92"/>
    <w:rsid w:val="00744CCD"/>
    <w:rsid w:val="00744D04"/>
    <w:rsid w:val="00744D8C"/>
    <w:rsid w:val="00745129"/>
    <w:rsid w:val="007453D2"/>
    <w:rsid w:val="00745751"/>
    <w:rsid w:val="00745854"/>
    <w:rsid w:val="0074588C"/>
    <w:rsid w:val="00745B6A"/>
    <w:rsid w:val="00745C9D"/>
    <w:rsid w:val="007467B0"/>
    <w:rsid w:val="00746E6F"/>
    <w:rsid w:val="007470FC"/>
    <w:rsid w:val="00747102"/>
    <w:rsid w:val="00747463"/>
    <w:rsid w:val="0074767C"/>
    <w:rsid w:val="007478B6"/>
    <w:rsid w:val="00747A2A"/>
    <w:rsid w:val="00747EAB"/>
    <w:rsid w:val="00750EF2"/>
    <w:rsid w:val="00750F39"/>
    <w:rsid w:val="00750F57"/>
    <w:rsid w:val="00751CDB"/>
    <w:rsid w:val="00751F2C"/>
    <w:rsid w:val="007524AD"/>
    <w:rsid w:val="0075260D"/>
    <w:rsid w:val="00752A59"/>
    <w:rsid w:val="00752DE2"/>
    <w:rsid w:val="00753523"/>
    <w:rsid w:val="00753C9C"/>
    <w:rsid w:val="00753FA9"/>
    <w:rsid w:val="007549D8"/>
    <w:rsid w:val="00755E88"/>
    <w:rsid w:val="00756875"/>
    <w:rsid w:val="00756B9B"/>
    <w:rsid w:val="00757927"/>
    <w:rsid w:val="00757E52"/>
    <w:rsid w:val="007606CE"/>
    <w:rsid w:val="0076109E"/>
    <w:rsid w:val="007616FD"/>
    <w:rsid w:val="00761FC3"/>
    <w:rsid w:val="00762274"/>
    <w:rsid w:val="007623DA"/>
    <w:rsid w:val="007629C5"/>
    <w:rsid w:val="0076331B"/>
    <w:rsid w:val="0076381C"/>
    <w:rsid w:val="00763C86"/>
    <w:rsid w:val="00763CC5"/>
    <w:rsid w:val="00763F13"/>
    <w:rsid w:val="007644BC"/>
    <w:rsid w:val="00764891"/>
    <w:rsid w:val="007648A8"/>
    <w:rsid w:val="00764C40"/>
    <w:rsid w:val="00765196"/>
    <w:rsid w:val="007656FE"/>
    <w:rsid w:val="00765E6C"/>
    <w:rsid w:val="0076796E"/>
    <w:rsid w:val="00767DD7"/>
    <w:rsid w:val="00770722"/>
    <w:rsid w:val="00770D8A"/>
    <w:rsid w:val="007712EE"/>
    <w:rsid w:val="00771AF6"/>
    <w:rsid w:val="00773F67"/>
    <w:rsid w:val="00774C0D"/>
    <w:rsid w:val="00775804"/>
    <w:rsid w:val="00775987"/>
    <w:rsid w:val="00775C11"/>
    <w:rsid w:val="007763C0"/>
    <w:rsid w:val="007764F4"/>
    <w:rsid w:val="00776CBB"/>
    <w:rsid w:val="00777298"/>
    <w:rsid w:val="007774DF"/>
    <w:rsid w:val="00777800"/>
    <w:rsid w:val="007778C6"/>
    <w:rsid w:val="007778CC"/>
    <w:rsid w:val="00781014"/>
    <w:rsid w:val="0078137E"/>
    <w:rsid w:val="00781638"/>
    <w:rsid w:val="00781F2C"/>
    <w:rsid w:val="007825DE"/>
    <w:rsid w:val="00782700"/>
    <w:rsid w:val="00782A73"/>
    <w:rsid w:val="00783475"/>
    <w:rsid w:val="007836FA"/>
    <w:rsid w:val="0078383F"/>
    <w:rsid w:val="00783991"/>
    <w:rsid w:val="00783ED1"/>
    <w:rsid w:val="0078426B"/>
    <w:rsid w:val="007848CC"/>
    <w:rsid w:val="00784979"/>
    <w:rsid w:val="0078596B"/>
    <w:rsid w:val="00785D4C"/>
    <w:rsid w:val="00786392"/>
    <w:rsid w:val="007868AB"/>
    <w:rsid w:val="00786F61"/>
    <w:rsid w:val="007878E1"/>
    <w:rsid w:val="00787F00"/>
    <w:rsid w:val="007903EF"/>
    <w:rsid w:val="0079057D"/>
    <w:rsid w:val="00790998"/>
    <w:rsid w:val="00791159"/>
    <w:rsid w:val="007917AA"/>
    <w:rsid w:val="0079184A"/>
    <w:rsid w:val="0079197D"/>
    <w:rsid w:val="0079214B"/>
    <w:rsid w:val="00792B4C"/>
    <w:rsid w:val="0079350F"/>
    <w:rsid w:val="007939EB"/>
    <w:rsid w:val="00794044"/>
    <w:rsid w:val="00794D09"/>
    <w:rsid w:val="00794D53"/>
    <w:rsid w:val="00795B05"/>
    <w:rsid w:val="00795B0A"/>
    <w:rsid w:val="00795D7E"/>
    <w:rsid w:val="00796096"/>
    <w:rsid w:val="007963DA"/>
    <w:rsid w:val="00796D68"/>
    <w:rsid w:val="007976AA"/>
    <w:rsid w:val="007A0730"/>
    <w:rsid w:val="007A0BB8"/>
    <w:rsid w:val="007A0F91"/>
    <w:rsid w:val="007A1238"/>
    <w:rsid w:val="007A184F"/>
    <w:rsid w:val="007A1C73"/>
    <w:rsid w:val="007A1CF8"/>
    <w:rsid w:val="007A1EF8"/>
    <w:rsid w:val="007A21D9"/>
    <w:rsid w:val="007A2312"/>
    <w:rsid w:val="007A2E07"/>
    <w:rsid w:val="007A3842"/>
    <w:rsid w:val="007A398D"/>
    <w:rsid w:val="007A3D3F"/>
    <w:rsid w:val="007A4185"/>
    <w:rsid w:val="007A55C2"/>
    <w:rsid w:val="007B0293"/>
    <w:rsid w:val="007B0507"/>
    <w:rsid w:val="007B09B3"/>
    <w:rsid w:val="007B0C0C"/>
    <w:rsid w:val="007B0F88"/>
    <w:rsid w:val="007B0FDE"/>
    <w:rsid w:val="007B1204"/>
    <w:rsid w:val="007B213C"/>
    <w:rsid w:val="007B2A41"/>
    <w:rsid w:val="007B2D1D"/>
    <w:rsid w:val="007B2DFA"/>
    <w:rsid w:val="007B30B4"/>
    <w:rsid w:val="007B3329"/>
    <w:rsid w:val="007B37B9"/>
    <w:rsid w:val="007B39E2"/>
    <w:rsid w:val="007B48BB"/>
    <w:rsid w:val="007B4D18"/>
    <w:rsid w:val="007B4FE5"/>
    <w:rsid w:val="007B55FA"/>
    <w:rsid w:val="007B5A11"/>
    <w:rsid w:val="007B60BB"/>
    <w:rsid w:val="007B6E9D"/>
    <w:rsid w:val="007B721D"/>
    <w:rsid w:val="007B72FD"/>
    <w:rsid w:val="007B7C00"/>
    <w:rsid w:val="007C0219"/>
    <w:rsid w:val="007C094A"/>
    <w:rsid w:val="007C0AFC"/>
    <w:rsid w:val="007C10E4"/>
    <w:rsid w:val="007C126B"/>
    <w:rsid w:val="007C126C"/>
    <w:rsid w:val="007C16A9"/>
    <w:rsid w:val="007C19CB"/>
    <w:rsid w:val="007C3C9E"/>
    <w:rsid w:val="007C3D13"/>
    <w:rsid w:val="007C4037"/>
    <w:rsid w:val="007C4240"/>
    <w:rsid w:val="007C4E2C"/>
    <w:rsid w:val="007C532F"/>
    <w:rsid w:val="007C5FE2"/>
    <w:rsid w:val="007C6064"/>
    <w:rsid w:val="007C6563"/>
    <w:rsid w:val="007C6832"/>
    <w:rsid w:val="007C70C5"/>
    <w:rsid w:val="007C7B51"/>
    <w:rsid w:val="007D049D"/>
    <w:rsid w:val="007D08E1"/>
    <w:rsid w:val="007D1FD7"/>
    <w:rsid w:val="007D29A6"/>
    <w:rsid w:val="007D2B4E"/>
    <w:rsid w:val="007D36A7"/>
    <w:rsid w:val="007D4C68"/>
    <w:rsid w:val="007D4D3A"/>
    <w:rsid w:val="007D4F23"/>
    <w:rsid w:val="007D5262"/>
    <w:rsid w:val="007D587B"/>
    <w:rsid w:val="007D5907"/>
    <w:rsid w:val="007D5992"/>
    <w:rsid w:val="007D711B"/>
    <w:rsid w:val="007D7AA5"/>
    <w:rsid w:val="007E0BC5"/>
    <w:rsid w:val="007E15CC"/>
    <w:rsid w:val="007E2792"/>
    <w:rsid w:val="007E2B38"/>
    <w:rsid w:val="007E3600"/>
    <w:rsid w:val="007E3DDA"/>
    <w:rsid w:val="007E3E60"/>
    <w:rsid w:val="007E43D8"/>
    <w:rsid w:val="007E4B11"/>
    <w:rsid w:val="007E4D9A"/>
    <w:rsid w:val="007E5215"/>
    <w:rsid w:val="007E57B8"/>
    <w:rsid w:val="007E5862"/>
    <w:rsid w:val="007E59D8"/>
    <w:rsid w:val="007E6246"/>
    <w:rsid w:val="007E6660"/>
    <w:rsid w:val="007E6FFA"/>
    <w:rsid w:val="007F03ED"/>
    <w:rsid w:val="007F1289"/>
    <w:rsid w:val="007F1FD3"/>
    <w:rsid w:val="007F2D4A"/>
    <w:rsid w:val="007F4DCA"/>
    <w:rsid w:val="007F6224"/>
    <w:rsid w:val="007F6C03"/>
    <w:rsid w:val="007F7D59"/>
    <w:rsid w:val="008008F8"/>
    <w:rsid w:val="00800D24"/>
    <w:rsid w:val="00800FAB"/>
    <w:rsid w:val="008010BE"/>
    <w:rsid w:val="008016AD"/>
    <w:rsid w:val="00801BAD"/>
    <w:rsid w:val="00801C6A"/>
    <w:rsid w:val="008020D4"/>
    <w:rsid w:val="00802D30"/>
    <w:rsid w:val="00802DDF"/>
    <w:rsid w:val="00803AB0"/>
    <w:rsid w:val="00804498"/>
    <w:rsid w:val="0080460A"/>
    <w:rsid w:val="00804834"/>
    <w:rsid w:val="008054BC"/>
    <w:rsid w:val="008056A8"/>
    <w:rsid w:val="008059B4"/>
    <w:rsid w:val="0080636E"/>
    <w:rsid w:val="00807484"/>
    <w:rsid w:val="0081036C"/>
    <w:rsid w:val="008103B2"/>
    <w:rsid w:val="00810D0A"/>
    <w:rsid w:val="00811778"/>
    <w:rsid w:val="00811CC0"/>
    <w:rsid w:val="00811FF8"/>
    <w:rsid w:val="00812059"/>
    <w:rsid w:val="00812409"/>
    <w:rsid w:val="008125BA"/>
    <w:rsid w:val="00813B5D"/>
    <w:rsid w:val="00814174"/>
    <w:rsid w:val="00814350"/>
    <w:rsid w:val="00814669"/>
    <w:rsid w:val="00814A1D"/>
    <w:rsid w:val="00814E9E"/>
    <w:rsid w:val="00815342"/>
    <w:rsid w:val="00815518"/>
    <w:rsid w:val="0081593E"/>
    <w:rsid w:val="00815CE1"/>
    <w:rsid w:val="00815DEC"/>
    <w:rsid w:val="0081626C"/>
    <w:rsid w:val="008209FE"/>
    <w:rsid w:val="00820D48"/>
    <w:rsid w:val="00820F2B"/>
    <w:rsid w:val="00821461"/>
    <w:rsid w:val="0082173B"/>
    <w:rsid w:val="00821FC5"/>
    <w:rsid w:val="00822084"/>
    <w:rsid w:val="00822125"/>
    <w:rsid w:val="00822399"/>
    <w:rsid w:val="00822A69"/>
    <w:rsid w:val="00822FFB"/>
    <w:rsid w:val="00823039"/>
    <w:rsid w:val="008231A5"/>
    <w:rsid w:val="008231BF"/>
    <w:rsid w:val="00823F09"/>
    <w:rsid w:val="00823FF0"/>
    <w:rsid w:val="0082541F"/>
    <w:rsid w:val="008254A2"/>
    <w:rsid w:val="0082562D"/>
    <w:rsid w:val="00825CFF"/>
    <w:rsid w:val="008263CD"/>
    <w:rsid w:val="0082640C"/>
    <w:rsid w:val="0082651E"/>
    <w:rsid w:val="00826E42"/>
    <w:rsid w:val="00826F17"/>
    <w:rsid w:val="008274B3"/>
    <w:rsid w:val="00827E76"/>
    <w:rsid w:val="00830F29"/>
    <w:rsid w:val="0083112F"/>
    <w:rsid w:val="0083155C"/>
    <w:rsid w:val="00831565"/>
    <w:rsid w:val="00831F04"/>
    <w:rsid w:val="008326A4"/>
    <w:rsid w:val="00832FAE"/>
    <w:rsid w:val="00833F86"/>
    <w:rsid w:val="00834383"/>
    <w:rsid w:val="00835638"/>
    <w:rsid w:val="0083563C"/>
    <w:rsid w:val="00835E93"/>
    <w:rsid w:val="00835FFB"/>
    <w:rsid w:val="008360A7"/>
    <w:rsid w:val="0083661C"/>
    <w:rsid w:val="00836703"/>
    <w:rsid w:val="00836B77"/>
    <w:rsid w:val="00837140"/>
    <w:rsid w:val="00837799"/>
    <w:rsid w:val="00840307"/>
    <w:rsid w:val="00840957"/>
    <w:rsid w:val="008412F4"/>
    <w:rsid w:val="0084205D"/>
    <w:rsid w:val="00842634"/>
    <w:rsid w:val="00842C3E"/>
    <w:rsid w:val="00842E84"/>
    <w:rsid w:val="00842F49"/>
    <w:rsid w:val="00842F5C"/>
    <w:rsid w:val="00843178"/>
    <w:rsid w:val="0084364E"/>
    <w:rsid w:val="00843FD2"/>
    <w:rsid w:val="00845985"/>
    <w:rsid w:val="00846149"/>
    <w:rsid w:val="00846A9F"/>
    <w:rsid w:val="00847198"/>
    <w:rsid w:val="008474CA"/>
    <w:rsid w:val="00847F28"/>
    <w:rsid w:val="00847FE3"/>
    <w:rsid w:val="00850B0A"/>
    <w:rsid w:val="00850FBE"/>
    <w:rsid w:val="00851F63"/>
    <w:rsid w:val="00852057"/>
    <w:rsid w:val="00852329"/>
    <w:rsid w:val="0085251F"/>
    <w:rsid w:val="00852613"/>
    <w:rsid w:val="00852640"/>
    <w:rsid w:val="00852924"/>
    <w:rsid w:val="00852E86"/>
    <w:rsid w:val="00853217"/>
    <w:rsid w:val="00853985"/>
    <w:rsid w:val="008541A0"/>
    <w:rsid w:val="00854BE5"/>
    <w:rsid w:val="00855AD7"/>
    <w:rsid w:val="00855F7A"/>
    <w:rsid w:val="00856017"/>
    <w:rsid w:val="00856307"/>
    <w:rsid w:val="00856375"/>
    <w:rsid w:val="00856485"/>
    <w:rsid w:val="00856E7B"/>
    <w:rsid w:val="00857AA5"/>
    <w:rsid w:val="00857D4A"/>
    <w:rsid w:val="0086193B"/>
    <w:rsid w:val="00862123"/>
    <w:rsid w:val="00862386"/>
    <w:rsid w:val="00862539"/>
    <w:rsid w:val="008628FF"/>
    <w:rsid w:val="008632F1"/>
    <w:rsid w:val="00863912"/>
    <w:rsid w:val="00863C7D"/>
    <w:rsid w:val="00863E5A"/>
    <w:rsid w:val="00864386"/>
    <w:rsid w:val="0086476F"/>
    <w:rsid w:val="0086492A"/>
    <w:rsid w:val="00864F66"/>
    <w:rsid w:val="00865530"/>
    <w:rsid w:val="00865D1C"/>
    <w:rsid w:val="00866132"/>
    <w:rsid w:val="00866616"/>
    <w:rsid w:val="00866FC6"/>
    <w:rsid w:val="00867685"/>
    <w:rsid w:val="0086769E"/>
    <w:rsid w:val="00867AF3"/>
    <w:rsid w:val="00867D65"/>
    <w:rsid w:val="00867E74"/>
    <w:rsid w:val="0087035F"/>
    <w:rsid w:val="008705B1"/>
    <w:rsid w:val="00870755"/>
    <w:rsid w:val="00870757"/>
    <w:rsid w:val="00870C4A"/>
    <w:rsid w:val="00870F15"/>
    <w:rsid w:val="008712A3"/>
    <w:rsid w:val="00871A75"/>
    <w:rsid w:val="00872212"/>
    <w:rsid w:val="00872214"/>
    <w:rsid w:val="00872D5D"/>
    <w:rsid w:val="00872F5A"/>
    <w:rsid w:val="00873376"/>
    <w:rsid w:val="008745DF"/>
    <w:rsid w:val="00874F14"/>
    <w:rsid w:val="008751AD"/>
    <w:rsid w:val="00875A47"/>
    <w:rsid w:val="0087614C"/>
    <w:rsid w:val="00876A55"/>
    <w:rsid w:val="00877D45"/>
    <w:rsid w:val="00877DCB"/>
    <w:rsid w:val="008802FC"/>
    <w:rsid w:val="00880806"/>
    <w:rsid w:val="008832F5"/>
    <w:rsid w:val="00883443"/>
    <w:rsid w:val="00883539"/>
    <w:rsid w:val="0088375F"/>
    <w:rsid w:val="008848DB"/>
    <w:rsid w:val="00884A02"/>
    <w:rsid w:val="00884A44"/>
    <w:rsid w:val="00884E37"/>
    <w:rsid w:val="0088535A"/>
    <w:rsid w:val="008854CB"/>
    <w:rsid w:val="00885952"/>
    <w:rsid w:val="00886092"/>
    <w:rsid w:val="00886C48"/>
    <w:rsid w:val="00887252"/>
    <w:rsid w:val="008873F8"/>
    <w:rsid w:val="00887487"/>
    <w:rsid w:val="00887788"/>
    <w:rsid w:val="00887FA5"/>
    <w:rsid w:val="00890481"/>
    <w:rsid w:val="008907A5"/>
    <w:rsid w:val="00890D02"/>
    <w:rsid w:val="00890F89"/>
    <w:rsid w:val="00891207"/>
    <w:rsid w:val="00892922"/>
    <w:rsid w:val="00892D8A"/>
    <w:rsid w:val="0089349A"/>
    <w:rsid w:val="0089366A"/>
    <w:rsid w:val="008939F8"/>
    <w:rsid w:val="00893DD5"/>
    <w:rsid w:val="00894559"/>
    <w:rsid w:val="00894935"/>
    <w:rsid w:val="00894F60"/>
    <w:rsid w:val="00895C52"/>
    <w:rsid w:val="00895EBF"/>
    <w:rsid w:val="008960C2"/>
    <w:rsid w:val="008975BD"/>
    <w:rsid w:val="00897D15"/>
    <w:rsid w:val="008A036A"/>
    <w:rsid w:val="008A047C"/>
    <w:rsid w:val="008A069D"/>
    <w:rsid w:val="008A2324"/>
    <w:rsid w:val="008A36F2"/>
    <w:rsid w:val="008A40DD"/>
    <w:rsid w:val="008A4290"/>
    <w:rsid w:val="008A429E"/>
    <w:rsid w:val="008A474A"/>
    <w:rsid w:val="008A4C63"/>
    <w:rsid w:val="008A4CCB"/>
    <w:rsid w:val="008A505F"/>
    <w:rsid w:val="008A52C5"/>
    <w:rsid w:val="008A53D5"/>
    <w:rsid w:val="008A5691"/>
    <w:rsid w:val="008A5930"/>
    <w:rsid w:val="008A598A"/>
    <w:rsid w:val="008A5CA5"/>
    <w:rsid w:val="008A601D"/>
    <w:rsid w:val="008A7731"/>
    <w:rsid w:val="008A7DFC"/>
    <w:rsid w:val="008A7F94"/>
    <w:rsid w:val="008B0B1C"/>
    <w:rsid w:val="008B122C"/>
    <w:rsid w:val="008B1406"/>
    <w:rsid w:val="008B2586"/>
    <w:rsid w:val="008B2C51"/>
    <w:rsid w:val="008B3C2A"/>
    <w:rsid w:val="008B3DC3"/>
    <w:rsid w:val="008B4447"/>
    <w:rsid w:val="008B4494"/>
    <w:rsid w:val="008B4512"/>
    <w:rsid w:val="008B46B7"/>
    <w:rsid w:val="008B46E7"/>
    <w:rsid w:val="008B4D48"/>
    <w:rsid w:val="008B4DD6"/>
    <w:rsid w:val="008B5562"/>
    <w:rsid w:val="008B5727"/>
    <w:rsid w:val="008B5B89"/>
    <w:rsid w:val="008B5BA3"/>
    <w:rsid w:val="008B5EBB"/>
    <w:rsid w:val="008B6144"/>
    <w:rsid w:val="008B6C85"/>
    <w:rsid w:val="008B6F72"/>
    <w:rsid w:val="008B70BD"/>
    <w:rsid w:val="008C0303"/>
    <w:rsid w:val="008C0722"/>
    <w:rsid w:val="008C0B3A"/>
    <w:rsid w:val="008C1894"/>
    <w:rsid w:val="008C1A1E"/>
    <w:rsid w:val="008C1E82"/>
    <w:rsid w:val="008C21AC"/>
    <w:rsid w:val="008C2F52"/>
    <w:rsid w:val="008C3487"/>
    <w:rsid w:val="008C37C7"/>
    <w:rsid w:val="008C3D5D"/>
    <w:rsid w:val="008C3EFF"/>
    <w:rsid w:val="008C48E0"/>
    <w:rsid w:val="008C4DD3"/>
    <w:rsid w:val="008C4E85"/>
    <w:rsid w:val="008C554A"/>
    <w:rsid w:val="008C5633"/>
    <w:rsid w:val="008C59BC"/>
    <w:rsid w:val="008C6528"/>
    <w:rsid w:val="008C6F5A"/>
    <w:rsid w:val="008C79F5"/>
    <w:rsid w:val="008C7A1C"/>
    <w:rsid w:val="008C7A82"/>
    <w:rsid w:val="008C7B36"/>
    <w:rsid w:val="008D0D0E"/>
    <w:rsid w:val="008D10D3"/>
    <w:rsid w:val="008D18D5"/>
    <w:rsid w:val="008D1CD1"/>
    <w:rsid w:val="008D2544"/>
    <w:rsid w:val="008D28C6"/>
    <w:rsid w:val="008D3011"/>
    <w:rsid w:val="008D364A"/>
    <w:rsid w:val="008D45D7"/>
    <w:rsid w:val="008D4905"/>
    <w:rsid w:val="008D4CE3"/>
    <w:rsid w:val="008D4D36"/>
    <w:rsid w:val="008D4F51"/>
    <w:rsid w:val="008D5018"/>
    <w:rsid w:val="008D565D"/>
    <w:rsid w:val="008D5AB1"/>
    <w:rsid w:val="008D5C7E"/>
    <w:rsid w:val="008D5FF1"/>
    <w:rsid w:val="008D67C1"/>
    <w:rsid w:val="008D6A2C"/>
    <w:rsid w:val="008D707F"/>
    <w:rsid w:val="008D75FA"/>
    <w:rsid w:val="008E05DA"/>
    <w:rsid w:val="008E0F9C"/>
    <w:rsid w:val="008E145B"/>
    <w:rsid w:val="008E1F6A"/>
    <w:rsid w:val="008E2342"/>
    <w:rsid w:val="008E23A7"/>
    <w:rsid w:val="008E253B"/>
    <w:rsid w:val="008E2BC1"/>
    <w:rsid w:val="008E3835"/>
    <w:rsid w:val="008E3C3D"/>
    <w:rsid w:val="008E47C0"/>
    <w:rsid w:val="008E5C9E"/>
    <w:rsid w:val="008E6520"/>
    <w:rsid w:val="008E68F1"/>
    <w:rsid w:val="008E6C5A"/>
    <w:rsid w:val="008E712A"/>
    <w:rsid w:val="008F0056"/>
    <w:rsid w:val="008F01E2"/>
    <w:rsid w:val="008F1493"/>
    <w:rsid w:val="008F149B"/>
    <w:rsid w:val="008F1CAD"/>
    <w:rsid w:val="008F2803"/>
    <w:rsid w:val="008F2804"/>
    <w:rsid w:val="008F2D06"/>
    <w:rsid w:val="008F2D37"/>
    <w:rsid w:val="008F2E2D"/>
    <w:rsid w:val="008F3B15"/>
    <w:rsid w:val="008F3E48"/>
    <w:rsid w:val="008F66E5"/>
    <w:rsid w:val="008F6F07"/>
    <w:rsid w:val="008F72ED"/>
    <w:rsid w:val="008F765B"/>
    <w:rsid w:val="008F7A29"/>
    <w:rsid w:val="009003F9"/>
    <w:rsid w:val="009008E1"/>
    <w:rsid w:val="00900BD8"/>
    <w:rsid w:val="00901249"/>
    <w:rsid w:val="00901670"/>
    <w:rsid w:val="00901F16"/>
    <w:rsid w:val="00901F72"/>
    <w:rsid w:val="00901F76"/>
    <w:rsid w:val="0090257F"/>
    <w:rsid w:val="009027BC"/>
    <w:rsid w:val="00903267"/>
    <w:rsid w:val="0090418E"/>
    <w:rsid w:val="009045C8"/>
    <w:rsid w:val="009048AE"/>
    <w:rsid w:val="00904D5D"/>
    <w:rsid w:val="00904D74"/>
    <w:rsid w:val="00905450"/>
    <w:rsid w:val="00905A6D"/>
    <w:rsid w:val="00905D43"/>
    <w:rsid w:val="009062D2"/>
    <w:rsid w:val="009065E6"/>
    <w:rsid w:val="009069BB"/>
    <w:rsid w:val="00907030"/>
    <w:rsid w:val="00907174"/>
    <w:rsid w:val="00910E93"/>
    <w:rsid w:val="00911C9D"/>
    <w:rsid w:val="00912035"/>
    <w:rsid w:val="0091257A"/>
    <w:rsid w:val="0091319D"/>
    <w:rsid w:val="0091517B"/>
    <w:rsid w:val="00916A80"/>
    <w:rsid w:val="00917114"/>
    <w:rsid w:val="00917B86"/>
    <w:rsid w:val="00920CC7"/>
    <w:rsid w:val="00921410"/>
    <w:rsid w:val="00921721"/>
    <w:rsid w:val="009217DF"/>
    <w:rsid w:val="009219D9"/>
    <w:rsid w:val="00921C4D"/>
    <w:rsid w:val="009228D6"/>
    <w:rsid w:val="00922EDF"/>
    <w:rsid w:val="00923739"/>
    <w:rsid w:val="00923E05"/>
    <w:rsid w:val="00923E96"/>
    <w:rsid w:val="00923E98"/>
    <w:rsid w:val="009249D8"/>
    <w:rsid w:val="00924F45"/>
    <w:rsid w:val="0092657D"/>
    <w:rsid w:val="009268CA"/>
    <w:rsid w:val="009273A1"/>
    <w:rsid w:val="00927E28"/>
    <w:rsid w:val="0093080E"/>
    <w:rsid w:val="00931331"/>
    <w:rsid w:val="0093199B"/>
    <w:rsid w:val="00932155"/>
    <w:rsid w:val="00932236"/>
    <w:rsid w:val="00932DD5"/>
    <w:rsid w:val="00932E65"/>
    <w:rsid w:val="0093302A"/>
    <w:rsid w:val="0093391A"/>
    <w:rsid w:val="00933DBC"/>
    <w:rsid w:val="00934BA5"/>
    <w:rsid w:val="00934FCF"/>
    <w:rsid w:val="0093600F"/>
    <w:rsid w:val="00936295"/>
    <w:rsid w:val="0093664E"/>
    <w:rsid w:val="0093684A"/>
    <w:rsid w:val="0093685B"/>
    <w:rsid w:val="00936AE4"/>
    <w:rsid w:val="00936B2A"/>
    <w:rsid w:val="00936EF1"/>
    <w:rsid w:val="009374B2"/>
    <w:rsid w:val="009377C6"/>
    <w:rsid w:val="00937BB8"/>
    <w:rsid w:val="00937DF6"/>
    <w:rsid w:val="0094089C"/>
    <w:rsid w:val="0094097B"/>
    <w:rsid w:val="009417D0"/>
    <w:rsid w:val="009419E7"/>
    <w:rsid w:val="00941A71"/>
    <w:rsid w:val="00941B46"/>
    <w:rsid w:val="00943338"/>
    <w:rsid w:val="0094374C"/>
    <w:rsid w:val="009438C4"/>
    <w:rsid w:val="009439F0"/>
    <w:rsid w:val="00943CDB"/>
    <w:rsid w:val="00943D92"/>
    <w:rsid w:val="00944289"/>
    <w:rsid w:val="009442D6"/>
    <w:rsid w:val="00945039"/>
    <w:rsid w:val="009451D5"/>
    <w:rsid w:val="00945D41"/>
    <w:rsid w:val="00946084"/>
    <w:rsid w:val="00946EE2"/>
    <w:rsid w:val="00946F19"/>
    <w:rsid w:val="009473A8"/>
    <w:rsid w:val="00950283"/>
    <w:rsid w:val="00950493"/>
    <w:rsid w:val="00950D30"/>
    <w:rsid w:val="00950F3E"/>
    <w:rsid w:val="00951967"/>
    <w:rsid w:val="00952E9E"/>
    <w:rsid w:val="009536FC"/>
    <w:rsid w:val="00953884"/>
    <w:rsid w:val="009539ED"/>
    <w:rsid w:val="00953E9E"/>
    <w:rsid w:val="00954532"/>
    <w:rsid w:val="00954F9B"/>
    <w:rsid w:val="009552A0"/>
    <w:rsid w:val="0095539E"/>
    <w:rsid w:val="009558B7"/>
    <w:rsid w:val="00955B51"/>
    <w:rsid w:val="00955D64"/>
    <w:rsid w:val="00955F72"/>
    <w:rsid w:val="00956A1A"/>
    <w:rsid w:val="00956D34"/>
    <w:rsid w:val="00956D83"/>
    <w:rsid w:val="00956EDF"/>
    <w:rsid w:val="00956EE5"/>
    <w:rsid w:val="00956F57"/>
    <w:rsid w:val="00957B1F"/>
    <w:rsid w:val="00957C14"/>
    <w:rsid w:val="00957C9F"/>
    <w:rsid w:val="0096083D"/>
    <w:rsid w:val="00960DEE"/>
    <w:rsid w:val="00961101"/>
    <w:rsid w:val="0096170E"/>
    <w:rsid w:val="00961A5F"/>
    <w:rsid w:val="00961D51"/>
    <w:rsid w:val="0096269D"/>
    <w:rsid w:val="00963603"/>
    <w:rsid w:val="0096388F"/>
    <w:rsid w:val="00963C48"/>
    <w:rsid w:val="00963ECB"/>
    <w:rsid w:val="0096422F"/>
    <w:rsid w:val="00964541"/>
    <w:rsid w:val="00964B37"/>
    <w:rsid w:val="00965138"/>
    <w:rsid w:val="00965595"/>
    <w:rsid w:val="009657FC"/>
    <w:rsid w:val="0096614E"/>
    <w:rsid w:val="00966816"/>
    <w:rsid w:val="00966997"/>
    <w:rsid w:val="00967331"/>
    <w:rsid w:val="0096738B"/>
    <w:rsid w:val="00967543"/>
    <w:rsid w:val="00967863"/>
    <w:rsid w:val="00967E78"/>
    <w:rsid w:val="0097005D"/>
    <w:rsid w:val="00971428"/>
    <w:rsid w:val="00971CCD"/>
    <w:rsid w:val="00972170"/>
    <w:rsid w:val="0097304F"/>
    <w:rsid w:val="0097305C"/>
    <w:rsid w:val="009734A3"/>
    <w:rsid w:val="0097393D"/>
    <w:rsid w:val="00973DDA"/>
    <w:rsid w:val="009747C0"/>
    <w:rsid w:val="009747D2"/>
    <w:rsid w:val="00974BD7"/>
    <w:rsid w:val="00974C5F"/>
    <w:rsid w:val="00975224"/>
    <w:rsid w:val="009752C0"/>
    <w:rsid w:val="00975CE8"/>
    <w:rsid w:val="009762F1"/>
    <w:rsid w:val="00976652"/>
    <w:rsid w:val="00976A81"/>
    <w:rsid w:val="00977096"/>
    <w:rsid w:val="0097725D"/>
    <w:rsid w:val="0098042C"/>
    <w:rsid w:val="0098059C"/>
    <w:rsid w:val="00981A1A"/>
    <w:rsid w:val="00981DFA"/>
    <w:rsid w:val="00981E34"/>
    <w:rsid w:val="00982C2D"/>
    <w:rsid w:val="00983116"/>
    <w:rsid w:val="00983A72"/>
    <w:rsid w:val="00983BA9"/>
    <w:rsid w:val="00984291"/>
    <w:rsid w:val="00984445"/>
    <w:rsid w:val="00984E84"/>
    <w:rsid w:val="00984F8D"/>
    <w:rsid w:val="00985221"/>
    <w:rsid w:val="0098562A"/>
    <w:rsid w:val="00985882"/>
    <w:rsid w:val="00985BF1"/>
    <w:rsid w:val="00985E7C"/>
    <w:rsid w:val="0098667C"/>
    <w:rsid w:val="00990033"/>
    <w:rsid w:val="0099098E"/>
    <w:rsid w:val="009910A6"/>
    <w:rsid w:val="00991481"/>
    <w:rsid w:val="00991CD6"/>
    <w:rsid w:val="00991FE3"/>
    <w:rsid w:val="009927DD"/>
    <w:rsid w:val="009929BA"/>
    <w:rsid w:val="0099396B"/>
    <w:rsid w:val="00993E1C"/>
    <w:rsid w:val="00994330"/>
    <w:rsid w:val="00994E59"/>
    <w:rsid w:val="00994EA8"/>
    <w:rsid w:val="009955EE"/>
    <w:rsid w:val="00995798"/>
    <w:rsid w:val="00997D8E"/>
    <w:rsid w:val="009A05CD"/>
    <w:rsid w:val="009A08FE"/>
    <w:rsid w:val="009A0BAE"/>
    <w:rsid w:val="009A0D00"/>
    <w:rsid w:val="009A109F"/>
    <w:rsid w:val="009A10AF"/>
    <w:rsid w:val="009A1982"/>
    <w:rsid w:val="009A2168"/>
    <w:rsid w:val="009A243B"/>
    <w:rsid w:val="009A3184"/>
    <w:rsid w:val="009A345E"/>
    <w:rsid w:val="009A3A3C"/>
    <w:rsid w:val="009A3C4B"/>
    <w:rsid w:val="009A4A47"/>
    <w:rsid w:val="009A4E5D"/>
    <w:rsid w:val="009A599F"/>
    <w:rsid w:val="009A5C3D"/>
    <w:rsid w:val="009A606C"/>
    <w:rsid w:val="009A6242"/>
    <w:rsid w:val="009A7750"/>
    <w:rsid w:val="009A7C84"/>
    <w:rsid w:val="009B0024"/>
    <w:rsid w:val="009B08F5"/>
    <w:rsid w:val="009B0D69"/>
    <w:rsid w:val="009B0F51"/>
    <w:rsid w:val="009B3B86"/>
    <w:rsid w:val="009B3DEE"/>
    <w:rsid w:val="009B586C"/>
    <w:rsid w:val="009B5DC6"/>
    <w:rsid w:val="009B5DDD"/>
    <w:rsid w:val="009B62F2"/>
    <w:rsid w:val="009B679D"/>
    <w:rsid w:val="009B6873"/>
    <w:rsid w:val="009B6D38"/>
    <w:rsid w:val="009B6DE0"/>
    <w:rsid w:val="009C1C5E"/>
    <w:rsid w:val="009C1CDC"/>
    <w:rsid w:val="009C1FAA"/>
    <w:rsid w:val="009C246F"/>
    <w:rsid w:val="009C2553"/>
    <w:rsid w:val="009C3588"/>
    <w:rsid w:val="009C3894"/>
    <w:rsid w:val="009C528C"/>
    <w:rsid w:val="009C6392"/>
    <w:rsid w:val="009C6F6E"/>
    <w:rsid w:val="009C721E"/>
    <w:rsid w:val="009C772A"/>
    <w:rsid w:val="009C7E19"/>
    <w:rsid w:val="009C7F72"/>
    <w:rsid w:val="009D0306"/>
    <w:rsid w:val="009D0399"/>
    <w:rsid w:val="009D03DF"/>
    <w:rsid w:val="009D0F58"/>
    <w:rsid w:val="009D1E35"/>
    <w:rsid w:val="009D2138"/>
    <w:rsid w:val="009D35D3"/>
    <w:rsid w:val="009D37BB"/>
    <w:rsid w:val="009D38A8"/>
    <w:rsid w:val="009D3C0B"/>
    <w:rsid w:val="009D3C56"/>
    <w:rsid w:val="009D4047"/>
    <w:rsid w:val="009D42A3"/>
    <w:rsid w:val="009D5AAE"/>
    <w:rsid w:val="009D5EBC"/>
    <w:rsid w:val="009D6D1A"/>
    <w:rsid w:val="009D77C5"/>
    <w:rsid w:val="009D7E6C"/>
    <w:rsid w:val="009E0000"/>
    <w:rsid w:val="009E0C39"/>
    <w:rsid w:val="009E0C9C"/>
    <w:rsid w:val="009E0E9F"/>
    <w:rsid w:val="009E1CF2"/>
    <w:rsid w:val="009E1DC4"/>
    <w:rsid w:val="009E1E29"/>
    <w:rsid w:val="009E1F71"/>
    <w:rsid w:val="009E26BF"/>
    <w:rsid w:val="009E32A8"/>
    <w:rsid w:val="009E3960"/>
    <w:rsid w:val="009E3B0E"/>
    <w:rsid w:val="009E472B"/>
    <w:rsid w:val="009E5506"/>
    <w:rsid w:val="009E68A3"/>
    <w:rsid w:val="009E6931"/>
    <w:rsid w:val="009E6A12"/>
    <w:rsid w:val="009E6F17"/>
    <w:rsid w:val="009E7CF1"/>
    <w:rsid w:val="009F010C"/>
    <w:rsid w:val="009F2E61"/>
    <w:rsid w:val="009F31DC"/>
    <w:rsid w:val="009F390E"/>
    <w:rsid w:val="009F40A4"/>
    <w:rsid w:val="009F41AB"/>
    <w:rsid w:val="009F4440"/>
    <w:rsid w:val="009F46CA"/>
    <w:rsid w:val="009F499F"/>
    <w:rsid w:val="009F4A73"/>
    <w:rsid w:val="009F4E52"/>
    <w:rsid w:val="009F5C05"/>
    <w:rsid w:val="009F5D41"/>
    <w:rsid w:val="009F5D80"/>
    <w:rsid w:val="009F5F6C"/>
    <w:rsid w:val="009F5F9E"/>
    <w:rsid w:val="009F72FC"/>
    <w:rsid w:val="009F747C"/>
    <w:rsid w:val="009F7506"/>
    <w:rsid w:val="009F762B"/>
    <w:rsid w:val="009F7BB8"/>
    <w:rsid w:val="00A0023A"/>
    <w:rsid w:val="00A0034C"/>
    <w:rsid w:val="00A00467"/>
    <w:rsid w:val="00A01618"/>
    <w:rsid w:val="00A018ED"/>
    <w:rsid w:val="00A02BD2"/>
    <w:rsid w:val="00A036EB"/>
    <w:rsid w:val="00A03B63"/>
    <w:rsid w:val="00A03BC0"/>
    <w:rsid w:val="00A03DB7"/>
    <w:rsid w:val="00A03DD4"/>
    <w:rsid w:val="00A04C4A"/>
    <w:rsid w:val="00A05084"/>
    <w:rsid w:val="00A05174"/>
    <w:rsid w:val="00A056FB"/>
    <w:rsid w:val="00A05918"/>
    <w:rsid w:val="00A05982"/>
    <w:rsid w:val="00A05B72"/>
    <w:rsid w:val="00A05D50"/>
    <w:rsid w:val="00A06624"/>
    <w:rsid w:val="00A07FF6"/>
    <w:rsid w:val="00A1087A"/>
    <w:rsid w:val="00A10C7A"/>
    <w:rsid w:val="00A10F80"/>
    <w:rsid w:val="00A1241F"/>
    <w:rsid w:val="00A12D09"/>
    <w:rsid w:val="00A12E58"/>
    <w:rsid w:val="00A13140"/>
    <w:rsid w:val="00A13C02"/>
    <w:rsid w:val="00A142F5"/>
    <w:rsid w:val="00A144BF"/>
    <w:rsid w:val="00A14CCB"/>
    <w:rsid w:val="00A150F1"/>
    <w:rsid w:val="00A162B6"/>
    <w:rsid w:val="00A16344"/>
    <w:rsid w:val="00A163E6"/>
    <w:rsid w:val="00A16490"/>
    <w:rsid w:val="00A1752D"/>
    <w:rsid w:val="00A208CC"/>
    <w:rsid w:val="00A20A9A"/>
    <w:rsid w:val="00A20EEF"/>
    <w:rsid w:val="00A21236"/>
    <w:rsid w:val="00A215E3"/>
    <w:rsid w:val="00A2160B"/>
    <w:rsid w:val="00A21704"/>
    <w:rsid w:val="00A22302"/>
    <w:rsid w:val="00A229CC"/>
    <w:rsid w:val="00A22B92"/>
    <w:rsid w:val="00A22BE6"/>
    <w:rsid w:val="00A23430"/>
    <w:rsid w:val="00A24699"/>
    <w:rsid w:val="00A246E2"/>
    <w:rsid w:val="00A2518B"/>
    <w:rsid w:val="00A254E0"/>
    <w:rsid w:val="00A2586C"/>
    <w:rsid w:val="00A2591D"/>
    <w:rsid w:val="00A26BC5"/>
    <w:rsid w:val="00A26C54"/>
    <w:rsid w:val="00A303A1"/>
    <w:rsid w:val="00A308E8"/>
    <w:rsid w:val="00A30ED8"/>
    <w:rsid w:val="00A31130"/>
    <w:rsid w:val="00A31948"/>
    <w:rsid w:val="00A31D51"/>
    <w:rsid w:val="00A31E54"/>
    <w:rsid w:val="00A3217C"/>
    <w:rsid w:val="00A32503"/>
    <w:rsid w:val="00A32B91"/>
    <w:rsid w:val="00A32EE4"/>
    <w:rsid w:val="00A32EFB"/>
    <w:rsid w:val="00A33066"/>
    <w:rsid w:val="00A337AC"/>
    <w:rsid w:val="00A33BCC"/>
    <w:rsid w:val="00A3442B"/>
    <w:rsid w:val="00A34C28"/>
    <w:rsid w:val="00A34CFF"/>
    <w:rsid w:val="00A36028"/>
    <w:rsid w:val="00A364FB"/>
    <w:rsid w:val="00A36FA8"/>
    <w:rsid w:val="00A3738A"/>
    <w:rsid w:val="00A378A9"/>
    <w:rsid w:val="00A37AC0"/>
    <w:rsid w:val="00A37B26"/>
    <w:rsid w:val="00A37E5F"/>
    <w:rsid w:val="00A406B3"/>
    <w:rsid w:val="00A40C65"/>
    <w:rsid w:val="00A4168E"/>
    <w:rsid w:val="00A42290"/>
    <w:rsid w:val="00A42C35"/>
    <w:rsid w:val="00A432E9"/>
    <w:rsid w:val="00A4382A"/>
    <w:rsid w:val="00A43B68"/>
    <w:rsid w:val="00A440CD"/>
    <w:rsid w:val="00A441EB"/>
    <w:rsid w:val="00A4429D"/>
    <w:rsid w:val="00A448BC"/>
    <w:rsid w:val="00A449B1"/>
    <w:rsid w:val="00A45434"/>
    <w:rsid w:val="00A4556B"/>
    <w:rsid w:val="00A45594"/>
    <w:rsid w:val="00A45E9A"/>
    <w:rsid w:val="00A4617F"/>
    <w:rsid w:val="00A46316"/>
    <w:rsid w:val="00A47003"/>
    <w:rsid w:val="00A47247"/>
    <w:rsid w:val="00A47486"/>
    <w:rsid w:val="00A509B8"/>
    <w:rsid w:val="00A50FA0"/>
    <w:rsid w:val="00A5100B"/>
    <w:rsid w:val="00A51104"/>
    <w:rsid w:val="00A514CF"/>
    <w:rsid w:val="00A516D0"/>
    <w:rsid w:val="00A521DA"/>
    <w:rsid w:val="00A531D1"/>
    <w:rsid w:val="00A53323"/>
    <w:rsid w:val="00A53536"/>
    <w:rsid w:val="00A54A9D"/>
    <w:rsid w:val="00A54C05"/>
    <w:rsid w:val="00A54D3C"/>
    <w:rsid w:val="00A55B79"/>
    <w:rsid w:val="00A55C20"/>
    <w:rsid w:val="00A562AE"/>
    <w:rsid w:val="00A56AE7"/>
    <w:rsid w:val="00A574C6"/>
    <w:rsid w:val="00A577E6"/>
    <w:rsid w:val="00A57CE4"/>
    <w:rsid w:val="00A60070"/>
    <w:rsid w:val="00A6042A"/>
    <w:rsid w:val="00A6071D"/>
    <w:rsid w:val="00A60D8B"/>
    <w:rsid w:val="00A60FBD"/>
    <w:rsid w:val="00A6117A"/>
    <w:rsid w:val="00A63630"/>
    <w:rsid w:val="00A63F4A"/>
    <w:rsid w:val="00A64556"/>
    <w:rsid w:val="00A6455D"/>
    <w:rsid w:val="00A6479E"/>
    <w:rsid w:val="00A64ACC"/>
    <w:rsid w:val="00A64D79"/>
    <w:rsid w:val="00A65487"/>
    <w:rsid w:val="00A654AA"/>
    <w:rsid w:val="00A65C27"/>
    <w:rsid w:val="00A65DCD"/>
    <w:rsid w:val="00A66322"/>
    <w:rsid w:val="00A66515"/>
    <w:rsid w:val="00A66922"/>
    <w:rsid w:val="00A66BAA"/>
    <w:rsid w:val="00A67E36"/>
    <w:rsid w:val="00A705F7"/>
    <w:rsid w:val="00A70CBE"/>
    <w:rsid w:val="00A71743"/>
    <w:rsid w:val="00A71B51"/>
    <w:rsid w:val="00A71DEE"/>
    <w:rsid w:val="00A71EFF"/>
    <w:rsid w:val="00A722F2"/>
    <w:rsid w:val="00A723BA"/>
    <w:rsid w:val="00A727BD"/>
    <w:rsid w:val="00A72831"/>
    <w:rsid w:val="00A7324B"/>
    <w:rsid w:val="00A74653"/>
    <w:rsid w:val="00A746E1"/>
    <w:rsid w:val="00A74EA8"/>
    <w:rsid w:val="00A75505"/>
    <w:rsid w:val="00A75C1E"/>
    <w:rsid w:val="00A76A02"/>
    <w:rsid w:val="00A77120"/>
    <w:rsid w:val="00A77649"/>
    <w:rsid w:val="00A800B4"/>
    <w:rsid w:val="00A802D1"/>
    <w:rsid w:val="00A80EAA"/>
    <w:rsid w:val="00A8187F"/>
    <w:rsid w:val="00A828A0"/>
    <w:rsid w:val="00A83E23"/>
    <w:rsid w:val="00A84338"/>
    <w:rsid w:val="00A8529E"/>
    <w:rsid w:val="00A854B5"/>
    <w:rsid w:val="00A85850"/>
    <w:rsid w:val="00A8589F"/>
    <w:rsid w:val="00A85CD1"/>
    <w:rsid w:val="00A85DA9"/>
    <w:rsid w:val="00A85F46"/>
    <w:rsid w:val="00A864E1"/>
    <w:rsid w:val="00A86F50"/>
    <w:rsid w:val="00A87071"/>
    <w:rsid w:val="00A870F4"/>
    <w:rsid w:val="00A87E28"/>
    <w:rsid w:val="00A90078"/>
    <w:rsid w:val="00A9078C"/>
    <w:rsid w:val="00A90A12"/>
    <w:rsid w:val="00A90CBB"/>
    <w:rsid w:val="00A91386"/>
    <w:rsid w:val="00A915E7"/>
    <w:rsid w:val="00A91B92"/>
    <w:rsid w:val="00A91CC5"/>
    <w:rsid w:val="00A921BD"/>
    <w:rsid w:val="00A926EB"/>
    <w:rsid w:val="00A92705"/>
    <w:rsid w:val="00A92DEC"/>
    <w:rsid w:val="00A935C7"/>
    <w:rsid w:val="00A942C0"/>
    <w:rsid w:val="00A942FF"/>
    <w:rsid w:val="00A94527"/>
    <w:rsid w:val="00A94626"/>
    <w:rsid w:val="00A9527E"/>
    <w:rsid w:val="00A95934"/>
    <w:rsid w:val="00A95ED2"/>
    <w:rsid w:val="00A95ED8"/>
    <w:rsid w:val="00A9634E"/>
    <w:rsid w:val="00A966DC"/>
    <w:rsid w:val="00A972D3"/>
    <w:rsid w:val="00A97EC5"/>
    <w:rsid w:val="00A97F02"/>
    <w:rsid w:val="00AA079D"/>
    <w:rsid w:val="00AA23E4"/>
    <w:rsid w:val="00AA298E"/>
    <w:rsid w:val="00AA3136"/>
    <w:rsid w:val="00AA3D53"/>
    <w:rsid w:val="00AA4226"/>
    <w:rsid w:val="00AA428D"/>
    <w:rsid w:val="00AA491E"/>
    <w:rsid w:val="00AA4D45"/>
    <w:rsid w:val="00AA62E4"/>
    <w:rsid w:val="00AA68E1"/>
    <w:rsid w:val="00AA6A14"/>
    <w:rsid w:val="00AA71E3"/>
    <w:rsid w:val="00AA7A90"/>
    <w:rsid w:val="00AB0541"/>
    <w:rsid w:val="00AB09E6"/>
    <w:rsid w:val="00AB0A7F"/>
    <w:rsid w:val="00AB22CA"/>
    <w:rsid w:val="00AB2829"/>
    <w:rsid w:val="00AB29A5"/>
    <w:rsid w:val="00AB2E75"/>
    <w:rsid w:val="00AB32C5"/>
    <w:rsid w:val="00AB3354"/>
    <w:rsid w:val="00AB40AF"/>
    <w:rsid w:val="00AB4A0A"/>
    <w:rsid w:val="00AB4C1A"/>
    <w:rsid w:val="00AB50AC"/>
    <w:rsid w:val="00AB56D8"/>
    <w:rsid w:val="00AB5F08"/>
    <w:rsid w:val="00AB6385"/>
    <w:rsid w:val="00AB6867"/>
    <w:rsid w:val="00AB6B8D"/>
    <w:rsid w:val="00AB6BDF"/>
    <w:rsid w:val="00AB6CA5"/>
    <w:rsid w:val="00AB7616"/>
    <w:rsid w:val="00AB7900"/>
    <w:rsid w:val="00AB7C0A"/>
    <w:rsid w:val="00AC0ADA"/>
    <w:rsid w:val="00AC17B6"/>
    <w:rsid w:val="00AC25C3"/>
    <w:rsid w:val="00AC4133"/>
    <w:rsid w:val="00AC5AC8"/>
    <w:rsid w:val="00AC5F4F"/>
    <w:rsid w:val="00AC677C"/>
    <w:rsid w:val="00AC692E"/>
    <w:rsid w:val="00AC6C8A"/>
    <w:rsid w:val="00AC7595"/>
    <w:rsid w:val="00AC7717"/>
    <w:rsid w:val="00AC7BFC"/>
    <w:rsid w:val="00AC7E4A"/>
    <w:rsid w:val="00AC7F3F"/>
    <w:rsid w:val="00AD04D7"/>
    <w:rsid w:val="00AD08D3"/>
    <w:rsid w:val="00AD27D7"/>
    <w:rsid w:val="00AD3284"/>
    <w:rsid w:val="00AD37D6"/>
    <w:rsid w:val="00AD3E87"/>
    <w:rsid w:val="00AD472D"/>
    <w:rsid w:val="00AD4B23"/>
    <w:rsid w:val="00AD4EFB"/>
    <w:rsid w:val="00AD5411"/>
    <w:rsid w:val="00AD5479"/>
    <w:rsid w:val="00AD5E72"/>
    <w:rsid w:val="00AD6893"/>
    <w:rsid w:val="00AD73B7"/>
    <w:rsid w:val="00AD74BA"/>
    <w:rsid w:val="00AD76FD"/>
    <w:rsid w:val="00AD774A"/>
    <w:rsid w:val="00AD7809"/>
    <w:rsid w:val="00AD784C"/>
    <w:rsid w:val="00AE0000"/>
    <w:rsid w:val="00AE0234"/>
    <w:rsid w:val="00AE0375"/>
    <w:rsid w:val="00AE17A4"/>
    <w:rsid w:val="00AE2A8C"/>
    <w:rsid w:val="00AE2C44"/>
    <w:rsid w:val="00AE398F"/>
    <w:rsid w:val="00AE3BF5"/>
    <w:rsid w:val="00AE4101"/>
    <w:rsid w:val="00AE4401"/>
    <w:rsid w:val="00AE45A2"/>
    <w:rsid w:val="00AE4A5C"/>
    <w:rsid w:val="00AE50E3"/>
    <w:rsid w:val="00AE51E3"/>
    <w:rsid w:val="00AE5751"/>
    <w:rsid w:val="00AE6E12"/>
    <w:rsid w:val="00AE7008"/>
    <w:rsid w:val="00AE7921"/>
    <w:rsid w:val="00AE7B04"/>
    <w:rsid w:val="00AE7BFC"/>
    <w:rsid w:val="00AF0657"/>
    <w:rsid w:val="00AF127A"/>
    <w:rsid w:val="00AF1308"/>
    <w:rsid w:val="00AF2394"/>
    <w:rsid w:val="00AF23D5"/>
    <w:rsid w:val="00AF2855"/>
    <w:rsid w:val="00AF2871"/>
    <w:rsid w:val="00AF28D9"/>
    <w:rsid w:val="00AF2B5F"/>
    <w:rsid w:val="00AF2FC3"/>
    <w:rsid w:val="00AF32F9"/>
    <w:rsid w:val="00AF3A40"/>
    <w:rsid w:val="00AF4022"/>
    <w:rsid w:val="00AF43A8"/>
    <w:rsid w:val="00AF4DCE"/>
    <w:rsid w:val="00AF4EB4"/>
    <w:rsid w:val="00AF56A0"/>
    <w:rsid w:val="00AF56C8"/>
    <w:rsid w:val="00AF5A0F"/>
    <w:rsid w:val="00AF5A8E"/>
    <w:rsid w:val="00AF5AD2"/>
    <w:rsid w:val="00AF5F49"/>
    <w:rsid w:val="00AF6B7D"/>
    <w:rsid w:val="00AF75BE"/>
    <w:rsid w:val="00AF76FE"/>
    <w:rsid w:val="00AF7909"/>
    <w:rsid w:val="00AF7AD7"/>
    <w:rsid w:val="00AF7B18"/>
    <w:rsid w:val="00AF7CFE"/>
    <w:rsid w:val="00B00707"/>
    <w:rsid w:val="00B00B8B"/>
    <w:rsid w:val="00B01A9F"/>
    <w:rsid w:val="00B01BDD"/>
    <w:rsid w:val="00B02071"/>
    <w:rsid w:val="00B020BE"/>
    <w:rsid w:val="00B02153"/>
    <w:rsid w:val="00B02348"/>
    <w:rsid w:val="00B02C02"/>
    <w:rsid w:val="00B02E26"/>
    <w:rsid w:val="00B0304F"/>
    <w:rsid w:val="00B03416"/>
    <w:rsid w:val="00B0346C"/>
    <w:rsid w:val="00B0423B"/>
    <w:rsid w:val="00B04C40"/>
    <w:rsid w:val="00B0550C"/>
    <w:rsid w:val="00B0561C"/>
    <w:rsid w:val="00B058B4"/>
    <w:rsid w:val="00B05C94"/>
    <w:rsid w:val="00B06428"/>
    <w:rsid w:val="00B06A7B"/>
    <w:rsid w:val="00B07107"/>
    <w:rsid w:val="00B0730D"/>
    <w:rsid w:val="00B07D2B"/>
    <w:rsid w:val="00B100F5"/>
    <w:rsid w:val="00B1075E"/>
    <w:rsid w:val="00B10859"/>
    <w:rsid w:val="00B10A5A"/>
    <w:rsid w:val="00B114F2"/>
    <w:rsid w:val="00B11A1E"/>
    <w:rsid w:val="00B11CD3"/>
    <w:rsid w:val="00B11D33"/>
    <w:rsid w:val="00B1292C"/>
    <w:rsid w:val="00B136C8"/>
    <w:rsid w:val="00B13FC9"/>
    <w:rsid w:val="00B14563"/>
    <w:rsid w:val="00B14E50"/>
    <w:rsid w:val="00B14F4F"/>
    <w:rsid w:val="00B15393"/>
    <w:rsid w:val="00B15A21"/>
    <w:rsid w:val="00B162D8"/>
    <w:rsid w:val="00B1652A"/>
    <w:rsid w:val="00B17747"/>
    <w:rsid w:val="00B1794E"/>
    <w:rsid w:val="00B17D0D"/>
    <w:rsid w:val="00B2017F"/>
    <w:rsid w:val="00B20323"/>
    <w:rsid w:val="00B20BF3"/>
    <w:rsid w:val="00B21295"/>
    <w:rsid w:val="00B2145E"/>
    <w:rsid w:val="00B21563"/>
    <w:rsid w:val="00B2173E"/>
    <w:rsid w:val="00B218E3"/>
    <w:rsid w:val="00B21CD5"/>
    <w:rsid w:val="00B2216B"/>
    <w:rsid w:val="00B238EF"/>
    <w:rsid w:val="00B23F26"/>
    <w:rsid w:val="00B24A65"/>
    <w:rsid w:val="00B24BBF"/>
    <w:rsid w:val="00B24C62"/>
    <w:rsid w:val="00B2540B"/>
    <w:rsid w:val="00B263E4"/>
    <w:rsid w:val="00B265A9"/>
    <w:rsid w:val="00B26CB8"/>
    <w:rsid w:val="00B277B8"/>
    <w:rsid w:val="00B27CF1"/>
    <w:rsid w:val="00B30273"/>
    <w:rsid w:val="00B305CD"/>
    <w:rsid w:val="00B30844"/>
    <w:rsid w:val="00B30868"/>
    <w:rsid w:val="00B309FF"/>
    <w:rsid w:val="00B31493"/>
    <w:rsid w:val="00B31695"/>
    <w:rsid w:val="00B31C83"/>
    <w:rsid w:val="00B3245D"/>
    <w:rsid w:val="00B32B77"/>
    <w:rsid w:val="00B33410"/>
    <w:rsid w:val="00B33C13"/>
    <w:rsid w:val="00B33D36"/>
    <w:rsid w:val="00B34563"/>
    <w:rsid w:val="00B345B3"/>
    <w:rsid w:val="00B34AD9"/>
    <w:rsid w:val="00B34D7F"/>
    <w:rsid w:val="00B35870"/>
    <w:rsid w:val="00B3589F"/>
    <w:rsid w:val="00B36876"/>
    <w:rsid w:val="00B37440"/>
    <w:rsid w:val="00B3746C"/>
    <w:rsid w:val="00B377B4"/>
    <w:rsid w:val="00B37F0A"/>
    <w:rsid w:val="00B40E65"/>
    <w:rsid w:val="00B411D3"/>
    <w:rsid w:val="00B424EF"/>
    <w:rsid w:val="00B4255A"/>
    <w:rsid w:val="00B425B6"/>
    <w:rsid w:val="00B4271E"/>
    <w:rsid w:val="00B434C1"/>
    <w:rsid w:val="00B437B0"/>
    <w:rsid w:val="00B4388B"/>
    <w:rsid w:val="00B43898"/>
    <w:rsid w:val="00B43924"/>
    <w:rsid w:val="00B43D54"/>
    <w:rsid w:val="00B441F7"/>
    <w:rsid w:val="00B442C3"/>
    <w:rsid w:val="00B442CC"/>
    <w:rsid w:val="00B44797"/>
    <w:rsid w:val="00B459FF"/>
    <w:rsid w:val="00B469D8"/>
    <w:rsid w:val="00B46AF5"/>
    <w:rsid w:val="00B46BBE"/>
    <w:rsid w:val="00B473B4"/>
    <w:rsid w:val="00B475D4"/>
    <w:rsid w:val="00B50948"/>
    <w:rsid w:val="00B50FB8"/>
    <w:rsid w:val="00B50FFB"/>
    <w:rsid w:val="00B513FC"/>
    <w:rsid w:val="00B5180B"/>
    <w:rsid w:val="00B528FE"/>
    <w:rsid w:val="00B52B05"/>
    <w:rsid w:val="00B53BDB"/>
    <w:rsid w:val="00B542E0"/>
    <w:rsid w:val="00B542FA"/>
    <w:rsid w:val="00B548FE"/>
    <w:rsid w:val="00B54D84"/>
    <w:rsid w:val="00B54FFA"/>
    <w:rsid w:val="00B55487"/>
    <w:rsid w:val="00B55B07"/>
    <w:rsid w:val="00B55C27"/>
    <w:rsid w:val="00B5605E"/>
    <w:rsid w:val="00B56716"/>
    <w:rsid w:val="00B6096D"/>
    <w:rsid w:val="00B60EB3"/>
    <w:rsid w:val="00B613A4"/>
    <w:rsid w:val="00B61541"/>
    <w:rsid w:val="00B6167F"/>
    <w:rsid w:val="00B617E6"/>
    <w:rsid w:val="00B61F56"/>
    <w:rsid w:val="00B61FE9"/>
    <w:rsid w:val="00B622CF"/>
    <w:rsid w:val="00B62631"/>
    <w:rsid w:val="00B626F5"/>
    <w:rsid w:val="00B628AD"/>
    <w:rsid w:val="00B62C5D"/>
    <w:rsid w:val="00B630EA"/>
    <w:rsid w:val="00B63253"/>
    <w:rsid w:val="00B63413"/>
    <w:rsid w:val="00B636AB"/>
    <w:rsid w:val="00B63A12"/>
    <w:rsid w:val="00B63FC7"/>
    <w:rsid w:val="00B643DA"/>
    <w:rsid w:val="00B64EEC"/>
    <w:rsid w:val="00B64FDB"/>
    <w:rsid w:val="00B65DC3"/>
    <w:rsid w:val="00B662A8"/>
    <w:rsid w:val="00B665AD"/>
    <w:rsid w:val="00B66A9A"/>
    <w:rsid w:val="00B66AAA"/>
    <w:rsid w:val="00B66E7B"/>
    <w:rsid w:val="00B67081"/>
    <w:rsid w:val="00B67087"/>
    <w:rsid w:val="00B67232"/>
    <w:rsid w:val="00B672B7"/>
    <w:rsid w:val="00B7134D"/>
    <w:rsid w:val="00B715AC"/>
    <w:rsid w:val="00B72241"/>
    <w:rsid w:val="00B7225A"/>
    <w:rsid w:val="00B723AF"/>
    <w:rsid w:val="00B74058"/>
    <w:rsid w:val="00B751DF"/>
    <w:rsid w:val="00B759AE"/>
    <w:rsid w:val="00B764A6"/>
    <w:rsid w:val="00B76ABA"/>
    <w:rsid w:val="00B76FAB"/>
    <w:rsid w:val="00B7758C"/>
    <w:rsid w:val="00B80002"/>
    <w:rsid w:val="00B81E34"/>
    <w:rsid w:val="00B82A1F"/>
    <w:rsid w:val="00B82A2D"/>
    <w:rsid w:val="00B82E9E"/>
    <w:rsid w:val="00B83222"/>
    <w:rsid w:val="00B8393E"/>
    <w:rsid w:val="00B84902"/>
    <w:rsid w:val="00B84EB3"/>
    <w:rsid w:val="00B84EFD"/>
    <w:rsid w:val="00B84FEF"/>
    <w:rsid w:val="00B85312"/>
    <w:rsid w:val="00B85899"/>
    <w:rsid w:val="00B86409"/>
    <w:rsid w:val="00B86896"/>
    <w:rsid w:val="00B86DBC"/>
    <w:rsid w:val="00B8732D"/>
    <w:rsid w:val="00B878EB"/>
    <w:rsid w:val="00B87D26"/>
    <w:rsid w:val="00B87F9F"/>
    <w:rsid w:val="00B90E57"/>
    <w:rsid w:val="00B91880"/>
    <w:rsid w:val="00B921B8"/>
    <w:rsid w:val="00B92B6E"/>
    <w:rsid w:val="00B92F53"/>
    <w:rsid w:val="00B9326C"/>
    <w:rsid w:val="00B93C1D"/>
    <w:rsid w:val="00B943E7"/>
    <w:rsid w:val="00B9475D"/>
    <w:rsid w:val="00B94D74"/>
    <w:rsid w:val="00B94DAA"/>
    <w:rsid w:val="00B94EF5"/>
    <w:rsid w:val="00B954CD"/>
    <w:rsid w:val="00B959E6"/>
    <w:rsid w:val="00B95C04"/>
    <w:rsid w:val="00B960C9"/>
    <w:rsid w:val="00B96557"/>
    <w:rsid w:val="00B96B49"/>
    <w:rsid w:val="00B96B71"/>
    <w:rsid w:val="00B96F40"/>
    <w:rsid w:val="00B97AE3"/>
    <w:rsid w:val="00B97B08"/>
    <w:rsid w:val="00B97E04"/>
    <w:rsid w:val="00BA0762"/>
    <w:rsid w:val="00BA18B4"/>
    <w:rsid w:val="00BA1BD2"/>
    <w:rsid w:val="00BA1D5E"/>
    <w:rsid w:val="00BA2E6E"/>
    <w:rsid w:val="00BA3476"/>
    <w:rsid w:val="00BA36DF"/>
    <w:rsid w:val="00BA3D66"/>
    <w:rsid w:val="00BA3D75"/>
    <w:rsid w:val="00BA424F"/>
    <w:rsid w:val="00BA42D9"/>
    <w:rsid w:val="00BA5C74"/>
    <w:rsid w:val="00BA5E03"/>
    <w:rsid w:val="00BA5EC3"/>
    <w:rsid w:val="00BA61F8"/>
    <w:rsid w:val="00BA64B1"/>
    <w:rsid w:val="00BA6D0F"/>
    <w:rsid w:val="00BA72F8"/>
    <w:rsid w:val="00BA733F"/>
    <w:rsid w:val="00BB05B0"/>
    <w:rsid w:val="00BB09D3"/>
    <w:rsid w:val="00BB12C1"/>
    <w:rsid w:val="00BB12C5"/>
    <w:rsid w:val="00BB1967"/>
    <w:rsid w:val="00BB229B"/>
    <w:rsid w:val="00BB27F6"/>
    <w:rsid w:val="00BB3208"/>
    <w:rsid w:val="00BB3AD7"/>
    <w:rsid w:val="00BB422A"/>
    <w:rsid w:val="00BB4BF1"/>
    <w:rsid w:val="00BB598D"/>
    <w:rsid w:val="00BB5A50"/>
    <w:rsid w:val="00BB5CE6"/>
    <w:rsid w:val="00BB6B60"/>
    <w:rsid w:val="00BB74F5"/>
    <w:rsid w:val="00BB7E1D"/>
    <w:rsid w:val="00BC0B35"/>
    <w:rsid w:val="00BC1778"/>
    <w:rsid w:val="00BC1E54"/>
    <w:rsid w:val="00BC2217"/>
    <w:rsid w:val="00BC252E"/>
    <w:rsid w:val="00BC27C9"/>
    <w:rsid w:val="00BC2AB4"/>
    <w:rsid w:val="00BC2B87"/>
    <w:rsid w:val="00BC3492"/>
    <w:rsid w:val="00BC39EB"/>
    <w:rsid w:val="00BC3F7F"/>
    <w:rsid w:val="00BC4135"/>
    <w:rsid w:val="00BC42C8"/>
    <w:rsid w:val="00BC4A2F"/>
    <w:rsid w:val="00BC574C"/>
    <w:rsid w:val="00BC5AE4"/>
    <w:rsid w:val="00BC6357"/>
    <w:rsid w:val="00BC64E8"/>
    <w:rsid w:val="00BC66DB"/>
    <w:rsid w:val="00BC69A4"/>
    <w:rsid w:val="00BC6CC6"/>
    <w:rsid w:val="00BC6F07"/>
    <w:rsid w:val="00BC7727"/>
    <w:rsid w:val="00BC7F3F"/>
    <w:rsid w:val="00BC7FE2"/>
    <w:rsid w:val="00BD02DE"/>
    <w:rsid w:val="00BD0D13"/>
    <w:rsid w:val="00BD19C4"/>
    <w:rsid w:val="00BD1BD2"/>
    <w:rsid w:val="00BD214C"/>
    <w:rsid w:val="00BD23BD"/>
    <w:rsid w:val="00BD2405"/>
    <w:rsid w:val="00BD2583"/>
    <w:rsid w:val="00BD2949"/>
    <w:rsid w:val="00BD2AD5"/>
    <w:rsid w:val="00BD2F15"/>
    <w:rsid w:val="00BD2F5C"/>
    <w:rsid w:val="00BD3432"/>
    <w:rsid w:val="00BD3950"/>
    <w:rsid w:val="00BD39D5"/>
    <w:rsid w:val="00BD3F8C"/>
    <w:rsid w:val="00BD4148"/>
    <w:rsid w:val="00BD491F"/>
    <w:rsid w:val="00BD50DD"/>
    <w:rsid w:val="00BD5F0F"/>
    <w:rsid w:val="00BD6322"/>
    <w:rsid w:val="00BD6F1F"/>
    <w:rsid w:val="00BD7465"/>
    <w:rsid w:val="00BD7989"/>
    <w:rsid w:val="00BE0231"/>
    <w:rsid w:val="00BE0347"/>
    <w:rsid w:val="00BE06DD"/>
    <w:rsid w:val="00BE0984"/>
    <w:rsid w:val="00BE1756"/>
    <w:rsid w:val="00BE1A11"/>
    <w:rsid w:val="00BE1D59"/>
    <w:rsid w:val="00BE1EF7"/>
    <w:rsid w:val="00BE26FB"/>
    <w:rsid w:val="00BE2B26"/>
    <w:rsid w:val="00BE2CF7"/>
    <w:rsid w:val="00BE3000"/>
    <w:rsid w:val="00BE304F"/>
    <w:rsid w:val="00BE3250"/>
    <w:rsid w:val="00BE3BDA"/>
    <w:rsid w:val="00BE46EF"/>
    <w:rsid w:val="00BE4DD4"/>
    <w:rsid w:val="00BE4F6B"/>
    <w:rsid w:val="00BE50EF"/>
    <w:rsid w:val="00BE5291"/>
    <w:rsid w:val="00BE6059"/>
    <w:rsid w:val="00BE66CD"/>
    <w:rsid w:val="00BE7068"/>
    <w:rsid w:val="00BE7232"/>
    <w:rsid w:val="00BE7597"/>
    <w:rsid w:val="00BE7684"/>
    <w:rsid w:val="00BE7908"/>
    <w:rsid w:val="00BE7C1E"/>
    <w:rsid w:val="00BE7DBE"/>
    <w:rsid w:val="00BF15FE"/>
    <w:rsid w:val="00BF231E"/>
    <w:rsid w:val="00BF29EA"/>
    <w:rsid w:val="00BF2A6B"/>
    <w:rsid w:val="00BF2DA5"/>
    <w:rsid w:val="00BF42A8"/>
    <w:rsid w:val="00BF4ECA"/>
    <w:rsid w:val="00BF63AF"/>
    <w:rsid w:val="00BF6720"/>
    <w:rsid w:val="00BF68BB"/>
    <w:rsid w:val="00BF6A09"/>
    <w:rsid w:val="00BF6D00"/>
    <w:rsid w:val="00BF6E81"/>
    <w:rsid w:val="00BF795B"/>
    <w:rsid w:val="00BF7ADB"/>
    <w:rsid w:val="00BF7C1D"/>
    <w:rsid w:val="00C00048"/>
    <w:rsid w:val="00C00174"/>
    <w:rsid w:val="00C00192"/>
    <w:rsid w:val="00C00504"/>
    <w:rsid w:val="00C00521"/>
    <w:rsid w:val="00C011A7"/>
    <w:rsid w:val="00C019A3"/>
    <w:rsid w:val="00C01C68"/>
    <w:rsid w:val="00C03256"/>
    <w:rsid w:val="00C03BE2"/>
    <w:rsid w:val="00C03D82"/>
    <w:rsid w:val="00C047AC"/>
    <w:rsid w:val="00C04E05"/>
    <w:rsid w:val="00C05B36"/>
    <w:rsid w:val="00C05C9B"/>
    <w:rsid w:val="00C063C6"/>
    <w:rsid w:val="00C068A0"/>
    <w:rsid w:val="00C06B89"/>
    <w:rsid w:val="00C06D64"/>
    <w:rsid w:val="00C06DF0"/>
    <w:rsid w:val="00C075B7"/>
    <w:rsid w:val="00C0798E"/>
    <w:rsid w:val="00C07BF7"/>
    <w:rsid w:val="00C07C25"/>
    <w:rsid w:val="00C1032B"/>
    <w:rsid w:val="00C107DC"/>
    <w:rsid w:val="00C10F9D"/>
    <w:rsid w:val="00C11D11"/>
    <w:rsid w:val="00C1267D"/>
    <w:rsid w:val="00C12B81"/>
    <w:rsid w:val="00C12C46"/>
    <w:rsid w:val="00C12F30"/>
    <w:rsid w:val="00C134A7"/>
    <w:rsid w:val="00C13647"/>
    <w:rsid w:val="00C139C0"/>
    <w:rsid w:val="00C14473"/>
    <w:rsid w:val="00C15084"/>
    <w:rsid w:val="00C150A2"/>
    <w:rsid w:val="00C1553A"/>
    <w:rsid w:val="00C15FD6"/>
    <w:rsid w:val="00C16D31"/>
    <w:rsid w:val="00C16E6D"/>
    <w:rsid w:val="00C16FD4"/>
    <w:rsid w:val="00C170E2"/>
    <w:rsid w:val="00C17186"/>
    <w:rsid w:val="00C174DF"/>
    <w:rsid w:val="00C17E8E"/>
    <w:rsid w:val="00C20476"/>
    <w:rsid w:val="00C20DB3"/>
    <w:rsid w:val="00C2100C"/>
    <w:rsid w:val="00C217A9"/>
    <w:rsid w:val="00C22189"/>
    <w:rsid w:val="00C22375"/>
    <w:rsid w:val="00C2288B"/>
    <w:rsid w:val="00C228A5"/>
    <w:rsid w:val="00C229D5"/>
    <w:rsid w:val="00C22C0A"/>
    <w:rsid w:val="00C23374"/>
    <w:rsid w:val="00C235BF"/>
    <w:rsid w:val="00C242BF"/>
    <w:rsid w:val="00C24337"/>
    <w:rsid w:val="00C2476A"/>
    <w:rsid w:val="00C248C8"/>
    <w:rsid w:val="00C249A2"/>
    <w:rsid w:val="00C24AC9"/>
    <w:rsid w:val="00C24FBE"/>
    <w:rsid w:val="00C25145"/>
    <w:rsid w:val="00C25201"/>
    <w:rsid w:val="00C258EF"/>
    <w:rsid w:val="00C25D28"/>
    <w:rsid w:val="00C264E3"/>
    <w:rsid w:val="00C26665"/>
    <w:rsid w:val="00C266B4"/>
    <w:rsid w:val="00C2687D"/>
    <w:rsid w:val="00C26C42"/>
    <w:rsid w:val="00C27098"/>
    <w:rsid w:val="00C27308"/>
    <w:rsid w:val="00C27627"/>
    <w:rsid w:val="00C27932"/>
    <w:rsid w:val="00C27FB4"/>
    <w:rsid w:val="00C309E9"/>
    <w:rsid w:val="00C30EAA"/>
    <w:rsid w:val="00C315CD"/>
    <w:rsid w:val="00C320DE"/>
    <w:rsid w:val="00C322C1"/>
    <w:rsid w:val="00C32D51"/>
    <w:rsid w:val="00C33D58"/>
    <w:rsid w:val="00C33FF6"/>
    <w:rsid w:val="00C34065"/>
    <w:rsid w:val="00C34516"/>
    <w:rsid w:val="00C34655"/>
    <w:rsid w:val="00C346B5"/>
    <w:rsid w:val="00C34866"/>
    <w:rsid w:val="00C3492D"/>
    <w:rsid w:val="00C34AC1"/>
    <w:rsid w:val="00C354D9"/>
    <w:rsid w:val="00C35E5F"/>
    <w:rsid w:val="00C364F0"/>
    <w:rsid w:val="00C36DB0"/>
    <w:rsid w:val="00C37375"/>
    <w:rsid w:val="00C37F75"/>
    <w:rsid w:val="00C4017F"/>
    <w:rsid w:val="00C409D8"/>
    <w:rsid w:val="00C4177C"/>
    <w:rsid w:val="00C4235E"/>
    <w:rsid w:val="00C42871"/>
    <w:rsid w:val="00C431FD"/>
    <w:rsid w:val="00C435C0"/>
    <w:rsid w:val="00C43609"/>
    <w:rsid w:val="00C438BD"/>
    <w:rsid w:val="00C43B73"/>
    <w:rsid w:val="00C4420C"/>
    <w:rsid w:val="00C4503B"/>
    <w:rsid w:val="00C450C3"/>
    <w:rsid w:val="00C4599A"/>
    <w:rsid w:val="00C459F8"/>
    <w:rsid w:val="00C460A2"/>
    <w:rsid w:val="00C464C5"/>
    <w:rsid w:val="00C47D28"/>
    <w:rsid w:val="00C47D9C"/>
    <w:rsid w:val="00C47E31"/>
    <w:rsid w:val="00C50331"/>
    <w:rsid w:val="00C504DB"/>
    <w:rsid w:val="00C50AD6"/>
    <w:rsid w:val="00C510D3"/>
    <w:rsid w:val="00C51116"/>
    <w:rsid w:val="00C51233"/>
    <w:rsid w:val="00C52695"/>
    <w:rsid w:val="00C5275D"/>
    <w:rsid w:val="00C5301E"/>
    <w:rsid w:val="00C53B39"/>
    <w:rsid w:val="00C54058"/>
    <w:rsid w:val="00C540CB"/>
    <w:rsid w:val="00C54295"/>
    <w:rsid w:val="00C5453C"/>
    <w:rsid w:val="00C5469E"/>
    <w:rsid w:val="00C5483D"/>
    <w:rsid w:val="00C550B1"/>
    <w:rsid w:val="00C552AF"/>
    <w:rsid w:val="00C55432"/>
    <w:rsid w:val="00C56193"/>
    <w:rsid w:val="00C562FA"/>
    <w:rsid w:val="00C563FD"/>
    <w:rsid w:val="00C56403"/>
    <w:rsid w:val="00C607B4"/>
    <w:rsid w:val="00C60865"/>
    <w:rsid w:val="00C60A2E"/>
    <w:rsid w:val="00C614F1"/>
    <w:rsid w:val="00C616B6"/>
    <w:rsid w:val="00C61BF7"/>
    <w:rsid w:val="00C61C22"/>
    <w:rsid w:val="00C63072"/>
    <w:rsid w:val="00C63759"/>
    <w:rsid w:val="00C63D6B"/>
    <w:rsid w:val="00C641C6"/>
    <w:rsid w:val="00C64585"/>
    <w:rsid w:val="00C645DE"/>
    <w:rsid w:val="00C64E8D"/>
    <w:rsid w:val="00C6542C"/>
    <w:rsid w:val="00C66835"/>
    <w:rsid w:val="00C66E8B"/>
    <w:rsid w:val="00C670DB"/>
    <w:rsid w:val="00C6788F"/>
    <w:rsid w:val="00C679BA"/>
    <w:rsid w:val="00C67B25"/>
    <w:rsid w:val="00C70114"/>
    <w:rsid w:val="00C706B4"/>
    <w:rsid w:val="00C70811"/>
    <w:rsid w:val="00C7174A"/>
    <w:rsid w:val="00C71C60"/>
    <w:rsid w:val="00C71E8E"/>
    <w:rsid w:val="00C72655"/>
    <w:rsid w:val="00C72ACC"/>
    <w:rsid w:val="00C72B13"/>
    <w:rsid w:val="00C72E8E"/>
    <w:rsid w:val="00C73177"/>
    <w:rsid w:val="00C732BA"/>
    <w:rsid w:val="00C73345"/>
    <w:rsid w:val="00C73542"/>
    <w:rsid w:val="00C73B3E"/>
    <w:rsid w:val="00C73B48"/>
    <w:rsid w:val="00C74045"/>
    <w:rsid w:val="00C74138"/>
    <w:rsid w:val="00C7468F"/>
    <w:rsid w:val="00C746F8"/>
    <w:rsid w:val="00C7514C"/>
    <w:rsid w:val="00C7561B"/>
    <w:rsid w:val="00C7580B"/>
    <w:rsid w:val="00C7595E"/>
    <w:rsid w:val="00C76435"/>
    <w:rsid w:val="00C76492"/>
    <w:rsid w:val="00C76752"/>
    <w:rsid w:val="00C76E2F"/>
    <w:rsid w:val="00C77390"/>
    <w:rsid w:val="00C77466"/>
    <w:rsid w:val="00C77F4C"/>
    <w:rsid w:val="00C803D2"/>
    <w:rsid w:val="00C8043D"/>
    <w:rsid w:val="00C80525"/>
    <w:rsid w:val="00C80A82"/>
    <w:rsid w:val="00C80C24"/>
    <w:rsid w:val="00C80E1F"/>
    <w:rsid w:val="00C80FBA"/>
    <w:rsid w:val="00C813C0"/>
    <w:rsid w:val="00C823D8"/>
    <w:rsid w:val="00C82833"/>
    <w:rsid w:val="00C82882"/>
    <w:rsid w:val="00C82AEC"/>
    <w:rsid w:val="00C82E3D"/>
    <w:rsid w:val="00C82F39"/>
    <w:rsid w:val="00C831A9"/>
    <w:rsid w:val="00C8327C"/>
    <w:rsid w:val="00C84CB3"/>
    <w:rsid w:val="00C84E7E"/>
    <w:rsid w:val="00C85056"/>
    <w:rsid w:val="00C850CE"/>
    <w:rsid w:val="00C8581A"/>
    <w:rsid w:val="00C85A61"/>
    <w:rsid w:val="00C85CB2"/>
    <w:rsid w:val="00C86201"/>
    <w:rsid w:val="00C8630E"/>
    <w:rsid w:val="00C8673A"/>
    <w:rsid w:val="00C8673F"/>
    <w:rsid w:val="00C87291"/>
    <w:rsid w:val="00C8756A"/>
    <w:rsid w:val="00C87AD1"/>
    <w:rsid w:val="00C90426"/>
    <w:rsid w:val="00C905EB"/>
    <w:rsid w:val="00C9100E"/>
    <w:rsid w:val="00C911C6"/>
    <w:rsid w:val="00C91318"/>
    <w:rsid w:val="00C9143D"/>
    <w:rsid w:val="00C91485"/>
    <w:rsid w:val="00C92AC4"/>
    <w:rsid w:val="00C935D6"/>
    <w:rsid w:val="00C93BDD"/>
    <w:rsid w:val="00C93D12"/>
    <w:rsid w:val="00C942A9"/>
    <w:rsid w:val="00C95C44"/>
    <w:rsid w:val="00C96B4E"/>
    <w:rsid w:val="00C96CA8"/>
    <w:rsid w:val="00CA024C"/>
    <w:rsid w:val="00CA16F4"/>
    <w:rsid w:val="00CA1E9A"/>
    <w:rsid w:val="00CA1FF2"/>
    <w:rsid w:val="00CA2307"/>
    <w:rsid w:val="00CA2544"/>
    <w:rsid w:val="00CA2BC9"/>
    <w:rsid w:val="00CA2BDC"/>
    <w:rsid w:val="00CA2E87"/>
    <w:rsid w:val="00CA3097"/>
    <w:rsid w:val="00CA316E"/>
    <w:rsid w:val="00CA38A0"/>
    <w:rsid w:val="00CA3B8F"/>
    <w:rsid w:val="00CA4039"/>
    <w:rsid w:val="00CA4167"/>
    <w:rsid w:val="00CA4585"/>
    <w:rsid w:val="00CA48FF"/>
    <w:rsid w:val="00CA4B4B"/>
    <w:rsid w:val="00CA4F03"/>
    <w:rsid w:val="00CA4F76"/>
    <w:rsid w:val="00CA57CD"/>
    <w:rsid w:val="00CA5ECF"/>
    <w:rsid w:val="00CA5FB2"/>
    <w:rsid w:val="00CA624E"/>
    <w:rsid w:val="00CA62A0"/>
    <w:rsid w:val="00CA6FB0"/>
    <w:rsid w:val="00CA7477"/>
    <w:rsid w:val="00CA7944"/>
    <w:rsid w:val="00CB083A"/>
    <w:rsid w:val="00CB09F9"/>
    <w:rsid w:val="00CB0B7B"/>
    <w:rsid w:val="00CB1A50"/>
    <w:rsid w:val="00CB1CC0"/>
    <w:rsid w:val="00CB24FF"/>
    <w:rsid w:val="00CB2678"/>
    <w:rsid w:val="00CB3672"/>
    <w:rsid w:val="00CB3AB3"/>
    <w:rsid w:val="00CB3AC2"/>
    <w:rsid w:val="00CB4AAF"/>
    <w:rsid w:val="00CB531D"/>
    <w:rsid w:val="00CB56A6"/>
    <w:rsid w:val="00CB570D"/>
    <w:rsid w:val="00CB6917"/>
    <w:rsid w:val="00CB6FF0"/>
    <w:rsid w:val="00CB772C"/>
    <w:rsid w:val="00CB7B67"/>
    <w:rsid w:val="00CB7BF2"/>
    <w:rsid w:val="00CB7C6C"/>
    <w:rsid w:val="00CB7DEF"/>
    <w:rsid w:val="00CC0172"/>
    <w:rsid w:val="00CC03B3"/>
    <w:rsid w:val="00CC0EF2"/>
    <w:rsid w:val="00CC2642"/>
    <w:rsid w:val="00CC2918"/>
    <w:rsid w:val="00CC2EED"/>
    <w:rsid w:val="00CC2F0C"/>
    <w:rsid w:val="00CC438B"/>
    <w:rsid w:val="00CC48B9"/>
    <w:rsid w:val="00CC563A"/>
    <w:rsid w:val="00CC58A8"/>
    <w:rsid w:val="00CC595A"/>
    <w:rsid w:val="00CC6580"/>
    <w:rsid w:val="00CC65A6"/>
    <w:rsid w:val="00CC75F1"/>
    <w:rsid w:val="00CC7781"/>
    <w:rsid w:val="00CD04D4"/>
    <w:rsid w:val="00CD0794"/>
    <w:rsid w:val="00CD0B2D"/>
    <w:rsid w:val="00CD0C09"/>
    <w:rsid w:val="00CD0E86"/>
    <w:rsid w:val="00CD10ED"/>
    <w:rsid w:val="00CD24AC"/>
    <w:rsid w:val="00CD278D"/>
    <w:rsid w:val="00CD2E0D"/>
    <w:rsid w:val="00CD30E7"/>
    <w:rsid w:val="00CD39B0"/>
    <w:rsid w:val="00CD3CF7"/>
    <w:rsid w:val="00CD4022"/>
    <w:rsid w:val="00CD4344"/>
    <w:rsid w:val="00CD458A"/>
    <w:rsid w:val="00CD4592"/>
    <w:rsid w:val="00CD4E0A"/>
    <w:rsid w:val="00CD572E"/>
    <w:rsid w:val="00CD5FF2"/>
    <w:rsid w:val="00CD64CF"/>
    <w:rsid w:val="00CD681C"/>
    <w:rsid w:val="00CD6AF6"/>
    <w:rsid w:val="00CD6FC8"/>
    <w:rsid w:val="00CD70B6"/>
    <w:rsid w:val="00CD7168"/>
    <w:rsid w:val="00CD725A"/>
    <w:rsid w:val="00CD7A58"/>
    <w:rsid w:val="00CE02D5"/>
    <w:rsid w:val="00CE0798"/>
    <w:rsid w:val="00CE1E37"/>
    <w:rsid w:val="00CE23C0"/>
    <w:rsid w:val="00CE263E"/>
    <w:rsid w:val="00CE2D51"/>
    <w:rsid w:val="00CE4270"/>
    <w:rsid w:val="00CE465F"/>
    <w:rsid w:val="00CE46F1"/>
    <w:rsid w:val="00CE4F3C"/>
    <w:rsid w:val="00CE6321"/>
    <w:rsid w:val="00CE6E0D"/>
    <w:rsid w:val="00CE6E8A"/>
    <w:rsid w:val="00CE7696"/>
    <w:rsid w:val="00CE77C6"/>
    <w:rsid w:val="00CE7DE2"/>
    <w:rsid w:val="00CE7F70"/>
    <w:rsid w:val="00CF014E"/>
    <w:rsid w:val="00CF0264"/>
    <w:rsid w:val="00CF0F95"/>
    <w:rsid w:val="00CF1238"/>
    <w:rsid w:val="00CF1511"/>
    <w:rsid w:val="00CF23F0"/>
    <w:rsid w:val="00CF2B1F"/>
    <w:rsid w:val="00CF34F9"/>
    <w:rsid w:val="00CF3DAD"/>
    <w:rsid w:val="00CF40CA"/>
    <w:rsid w:val="00CF494D"/>
    <w:rsid w:val="00CF49D6"/>
    <w:rsid w:val="00CF53F0"/>
    <w:rsid w:val="00CF5A5C"/>
    <w:rsid w:val="00CF5A8C"/>
    <w:rsid w:val="00CF5E36"/>
    <w:rsid w:val="00CF758A"/>
    <w:rsid w:val="00CF77BA"/>
    <w:rsid w:val="00CF7B79"/>
    <w:rsid w:val="00CF7E30"/>
    <w:rsid w:val="00D001CB"/>
    <w:rsid w:val="00D0048E"/>
    <w:rsid w:val="00D00574"/>
    <w:rsid w:val="00D013B2"/>
    <w:rsid w:val="00D0145F"/>
    <w:rsid w:val="00D01900"/>
    <w:rsid w:val="00D01C9C"/>
    <w:rsid w:val="00D01CC5"/>
    <w:rsid w:val="00D020AB"/>
    <w:rsid w:val="00D028BE"/>
    <w:rsid w:val="00D02C6A"/>
    <w:rsid w:val="00D02CF4"/>
    <w:rsid w:val="00D04244"/>
    <w:rsid w:val="00D04EDB"/>
    <w:rsid w:val="00D0520C"/>
    <w:rsid w:val="00D05B5E"/>
    <w:rsid w:val="00D05FC6"/>
    <w:rsid w:val="00D066F6"/>
    <w:rsid w:val="00D06C7E"/>
    <w:rsid w:val="00D073FA"/>
    <w:rsid w:val="00D079AD"/>
    <w:rsid w:val="00D07FD5"/>
    <w:rsid w:val="00D11034"/>
    <w:rsid w:val="00D111F7"/>
    <w:rsid w:val="00D11613"/>
    <w:rsid w:val="00D11A9C"/>
    <w:rsid w:val="00D12024"/>
    <w:rsid w:val="00D120AA"/>
    <w:rsid w:val="00D12696"/>
    <w:rsid w:val="00D128C7"/>
    <w:rsid w:val="00D12B21"/>
    <w:rsid w:val="00D145ED"/>
    <w:rsid w:val="00D1524A"/>
    <w:rsid w:val="00D15484"/>
    <w:rsid w:val="00D15A69"/>
    <w:rsid w:val="00D15C26"/>
    <w:rsid w:val="00D160F9"/>
    <w:rsid w:val="00D163AE"/>
    <w:rsid w:val="00D164BE"/>
    <w:rsid w:val="00D17867"/>
    <w:rsid w:val="00D20CE7"/>
    <w:rsid w:val="00D213A9"/>
    <w:rsid w:val="00D21403"/>
    <w:rsid w:val="00D218C2"/>
    <w:rsid w:val="00D22A72"/>
    <w:rsid w:val="00D22BFE"/>
    <w:rsid w:val="00D237E3"/>
    <w:rsid w:val="00D24280"/>
    <w:rsid w:val="00D244DA"/>
    <w:rsid w:val="00D2457F"/>
    <w:rsid w:val="00D25488"/>
    <w:rsid w:val="00D254EB"/>
    <w:rsid w:val="00D25762"/>
    <w:rsid w:val="00D26252"/>
    <w:rsid w:val="00D26298"/>
    <w:rsid w:val="00D26959"/>
    <w:rsid w:val="00D26EF0"/>
    <w:rsid w:val="00D26F1E"/>
    <w:rsid w:val="00D27007"/>
    <w:rsid w:val="00D279C8"/>
    <w:rsid w:val="00D27D4A"/>
    <w:rsid w:val="00D30188"/>
    <w:rsid w:val="00D30691"/>
    <w:rsid w:val="00D30854"/>
    <w:rsid w:val="00D30C89"/>
    <w:rsid w:val="00D3126B"/>
    <w:rsid w:val="00D315C6"/>
    <w:rsid w:val="00D31A41"/>
    <w:rsid w:val="00D3230B"/>
    <w:rsid w:val="00D32406"/>
    <w:rsid w:val="00D3252F"/>
    <w:rsid w:val="00D32ABF"/>
    <w:rsid w:val="00D32F9F"/>
    <w:rsid w:val="00D340A2"/>
    <w:rsid w:val="00D3496A"/>
    <w:rsid w:val="00D34A1A"/>
    <w:rsid w:val="00D352C6"/>
    <w:rsid w:val="00D3533B"/>
    <w:rsid w:val="00D35BC4"/>
    <w:rsid w:val="00D35DD2"/>
    <w:rsid w:val="00D3600A"/>
    <w:rsid w:val="00D3697A"/>
    <w:rsid w:val="00D36A9D"/>
    <w:rsid w:val="00D36CB6"/>
    <w:rsid w:val="00D36EC7"/>
    <w:rsid w:val="00D372C1"/>
    <w:rsid w:val="00D37F4F"/>
    <w:rsid w:val="00D4017F"/>
    <w:rsid w:val="00D402D2"/>
    <w:rsid w:val="00D404A8"/>
    <w:rsid w:val="00D4055F"/>
    <w:rsid w:val="00D40986"/>
    <w:rsid w:val="00D40AFE"/>
    <w:rsid w:val="00D40BB7"/>
    <w:rsid w:val="00D4163C"/>
    <w:rsid w:val="00D41AFF"/>
    <w:rsid w:val="00D41BD9"/>
    <w:rsid w:val="00D41BF4"/>
    <w:rsid w:val="00D41E6F"/>
    <w:rsid w:val="00D42750"/>
    <w:rsid w:val="00D4278D"/>
    <w:rsid w:val="00D434C7"/>
    <w:rsid w:val="00D4375D"/>
    <w:rsid w:val="00D43D89"/>
    <w:rsid w:val="00D43E84"/>
    <w:rsid w:val="00D4467D"/>
    <w:rsid w:val="00D446A8"/>
    <w:rsid w:val="00D45343"/>
    <w:rsid w:val="00D4597A"/>
    <w:rsid w:val="00D45A61"/>
    <w:rsid w:val="00D46218"/>
    <w:rsid w:val="00D463C0"/>
    <w:rsid w:val="00D46B8B"/>
    <w:rsid w:val="00D46D67"/>
    <w:rsid w:val="00D47AC4"/>
    <w:rsid w:val="00D47B26"/>
    <w:rsid w:val="00D50179"/>
    <w:rsid w:val="00D5021B"/>
    <w:rsid w:val="00D50367"/>
    <w:rsid w:val="00D51E6E"/>
    <w:rsid w:val="00D52D88"/>
    <w:rsid w:val="00D532D9"/>
    <w:rsid w:val="00D54B23"/>
    <w:rsid w:val="00D553C4"/>
    <w:rsid w:val="00D55D36"/>
    <w:rsid w:val="00D5613B"/>
    <w:rsid w:val="00D56291"/>
    <w:rsid w:val="00D563B3"/>
    <w:rsid w:val="00D570FD"/>
    <w:rsid w:val="00D571CF"/>
    <w:rsid w:val="00D60A9D"/>
    <w:rsid w:val="00D60BDA"/>
    <w:rsid w:val="00D60D5C"/>
    <w:rsid w:val="00D60E2B"/>
    <w:rsid w:val="00D61089"/>
    <w:rsid w:val="00D61200"/>
    <w:rsid w:val="00D61E31"/>
    <w:rsid w:val="00D62E0C"/>
    <w:rsid w:val="00D6315B"/>
    <w:rsid w:val="00D633EB"/>
    <w:rsid w:val="00D6402D"/>
    <w:rsid w:val="00D642FD"/>
    <w:rsid w:val="00D64493"/>
    <w:rsid w:val="00D6452F"/>
    <w:rsid w:val="00D6503A"/>
    <w:rsid w:val="00D65294"/>
    <w:rsid w:val="00D655A9"/>
    <w:rsid w:val="00D659C6"/>
    <w:rsid w:val="00D65F76"/>
    <w:rsid w:val="00D673FA"/>
    <w:rsid w:val="00D676A0"/>
    <w:rsid w:val="00D70019"/>
    <w:rsid w:val="00D70929"/>
    <w:rsid w:val="00D70ECC"/>
    <w:rsid w:val="00D71483"/>
    <w:rsid w:val="00D714B2"/>
    <w:rsid w:val="00D71EBD"/>
    <w:rsid w:val="00D71F4F"/>
    <w:rsid w:val="00D7219A"/>
    <w:rsid w:val="00D73345"/>
    <w:rsid w:val="00D73953"/>
    <w:rsid w:val="00D74E73"/>
    <w:rsid w:val="00D75C56"/>
    <w:rsid w:val="00D76B73"/>
    <w:rsid w:val="00D773DD"/>
    <w:rsid w:val="00D7759D"/>
    <w:rsid w:val="00D77ACD"/>
    <w:rsid w:val="00D80350"/>
    <w:rsid w:val="00D803FE"/>
    <w:rsid w:val="00D80E67"/>
    <w:rsid w:val="00D81611"/>
    <w:rsid w:val="00D820E0"/>
    <w:rsid w:val="00D827E7"/>
    <w:rsid w:val="00D83D74"/>
    <w:rsid w:val="00D84325"/>
    <w:rsid w:val="00D847AD"/>
    <w:rsid w:val="00D84EDA"/>
    <w:rsid w:val="00D8518D"/>
    <w:rsid w:val="00D85918"/>
    <w:rsid w:val="00D85CD6"/>
    <w:rsid w:val="00D85CFB"/>
    <w:rsid w:val="00D8623D"/>
    <w:rsid w:val="00D86330"/>
    <w:rsid w:val="00D8678A"/>
    <w:rsid w:val="00D86D98"/>
    <w:rsid w:val="00D875F4"/>
    <w:rsid w:val="00D90732"/>
    <w:rsid w:val="00D913E6"/>
    <w:rsid w:val="00D91438"/>
    <w:rsid w:val="00D91F86"/>
    <w:rsid w:val="00D922DA"/>
    <w:rsid w:val="00D924F5"/>
    <w:rsid w:val="00D92608"/>
    <w:rsid w:val="00D935D4"/>
    <w:rsid w:val="00D93900"/>
    <w:rsid w:val="00D93BE9"/>
    <w:rsid w:val="00D93BFE"/>
    <w:rsid w:val="00D940CE"/>
    <w:rsid w:val="00D95089"/>
    <w:rsid w:val="00D958D6"/>
    <w:rsid w:val="00D96606"/>
    <w:rsid w:val="00D96B88"/>
    <w:rsid w:val="00D97025"/>
    <w:rsid w:val="00D9747C"/>
    <w:rsid w:val="00D97841"/>
    <w:rsid w:val="00D97C9B"/>
    <w:rsid w:val="00D97E32"/>
    <w:rsid w:val="00DA10A3"/>
    <w:rsid w:val="00DA12AF"/>
    <w:rsid w:val="00DA15FA"/>
    <w:rsid w:val="00DA1B81"/>
    <w:rsid w:val="00DA1C46"/>
    <w:rsid w:val="00DA3362"/>
    <w:rsid w:val="00DA3AA2"/>
    <w:rsid w:val="00DA3DF2"/>
    <w:rsid w:val="00DA466C"/>
    <w:rsid w:val="00DA4867"/>
    <w:rsid w:val="00DA5387"/>
    <w:rsid w:val="00DA541B"/>
    <w:rsid w:val="00DA5C19"/>
    <w:rsid w:val="00DA62F2"/>
    <w:rsid w:val="00DA642C"/>
    <w:rsid w:val="00DA6713"/>
    <w:rsid w:val="00DA6944"/>
    <w:rsid w:val="00DA7385"/>
    <w:rsid w:val="00DA76E8"/>
    <w:rsid w:val="00DB0547"/>
    <w:rsid w:val="00DB07AD"/>
    <w:rsid w:val="00DB1CBC"/>
    <w:rsid w:val="00DB21EC"/>
    <w:rsid w:val="00DB2C16"/>
    <w:rsid w:val="00DB34E5"/>
    <w:rsid w:val="00DB3E96"/>
    <w:rsid w:val="00DB5922"/>
    <w:rsid w:val="00DB683D"/>
    <w:rsid w:val="00DB6B19"/>
    <w:rsid w:val="00DB70F5"/>
    <w:rsid w:val="00DB7174"/>
    <w:rsid w:val="00DB7ED0"/>
    <w:rsid w:val="00DB7FCB"/>
    <w:rsid w:val="00DC038F"/>
    <w:rsid w:val="00DC0447"/>
    <w:rsid w:val="00DC09F9"/>
    <w:rsid w:val="00DC12CD"/>
    <w:rsid w:val="00DC247C"/>
    <w:rsid w:val="00DC2535"/>
    <w:rsid w:val="00DC2729"/>
    <w:rsid w:val="00DC2A9C"/>
    <w:rsid w:val="00DC3440"/>
    <w:rsid w:val="00DC3D57"/>
    <w:rsid w:val="00DC4B4F"/>
    <w:rsid w:val="00DC53ED"/>
    <w:rsid w:val="00DC582D"/>
    <w:rsid w:val="00DC59BC"/>
    <w:rsid w:val="00DC6520"/>
    <w:rsid w:val="00DC6A5A"/>
    <w:rsid w:val="00DC6BDF"/>
    <w:rsid w:val="00DD000E"/>
    <w:rsid w:val="00DD0810"/>
    <w:rsid w:val="00DD09E9"/>
    <w:rsid w:val="00DD1341"/>
    <w:rsid w:val="00DD171D"/>
    <w:rsid w:val="00DD1FD7"/>
    <w:rsid w:val="00DD3154"/>
    <w:rsid w:val="00DD382A"/>
    <w:rsid w:val="00DD3DFB"/>
    <w:rsid w:val="00DD403A"/>
    <w:rsid w:val="00DD423A"/>
    <w:rsid w:val="00DD4F37"/>
    <w:rsid w:val="00DD5169"/>
    <w:rsid w:val="00DD5CAB"/>
    <w:rsid w:val="00DD5EEC"/>
    <w:rsid w:val="00DD6435"/>
    <w:rsid w:val="00DD659F"/>
    <w:rsid w:val="00DD6BA0"/>
    <w:rsid w:val="00DD6DC1"/>
    <w:rsid w:val="00DE01A5"/>
    <w:rsid w:val="00DE02C4"/>
    <w:rsid w:val="00DE052E"/>
    <w:rsid w:val="00DE10D0"/>
    <w:rsid w:val="00DE123D"/>
    <w:rsid w:val="00DE1665"/>
    <w:rsid w:val="00DE172C"/>
    <w:rsid w:val="00DE22D8"/>
    <w:rsid w:val="00DE2322"/>
    <w:rsid w:val="00DE3785"/>
    <w:rsid w:val="00DE3DC8"/>
    <w:rsid w:val="00DE40D1"/>
    <w:rsid w:val="00DE4645"/>
    <w:rsid w:val="00DE4797"/>
    <w:rsid w:val="00DE4BC5"/>
    <w:rsid w:val="00DE59FA"/>
    <w:rsid w:val="00DE616B"/>
    <w:rsid w:val="00DE6237"/>
    <w:rsid w:val="00DE6C17"/>
    <w:rsid w:val="00DF036A"/>
    <w:rsid w:val="00DF1359"/>
    <w:rsid w:val="00DF1405"/>
    <w:rsid w:val="00DF1FA6"/>
    <w:rsid w:val="00DF2025"/>
    <w:rsid w:val="00DF27F4"/>
    <w:rsid w:val="00DF2A65"/>
    <w:rsid w:val="00DF2C04"/>
    <w:rsid w:val="00DF3D70"/>
    <w:rsid w:val="00DF4251"/>
    <w:rsid w:val="00DF46C3"/>
    <w:rsid w:val="00DF46EC"/>
    <w:rsid w:val="00DF4ADA"/>
    <w:rsid w:val="00DF4DC7"/>
    <w:rsid w:val="00DF52B4"/>
    <w:rsid w:val="00DF54D0"/>
    <w:rsid w:val="00DF552D"/>
    <w:rsid w:val="00DF59F4"/>
    <w:rsid w:val="00DF62F0"/>
    <w:rsid w:val="00DF76AE"/>
    <w:rsid w:val="00DF76D0"/>
    <w:rsid w:val="00DF7BD2"/>
    <w:rsid w:val="00E00BE2"/>
    <w:rsid w:val="00E00D81"/>
    <w:rsid w:val="00E011F2"/>
    <w:rsid w:val="00E02115"/>
    <w:rsid w:val="00E02E94"/>
    <w:rsid w:val="00E040E9"/>
    <w:rsid w:val="00E0481C"/>
    <w:rsid w:val="00E05103"/>
    <w:rsid w:val="00E0538A"/>
    <w:rsid w:val="00E054BE"/>
    <w:rsid w:val="00E05C16"/>
    <w:rsid w:val="00E0600D"/>
    <w:rsid w:val="00E064A2"/>
    <w:rsid w:val="00E064F9"/>
    <w:rsid w:val="00E065B6"/>
    <w:rsid w:val="00E068CD"/>
    <w:rsid w:val="00E07733"/>
    <w:rsid w:val="00E0787F"/>
    <w:rsid w:val="00E07C4F"/>
    <w:rsid w:val="00E10A2A"/>
    <w:rsid w:val="00E1164B"/>
    <w:rsid w:val="00E11EFB"/>
    <w:rsid w:val="00E1240C"/>
    <w:rsid w:val="00E125D0"/>
    <w:rsid w:val="00E127D1"/>
    <w:rsid w:val="00E130E5"/>
    <w:rsid w:val="00E135C5"/>
    <w:rsid w:val="00E13FBE"/>
    <w:rsid w:val="00E14061"/>
    <w:rsid w:val="00E144F6"/>
    <w:rsid w:val="00E14B7D"/>
    <w:rsid w:val="00E15B07"/>
    <w:rsid w:val="00E1708D"/>
    <w:rsid w:val="00E176DA"/>
    <w:rsid w:val="00E17705"/>
    <w:rsid w:val="00E17B2D"/>
    <w:rsid w:val="00E21188"/>
    <w:rsid w:val="00E21963"/>
    <w:rsid w:val="00E21BBF"/>
    <w:rsid w:val="00E22DB7"/>
    <w:rsid w:val="00E2317D"/>
    <w:rsid w:val="00E238F5"/>
    <w:rsid w:val="00E23D2A"/>
    <w:rsid w:val="00E2412E"/>
    <w:rsid w:val="00E2487D"/>
    <w:rsid w:val="00E254BD"/>
    <w:rsid w:val="00E258D0"/>
    <w:rsid w:val="00E25CB1"/>
    <w:rsid w:val="00E26390"/>
    <w:rsid w:val="00E2651A"/>
    <w:rsid w:val="00E269DF"/>
    <w:rsid w:val="00E26ADC"/>
    <w:rsid w:val="00E270AF"/>
    <w:rsid w:val="00E27895"/>
    <w:rsid w:val="00E27F2C"/>
    <w:rsid w:val="00E304D7"/>
    <w:rsid w:val="00E30ADA"/>
    <w:rsid w:val="00E30CDC"/>
    <w:rsid w:val="00E30E6C"/>
    <w:rsid w:val="00E31054"/>
    <w:rsid w:val="00E3108D"/>
    <w:rsid w:val="00E310FD"/>
    <w:rsid w:val="00E312A6"/>
    <w:rsid w:val="00E31550"/>
    <w:rsid w:val="00E31B61"/>
    <w:rsid w:val="00E322F9"/>
    <w:rsid w:val="00E32434"/>
    <w:rsid w:val="00E3263A"/>
    <w:rsid w:val="00E32926"/>
    <w:rsid w:val="00E33B92"/>
    <w:rsid w:val="00E33F72"/>
    <w:rsid w:val="00E3534B"/>
    <w:rsid w:val="00E364DE"/>
    <w:rsid w:val="00E3727C"/>
    <w:rsid w:val="00E372A7"/>
    <w:rsid w:val="00E37A0A"/>
    <w:rsid w:val="00E40400"/>
    <w:rsid w:val="00E40470"/>
    <w:rsid w:val="00E4056D"/>
    <w:rsid w:val="00E40A8D"/>
    <w:rsid w:val="00E4142D"/>
    <w:rsid w:val="00E41D4F"/>
    <w:rsid w:val="00E4212A"/>
    <w:rsid w:val="00E42624"/>
    <w:rsid w:val="00E42926"/>
    <w:rsid w:val="00E42990"/>
    <w:rsid w:val="00E43120"/>
    <w:rsid w:val="00E4339D"/>
    <w:rsid w:val="00E43777"/>
    <w:rsid w:val="00E43DE0"/>
    <w:rsid w:val="00E44437"/>
    <w:rsid w:val="00E45113"/>
    <w:rsid w:val="00E45781"/>
    <w:rsid w:val="00E45BD5"/>
    <w:rsid w:val="00E45C42"/>
    <w:rsid w:val="00E45CBF"/>
    <w:rsid w:val="00E4629C"/>
    <w:rsid w:val="00E462F2"/>
    <w:rsid w:val="00E46715"/>
    <w:rsid w:val="00E46962"/>
    <w:rsid w:val="00E47401"/>
    <w:rsid w:val="00E4777D"/>
    <w:rsid w:val="00E50063"/>
    <w:rsid w:val="00E50242"/>
    <w:rsid w:val="00E50323"/>
    <w:rsid w:val="00E509D2"/>
    <w:rsid w:val="00E50E57"/>
    <w:rsid w:val="00E513DC"/>
    <w:rsid w:val="00E51A3B"/>
    <w:rsid w:val="00E5267D"/>
    <w:rsid w:val="00E52888"/>
    <w:rsid w:val="00E52A20"/>
    <w:rsid w:val="00E52FD3"/>
    <w:rsid w:val="00E53170"/>
    <w:rsid w:val="00E532D5"/>
    <w:rsid w:val="00E53517"/>
    <w:rsid w:val="00E53704"/>
    <w:rsid w:val="00E53AF7"/>
    <w:rsid w:val="00E542FD"/>
    <w:rsid w:val="00E5448F"/>
    <w:rsid w:val="00E546B9"/>
    <w:rsid w:val="00E54B5F"/>
    <w:rsid w:val="00E54BC2"/>
    <w:rsid w:val="00E55D49"/>
    <w:rsid w:val="00E5669D"/>
    <w:rsid w:val="00E569FE"/>
    <w:rsid w:val="00E570B7"/>
    <w:rsid w:val="00E572E0"/>
    <w:rsid w:val="00E57524"/>
    <w:rsid w:val="00E578D2"/>
    <w:rsid w:val="00E57FF5"/>
    <w:rsid w:val="00E614EB"/>
    <w:rsid w:val="00E61AAF"/>
    <w:rsid w:val="00E61F32"/>
    <w:rsid w:val="00E62273"/>
    <w:rsid w:val="00E62B81"/>
    <w:rsid w:val="00E62C6A"/>
    <w:rsid w:val="00E6361E"/>
    <w:rsid w:val="00E640D5"/>
    <w:rsid w:val="00E6414F"/>
    <w:rsid w:val="00E65528"/>
    <w:rsid w:val="00E65BB2"/>
    <w:rsid w:val="00E662D5"/>
    <w:rsid w:val="00E66796"/>
    <w:rsid w:val="00E66996"/>
    <w:rsid w:val="00E675DC"/>
    <w:rsid w:val="00E6760D"/>
    <w:rsid w:val="00E6779B"/>
    <w:rsid w:val="00E700E4"/>
    <w:rsid w:val="00E70418"/>
    <w:rsid w:val="00E706F5"/>
    <w:rsid w:val="00E70C7C"/>
    <w:rsid w:val="00E70F26"/>
    <w:rsid w:val="00E713F6"/>
    <w:rsid w:val="00E71C60"/>
    <w:rsid w:val="00E71C65"/>
    <w:rsid w:val="00E71DBD"/>
    <w:rsid w:val="00E72C2E"/>
    <w:rsid w:val="00E72E18"/>
    <w:rsid w:val="00E72E8B"/>
    <w:rsid w:val="00E7358A"/>
    <w:rsid w:val="00E73D49"/>
    <w:rsid w:val="00E7456A"/>
    <w:rsid w:val="00E74728"/>
    <w:rsid w:val="00E74782"/>
    <w:rsid w:val="00E7536C"/>
    <w:rsid w:val="00E75381"/>
    <w:rsid w:val="00E772D3"/>
    <w:rsid w:val="00E7737F"/>
    <w:rsid w:val="00E7754C"/>
    <w:rsid w:val="00E776CB"/>
    <w:rsid w:val="00E77BAD"/>
    <w:rsid w:val="00E77FAF"/>
    <w:rsid w:val="00E80199"/>
    <w:rsid w:val="00E812E6"/>
    <w:rsid w:val="00E8165A"/>
    <w:rsid w:val="00E818BD"/>
    <w:rsid w:val="00E81E08"/>
    <w:rsid w:val="00E820B5"/>
    <w:rsid w:val="00E82AD7"/>
    <w:rsid w:val="00E8344D"/>
    <w:rsid w:val="00E839BA"/>
    <w:rsid w:val="00E83A83"/>
    <w:rsid w:val="00E83E6E"/>
    <w:rsid w:val="00E843FA"/>
    <w:rsid w:val="00E85163"/>
    <w:rsid w:val="00E8554B"/>
    <w:rsid w:val="00E85908"/>
    <w:rsid w:val="00E85F5F"/>
    <w:rsid w:val="00E865E7"/>
    <w:rsid w:val="00E86761"/>
    <w:rsid w:val="00E8797E"/>
    <w:rsid w:val="00E87C5C"/>
    <w:rsid w:val="00E9208A"/>
    <w:rsid w:val="00E92304"/>
    <w:rsid w:val="00E925D7"/>
    <w:rsid w:val="00E9270E"/>
    <w:rsid w:val="00E9355F"/>
    <w:rsid w:val="00E9366D"/>
    <w:rsid w:val="00E93776"/>
    <w:rsid w:val="00E93959"/>
    <w:rsid w:val="00E93AFA"/>
    <w:rsid w:val="00E93F07"/>
    <w:rsid w:val="00E94574"/>
    <w:rsid w:val="00E94626"/>
    <w:rsid w:val="00E95724"/>
    <w:rsid w:val="00E95B8E"/>
    <w:rsid w:val="00E9603A"/>
    <w:rsid w:val="00E96347"/>
    <w:rsid w:val="00E963D4"/>
    <w:rsid w:val="00E96A96"/>
    <w:rsid w:val="00E96F18"/>
    <w:rsid w:val="00E97410"/>
    <w:rsid w:val="00E97455"/>
    <w:rsid w:val="00E976A0"/>
    <w:rsid w:val="00E97CBA"/>
    <w:rsid w:val="00EA0407"/>
    <w:rsid w:val="00EA087A"/>
    <w:rsid w:val="00EA08B7"/>
    <w:rsid w:val="00EA0B90"/>
    <w:rsid w:val="00EA0FEC"/>
    <w:rsid w:val="00EA14BF"/>
    <w:rsid w:val="00EA3389"/>
    <w:rsid w:val="00EA3463"/>
    <w:rsid w:val="00EA35DE"/>
    <w:rsid w:val="00EA415B"/>
    <w:rsid w:val="00EA46CB"/>
    <w:rsid w:val="00EA4861"/>
    <w:rsid w:val="00EA4F06"/>
    <w:rsid w:val="00EA55C2"/>
    <w:rsid w:val="00EA5B1C"/>
    <w:rsid w:val="00EA5BA8"/>
    <w:rsid w:val="00EA5DC6"/>
    <w:rsid w:val="00EA6321"/>
    <w:rsid w:val="00EA66DC"/>
    <w:rsid w:val="00EB03D7"/>
    <w:rsid w:val="00EB051B"/>
    <w:rsid w:val="00EB1280"/>
    <w:rsid w:val="00EB24D7"/>
    <w:rsid w:val="00EB3412"/>
    <w:rsid w:val="00EB37DD"/>
    <w:rsid w:val="00EB384D"/>
    <w:rsid w:val="00EB39D8"/>
    <w:rsid w:val="00EB3E4E"/>
    <w:rsid w:val="00EB3EA8"/>
    <w:rsid w:val="00EB3F9A"/>
    <w:rsid w:val="00EB3FC4"/>
    <w:rsid w:val="00EB45CF"/>
    <w:rsid w:val="00EB4A20"/>
    <w:rsid w:val="00EB4B00"/>
    <w:rsid w:val="00EB4C08"/>
    <w:rsid w:val="00EB4C99"/>
    <w:rsid w:val="00EB4D15"/>
    <w:rsid w:val="00EB5C61"/>
    <w:rsid w:val="00EB6130"/>
    <w:rsid w:val="00EB6885"/>
    <w:rsid w:val="00EB6CD7"/>
    <w:rsid w:val="00EB7717"/>
    <w:rsid w:val="00EB77A4"/>
    <w:rsid w:val="00EB77ED"/>
    <w:rsid w:val="00EC05F5"/>
    <w:rsid w:val="00EC0932"/>
    <w:rsid w:val="00EC1424"/>
    <w:rsid w:val="00EC174B"/>
    <w:rsid w:val="00EC1A9A"/>
    <w:rsid w:val="00EC1CE1"/>
    <w:rsid w:val="00EC1F69"/>
    <w:rsid w:val="00EC1F8F"/>
    <w:rsid w:val="00EC2318"/>
    <w:rsid w:val="00EC2A91"/>
    <w:rsid w:val="00EC3AD2"/>
    <w:rsid w:val="00EC4133"/>
    <w:rsid w:val="00EC4202"/>
    <w:rsid w:val="00EC45C1"/>
    <w:rsid w:val="00EC5308"/>
    <w:rsid w:val="00EC6215"/>
    <w:rsid w:val="00EC6C2F"/>
    <w:rsid w:val="00ED0C30"/>
    <w:rsid w:val="00ED1433"/>
    <w:rsid w:val="00ED241F"/>
    <w:rsid w:val="00ED289D"/>
    <w:rsid w:val="00ED2AAE"/>
    <w:rsid w:val="00ED2BFE"/>
    <w:rsid w:val="00ED33B2"/>
    <w:rsid w:val="00ED3464"/>
    <w:rsid w:val="00ED3B42"/>
    <w:rsid w:val="00ED42EA"/>
    <w:rsid w:val="00ED4A62"/>
    <w:rsid w:val="00ED4D38"/>
    <w:rsid w:val="00ED50EA"/>
    <w:rsid w:val="00ED5752"/>
    <w:rsid w:val="00ED5844"/>
    <w:rsid w:val="00ED58EA"/>
    <w:rsid w:val="00ED5E66"/>
    <w:rsid w:val="00ED66A6"/>
    <w:rsid w:val="00ED7CAB"/>
    <w:rsid w:val="00ED7E28"/>
    <w:rsid w:val="00ED7F29"/>
    <w:rsid w:val="00EE03AB"/>
    <w:rsid w:val="00EE1279"/>
    <w:rsid w:val="00EE3CAD"/>
    <w:rsid w:val="00EE41D2"/>
    <w:rsid w:val="00EE4314"/>
    <w:rsid w:val="00EE4393"/>
    <w:rsid w:val="00EE4537"/>
    <w:rsid w:val="00EE52A3"/>
    <w:rsid w:val="00EE645D"/>
    <w:rsid w:val="00EE68F2"/>
    <w:rsid w:val="00EE79E4"/>
    <w:rsid w:val="00EE7B96"/>
    <w:rsid w:val="00EF02B9"/>
    <w:rsid w:val="00EF0362"/>
    <w:rsid w:val="00EF06AD"/>
    <w:rsid w:val="00EF0E89"/>
    <w:rsid w:val="00EF0FF9"/>
    <w:rsid w:val="00EF1676"/>
    <w:rsid w:val="00EF1F60"/>
    <w:rsid w:val="00EF3368"/>
    <w:rsid w:val="00EF38FC"/>
    <w:rsid w:val="00EF3AA6"/>
    <w:rsid w:val="00EF3DE8"/>
    <w:rsid w:val="00EF4B7B"/>
    <w:rsid w:val="00EF59EC"/>
    <w:rsid w:val="00EF5FF2"/>
    <w:rsid w:val="00EF67DB"/>
    <w:rsid w:val="00EF67E8"/>
    <w:rsid w:val="00EF6A81"/>
    <w:rsid w:val="00EF6DA4"/>
    <w:rsid w:val="00EF71D2"/>
    <w:rsid w:val="00EF7EC8"/>
    <w:rsid w:val="00F00667"/>
    <w:rsid w:val="00F0066D"/>
    <w:rsid w:val="00F02040"/>
    <w:rsid w:val="00F02D28"/>
    <w:rsid w:val="00F03426"/>
    <w:rsid w:val="00F0355E"/>
    <w:rsid w:val="00F05D12"/>
    <w:rsid w:val="00F05D99"/>
    <w:rsid w:val="00F0671B"/>
    <w:rsid w:val="00F068C1"/>
    <w:rsid w:val="00F06D14"/>
    <w:rsid w:val="00F06EFE"/>
    <w:rsid w:val="00F07C30"/>
    <w:rsid w:val="00F07C71"/>
    <w:rsid w:val="00F109F1"/>
    <w:rsid w:val="00F10C64"/>
    <w:rsid w:val="00F10ED4"/>
    <w:rsid w:val="00F10F9F"/>
    <w:rsid w:val="00F11208"/>
    <w:rsid w:val="00F11651"/>
    <w:rsid w:val="00F116C8"/>
    <w:rsid w:val="00F11A1A"/>
    <w:rsid w:val="00F1267C"/>
    <w:rsid w:val="00F12DB4"/>
    <w:rsid w:val="00F12EB7"/>
    <w:rsid w:val="00F13289"/>
    <w:rsid w:val="00F132E5"/>
    <w:rsid w:val="00F138FC"/>
    <w:rsid w:val="00F1392B"/>
    <w:rsid w:val="00F13FF1"/>
    <w:rsid w:val="00F143EB"/>
    <w:rsid w:val="00F14737"/>
    <w:rsid w:val="00F1518F"/>
    <w:rsid w:val="00F15B88"/>
    <w:rsid w:val="00F15F26"/>
    <w:rsid w:val="00F15FAB"/>
    <w:rsid w:val="00F16086"/>
    <w:rsid w:val="00F160A2"/>
    <w:rsid w:val="00F165AA"/>
    <w:rsid w:val="00F1665D"/>
    <w:rsid w:val="00F168B2"/>
    <w:rsid w:val="00F17640"/>
    <w:rsid w:val="00F17CF7"/>
    <w:rsid w:val="00F17D11"/>
    <w:rsid w:val="00F206B4"/>
    <w:rsid w:val="00F207EA"/>
    <w:rsid w:val="00F2119D"/>
    <w:rsid w:val="00F2122C"/>
    <w:rsid w:val="00F213D5"/>
    <w:rsid w:val="00F213FF"/>
    <w:rsid w:val="00F2341D"/>
    <w:rsid w:val="00F237B8"/>
    <w:rsid w:val="00F23BB1"/>
    <w:rsid w:val="00F23D72"/>
    <w:rsid w:val="00F2403D"/>
    <w:rsid w:val="00F2441F"/>
    <w:rsid w:val="00F251DE"/>
    <w:rsid w:val="00F2551C"/>
    <w:rsid w:val="00F26E13"/>
    <w:rsid w:val="00F27195"/>
    <w:rsid w:val="00F271C2"/>
    <w:rsid w:val="00F273E8"/>
    <w:rsid w:val="00F2761F"/>
    <w:rsid w:val="00F27D13"/>
    <w:rsid w:val="00F30106"/>
    <w:rsid w:val="00F3086A"/>
    <w:rsid w:val="00F3190E"/>
    <w:rsid w:val="00F31C62"/>
    <w:rsid w:val="00F31E5D"/>
    <w:rsid w:val="00F31F31"/>
    <w:rsid w:val="00F322D3"/>
    <w:rsid w:val="00F323EF"/>
    <w:rsid w:val="00F338C1"/>
    <w:rsid w:val="00F338E0"/>
    <w:rsid w:val="00F33BBB"/>
    <w:rsid w:val="00F33F90"/>
    <w:rsid w:val="00F349F1"/>
    <w:rsid w:val="00F34A07"/>
    <w:rsid w:val="00F34A56"/>
    <w:rsid w:val="00F34C41"/>
    <w:rsid w:val="00F34DCC"/>
    <w:rsid w:val="00F364C6"/>
    <w:rsid w:val="00F36BDD"/>
    <w:rsid w:val="00F37B67"/>
    <w:rsid w:val="00F4063F"/>
    <w:rsid w:val="00F40AB0"/>
    <w:rsid w:val="00F41414"/>
    <w:rsid w:val="00F4156C"/>
    <w:rsid w:val="00F4177D"/>
    <w:rsid w:val="00F42469"/>
    <w:rsid w:val="00F426ED"/>
    <w:rsid w:val="00F42738"/>
    <w:rsid w:val="00F428F4"/>
    <w:rsid w:val="00F42CDD"/>
    <w:rsid w:val="00F42DD7"/>
    <w:rsid w:val="00F42E75"/>
    <w:rsid w:val="00F42E9C"/>
    <w:rsid w:val="00F441A1"/>
    <w:rsid w:val="00F4421A"/>
    <w:rsid w:val="00F447F6"/>
    <w:rsid w:val="00F44F82"/>
    <w:rsid w:val="00F45672"/>
    <w:rsid w:val="00F457CB"/>
    <w:rsid w:val="00F45871"/>
    <w:rsid w:val="00F46287"/>
    <w:rsid w:val="00F46CED"/>
    <w:rsid w:val="00F471A5"/>
    <w:rsid w:val="00F475E3"/>
    <w:rsid w:val="00F50D70"/>
    <w:rsid w:val="00F514BE"/>
    <w:rsid w:val="00F51929"/>
    <w:rsid w:val="00F522D0"/>
    <w:rsid w:val="00F53BC6"/>
    <w:rsid w:val="00F53E27"/>
    <w:rsid w:val="00F53F40"/>
    <w:rsid w:val="00F544BA"/>
    <w:rsid w:val="00F555A8"/>
    <w:rsid w:val="00F55896"/>
    <w:rsid w:val="00F55AB8"/>
    <w:rsid w:val="00F55B1B"/>
    <w:rsid w:val="00F55C20"/>
    <w:rsid w:val="00F55EEE"/>
    <w:rsid w:val="00F56103"/>
    <w:rsid w:val="00F56454"/>
    <w:rsid w:val="00F565E0"/>
    <w:rsid w:val="00F56BD2"/>
    <w:rsid w:val="00F60675"/>
    <w:rsid w:val="00F608F3"/>
    <w:rsid w:val="00F608F6"/>
    <w:rsid w:val="00F60936"/>
    <w:rsid w:val="00F60AAC"/>
    <w:rsid w:val="00F60B93"/>
    <w:rsid w:val="00F61741"/>
    <w:rsid w:val="00F618B6"/>
    <w:rsid w:val="00F61915"/>
    <w:rsid w:val="00F61D22"/>
    <w:rsid w:val="00F61EC0"/>
    <w:rsid w:val="00F62682"/>
    <w:rsid w:val="00F645BA"/>
    <w:rsid w:val="00F65356"/>
    <w:rsid w:val="00F65632"/>
    <w:rsid w:val="00F658B3"/>
    <w:rsid w:val="00F65B9E"/>
    <w:rsid w:val="00F6737F"/>
    <w:rsid w:val="00F67596"/>
    <w:rsid w:val="00F6776C"/>
    <w:rsid w:val="00F67CD6"/>
    <w:rsid w:val="00F70F30"/>
    <w:rsid w:val="00F70F69"/>
    <w:rsid w:val="00F714A1"/>
    <w:rsid w:val="00F71A25"/>
    <w:rsid w:val="00F71BAD"/>
    <w:rsid w:val="00F71EF9"/>
    <w:rsid w:val="00F728F1"/>
    <w:rsid w:val="00F72E23"/>
    <w:rsid w:val="00F7499D"/>
    <w:rsid w:val="00F75060"/>
    <w:rsid w:val="00F75176"/>
    <w:rsid w:val="00F754A5"/>
    <w:rsid w:val="00F754BB"/>
    <w:rsid w:val="00F75978"/>
    <w:rsid w:val="00F75AAC"/>
    <w:rsid w:val="00F75E43"/>
    <w:rsid w:val="00F75F68"/>
    <w:rsid w:val="00F760A7"/>
    <w:rsid w:val="00F76979"/>
    <w:rsid w:val="00F76CA3"/>
    <w:rsid w:val="00F76D37"/>
    <w:rsid w:val="00F76F58"/>
    <w:rsid w:val="00F77B47"/>
    <w:rsid w:val="00F77D97"/>
    <w:rsid w:val="00F80A64"/>
    <w:rsid w:val="00F80E69"/>
    <w:rsid w:val="00F810AE"/>
    <w:rsid w:val="00F810F5"/>
    <w:rsid w:val="00F816D5"/>
    <w:rsid w:val="00F817F0"/>
    <w:rsid w:val="00F81D5F"/>
    <w:rsid w:val="00F81DD0"/>
    <w:rsid w:val="00F81E2A"/>
    <w:rsid w:val="00F8226C"/>
    <w:rsid w:val="00F82505"/>
    <w:rsid w:val="00F832E7"/>
    <w:rsid w:val="00F83A37"/>
    <w:rsid w:val="00F83DE6"/>
    <w:rsid w:val="00F83F2E"/>
    <w:rsid w:val="00F84109"/>
    <w:rsid w:val="00F846AB"/>
    <w:rsid w:val="00F84A20"/>
    <w:rsid w:val="00F84AE6"/>
    <w:rsid w:val="00F84F2F"/>
    <w:rsid w:val="00F84FF1"/>
    <w:rsid w:val="00F85CE7"/>
    <w:rsid w:val="00F866CA"/>
    <w:rsid w:val="00F8700C"/>
    <w:rsid w:val="00F87514"/>
    <w:rsid w:val="00F87824"/>
    <w:rsid w:val="00F90453"/>
    <w:rsid w:val="00F905ED"/>
    <w:rsid w:val="00F90BAD"/>
    <w:rsid w:val="00F90D7F"/>
    <w:rsid w:val="00F9339A"/>
    <w:rsid w:val="00F937C9"/>
    <w:rsid w:val="00F9394F"/>
    <w:rsid w:val="00F93EF5"/>
    <w:rsid w:val="00F94F1D"/>
    <w:rsid w:val="00F95613"/>
    <w:rsid w:val="00F9573F"/>
    <w:rsid w:val="00F95A23"/>
    <w:rsid w:val="00F95D48"/>
    <w:rsid w:val="00F96475"/>
    <w:rsid w:val="00F96B5A"/>
    <w:rsid w:val="00FA01B3"/>
    <w:rsid w:val="00FA02C0"/>
    <w:rsid w:val="00FA02E6"/>
    <w:rsid w:val="00FA0482"/>
    <w:rsid w:val="00FA0488"/>
    <w:rsid w:val="00FA0896"/>
    <w:rsid w:val="00FA09B0"/>
    <w:rsid w:val="00FA11BB"/>
    <w:rsid w:val="00FA1868"/>
    <w:rsid w:val="00FA25A2"/>
    <w:rsid w:val="00FA25F8"/>
    <w:rsid w:val="00FA262F"/>
    <w:rsid w:val="00FA391F"/>
    <w:rsid w:val="00FA3D99"/>
    <w:rsid w:val="00FA3EF9"/>
    <w:rsid w:val="00FA45CC"/>
    <w:rsid w:val="00FA46B0"/>
    <w:rsid w:val="00FA4FDF"/>
    <w:rsid w:val="00FA5260"/>
    <w:rsid w:val="00FA55AD"/>
    <w:rsid w:val="00FA57BF"/>
    <w:rsid w:val="00FA5A6C"/>
    <w:rsid w:val="00FA5DAB"/>
    <w:rsid w:val="00FA60B4"/>
    <w:rsid w:val="00FA74CE"/>
    <w:rsid w:val="00FA76AA"/>
    <w:rsid w:val="00FA77DC"/>
    <w:rsid w:val="00FA799F"/>
    <w:rsid w:val="00FA7B8D"/>
    <w:rsid w:val="00FA7CF3"/>
    <w:rsid w:val="00FA7F21"/>
    <w:rsid w:val="00FA7FD6"/>
    <w:rsid w:val="00FB07D3"/>
    <w:rsid w:val="00FB0805"/>
    <w:rsid w:val="00FB121D"/>
    <w:rsid w:val="00FB1241"/>
    <w:rsid w:val="00FB1301"/>
    <w:rsid w:val="00FB147D"/>
    <w:rsid w:val="00FB1A1B"/>
    <w:rsid w:val="00FB1E2E"/>
    <w:rsid w:val="00FB208E"/>
    <w:rsid w:val="00FB223E"/>
    <w:rsid w:val="00FB2755"/>
    <w:rsid w:val="00FB2B32"/>
    <w:rsid w:val="00FB353C"/>
    <w:rsid w:val="00FB36C5"/>
    <w:rsid w:val="00FB3B6A"/>
    <w:rsid w:val="00FB425B"/>
    <w:rsid w:val="00FB47E6"/>
    <w:rsid w:val="00FB4A12"/>
    <w:rsid w:val="00FB50FA"/>
    <w:rsid w:val="00FB5BDC"/>
    <w:rsid w:val="00FB5E8E"/>
    <w:rsid w:val="00FB5EB2"/>
    <w:rsid w:val="00FB6F7E"/>
    <w:rsid w:val="00FB7012"/>
    <w:rsid w:val="00FB7126"/>
    <w:rsid w:val="00FB737C"/>
    <w:rsid w:val="00FB7D08"/>
    <w:rsid w:val="00FB7D5F"/>
    <w:rsid w:val="00FC0536"/>
    <w:rsid w:val="00FC0CD1"/>
    <w:rsid w:val="00FC10E7"/>
    <w:rsid w:val="00FC15AB"/>
    <w:rsid w:val="00FC228B"/>
    <w:rsid w:val="00FC2B1B"/>
    <w:rsid w:val="00FC2D94"/>
    <w:rsid w:val="00FC2E2E"/>
    <w:rsid w:val="00FC3288"/>
    <w:rsid w:val="00FC34A9"/>
    <w:rsid w:val="00FC3C92"/>
    <w:rsid w:val="00FC51E4"/>
    <w:rsid w:val="00FC592B"/>
    <w:rsid w:val="00FC5E97"/>
    <w:rsid w:val="00FC6394"/>
    <w:rsid w:val="00FC6B28"/>
    <w:rsid w:val="00FC6BCE"/>
    <w:rsid w:val="00FC6E2B"/>
    <w:rsid w:val="00FC7ABA"/>
    <w:rsid w:val="00FC7BB0"/>
    <w:rsid w:val="00FD032B"/>
    <w:rsid w:val="00FD0E7D"/>
    <w:rsid w:val="00FD153B"/>
    <w:rsid w:val="00FD179D"/>
    <w:rsid w:val="00FD189E"/>
    <w:rsid w:val="00FD20FE"/>
    <w:rsid w:val="00FD2517"/>
    <w:rsid w:val="00FD3114"/>
    <w:rsid w:val="00FD3B66"/>
    <w:rsid w:val="00FD3DB7"/>
    <w:rsid w:val="00FD4141"/>
    <w:rsid w:val="00FD41EC"/>
    <w:rsid w:val="00FD4266"/>
    <w:rsid w:val="00FD4449"/>
    <w:rsid w:val="00FD4AAD"/>
    <w:rsid w:val="00FD4E3D"/>
    <w:rsid w:val="00FD4F72"/>
    <w:rsid w:val="00FD4FA2"/>
    <w:rsid w:val="00FD518A"/>
    <w:rsid w:val="00FD5D4C"/>
    <w:rsid w:val="00FD63A0"/>
    <w:rsid w:val="00FD6536"/>
    <w:rsid w:val="00FD70A6"/>
    <w:rsid w:val="00FD7263"/>
    <w:rsid w:val="00FD73A5"/>
    <w:rsid w:val="00FD758F"/>
    <w:rsid w:val="00FD7E39"/>
    <w:rsid w:val="00FE00A2"/>
    <w:rsid w:val="00FE0E59"/>
    <w:rsid w:val="00FE1927"/>
    <w:rsid w:val="00FE1E1A"/>
    <w:rsid w:val="00FE2892"/>
    <w:rsid w:val="00FE3B43"/>
    <w:rsid w:val="00FE3DB6"/>
    <w:rsid w:val="00FE42A4"/>
    <w:rsid w:val="00FE48B4"/>
    <w:rsid w:val="00FE4CAB"/>
    <w:rsid w:val="00FE4D98"/>
    <w:rsid w:val="00FE4F9C"/>
    <w:rsid w:val="00FE57F8"/>
    <w:rsid w:val="00FE7F5C"/>
    <w:rsid w:val="00FF0294"/>
    <w:rsid w:val="00FF057C"/>
    <w:rsid w:val="00FF1F3B"/>
    <w:rsid w:val="00FF1FD0"/>
    <w:rsid w:val="00FF20EE"/>
    <w:rsid w:val="00FF249F"/>
    <w:rsid w:val="00FF2624"/>
    <w:rsid w:val="00FF28C7"/>
    <w:rsid w:val="00FF28FF"/>
    <w:rsid w:val="00FF2B79"/>
    <w:rsid w:val="00FF3375"/>
    <w:rsid w:val="00FF3826"/>
    <w:rsid w:val="00FF48E8"/>
    <w:rsid w:val="00FF61C1"/>
    <w:rsid w:val="00FF6568"/>
    <w:rsid w:val="00FF6942"/>
    <w:rsid w:val="00FF766B"/>
    <w:rsid w:val="017E745F"/>
    <w:rsid w:val="01BF3EDA"/>
    <w:rsid w:val="025F194E"/>
    <w:rsid w:val="028DEAEF"/>
    <w:rsid w:val="02A8AFE0"/>
    <w:rsid w:val="035F87E9"/>
    <w:rsid w:val="03CF7371"/>
    <w:rsid w:val="0493E621"/>
    <w:rsid w:val="049527EC"/>
    <w:rsid w:val="04B88A7B"/>
    <w:rsid w:val="051387C0"/>
    <w:rsid w:val="052C0B53"/>
    <w:rsid w:val="057F1EE2"/>
    <w:rsid w:val="0593CFF7"/>
    <w:rsid w:val="05CF652F"/>
    <w:rsid w:val="05D70E8B"/>
    <w:rsid w:val="05FE588B"/>
    <w:rsid w:val="062A7137"/>
    <w:rsid w:val="06D3BB7D"/>
    <w:rsid w:val="0707E02E"/>
    <w:rsid w:val="071E0F6B"/>
    <w:rsid w:val="075F7918"/>
    <w:rsid w:val="076C8892"/>
    <w:rsid w:val="0890E377"/>
    <w:rsid w:val="08BB2BAF"/>
    <w:rsid w:val="08F361DE"/>
    <w:rsid w:val="093528B0"/>
    <w:rsid w:val="0978EE87"/>
    <w:rsid w:val="0991A593"/>
    <w:rsid w:val="09A1DB65"/>
    <w:rsid w:val="09D8AFFD"/>
    <w:rsid w:val="0A25BBF0"/>
    <w:rsid w:val="0A2C035D"/>
    <w:rsid w:val="0ACF7DD1"/>
    <w:rsid w:val="0AF89550"/>
    <w:rsid w:val="0B19346D"/>
    <w:rsid w:val="0B66883C"/>
    <w:rsid w:val="0BF8A686"/>
    <w:rsid w:val="0C4CFD1E"/>
    <w:rsid w:val="0CBEE70F"/>
    <w:rsid w:val="0D096903"/>
    <w:rsid w:val="0D0A3272"/>
    <w:rsid w:val="0D69CC89"/>
    <w:rsid w:val="0DAC013B"/>
    <w:rsid w:val="0E5C57D5"/>
    <w:rsid w:val="0E5E9B2E"/>
    <w:rsid w:val="0EF9E66A"/>
    <w:rsid w:val="0F036F70"/>
    <w:rsid w:val="0F4A01CB"/>
    <w:rsid w:val="0F94A2F7"/>
    <w:rsid w:val="1049C011"/>
    <w:rsid w:val="10DE43E3"/>
    <w:rsid w:val="10E30FD2"/>
    <w:rsid w:val="10F6FE54"/>
    <w:rsid w:val="10FD6E79"/>
    <w:rsid w:val="115ADE05"/>
    <w:rsid w:val="118EB28A"/>
    <w:rsid w:val="1196E93B"/>
    <w:rsid w:val="11F7BDD5"/>
    <w:rsid w:val="121A2EFF"/>
    <w:rsid w:val="1264A41E"/>
    <w:rsid w:val="12EE47AF"/>
    <w:rsid w:val="130DA11E"/>
    <w:rsid w:val="131809E9"/>
    <w:rsid w:val="133D957F"/>
    <w:rsid w:val="1411BAAB"/>
    <w:rsid w:val="143535F6"/>
    <w:rsid w:val="1494A1DC"/>
    <w:rsid w:val="14990AB3"/>
    <w:rsid w:val="14A6969B"/>
    <w:rsid w:val="1516EF89"/>
    <w:rsid w:val="152AC760"/>
    <w:rsid w:val="15349FFF"/>
    <w:rsid w:val="154D1995"/>
    <w:rsid w:val="1650B033"/>
    <w:rsid w:val="16750EAE"/>
    <w:rsid w:val="167E1F43"/>
    <w:rsid w:val="16993461"/>
    <w:rsid w:val="16C66510"/>
    <w:rsid w:val="17268880"/>
    <w:rsid w:val="172D1C48"/>
    <w:rsid w:val="17B2CAFA"/>
    <w:rsid w:val="17C54C00"/>
    <w:rsid w:val="17D73FBE"/>
    <w:rsid w:val="17E34294"/>
    <w:rsid w:val="187AD90B"/>
    <w:rsid w:val="18EEDA4B"/>
    <w:rsid w:val="18FA9F78"/>
    <w:rsid w:val="195D1455"/>
    <w:rsid w:val="1979F827"/>
    <w:rsid w:val="19A0AC6B"/>
    <w:rsid w:val="19E18D07"/>
    <w:rsid w:val="1A12B905"/>
    <w:rsid w:val="1A6CD51D"/>
    <w:rsid w:val="1A82B4E6"/>
    <w:rsid w:val="1AF9541E"/>
    <w:rsid w:val="1B570F09"/>
    <w:rsid w:val="1B6C0FB4"/>
    <w:rsid w:val="1BA840BD"/>
    <w:rsid w:val="1C06F1D2"/>
    <w:rsid w:val="1C5EC00C"/>
    <w:rsid w:val="1C6B428E"/>
    <w:rsid w:val="1C9B2B99"/>
    <w:rsid w:val="1CED1B80"/>
    <w:rsid w:val="1D598334"/>
    <w:rsid w:val="1D7C721B"/>
    <w:rsid w:val="1D9AC10F"/>
    <w:rsid w:val="1EC3F24E"/>
    <w:rsid w:val="1ED0ECFF"/>
    <w:rsid w:val="1F211F9F"/>
    <w:rsid w:val="1F26F46F"/>
    <w:rsid w:val="1F320495"/>
    <w:rsid w:val="1F55C672"/>
    <w:rsid w:val="1F63F707"/>
    <w:rsid w:val="1F78B850"/>
    <w:rsid w:val="1F9AC7A6"/>
    <w:rsid w:val="20130DEF"/>
    <w:rsid w:val="2037082E"/>
    <w:rsid w:val="20408B51"/>
    <w:rsid w:val="20945619"/>
    <w:rsid w:val="218F069D"/>
    <w:rsid w:val="226BD0E6"/>
    <w:rsid w:val="23533DC1"/>
    <w:rsid w:val="2353B408"/>
    <w:rsid w:val="237BC329"/>
    <w:rsid w:val="238FF140"/>
    <w:rsid w:val="248E65E9"/>
    <w:rsid w:val="249B01F8"/>
    <w:rsid w:val="24AC95FA"/>
    <w:rsid w:val="254685A9"/>
    <w:rsid w:val="255AEEC9"/>
    <w:rsid w:val="25971173"/>
    <w:rsid w:val="25A8B383"/>
    <w:rsid w:val="25DFF99E"/>
    <w:rsid w:val="26EF2E6F"/>
    <w:rsid w:val="277A0A51"/>
    <w:rsid w:val="27EFCBB8"/>
    <w:rsid w:val="27F81371"/>
    <w:rsid w:val="27FF9716"/>
    <w:rsid w:val="2806CDD3"/>
    <w:rsid w:val="28197FCF"/>
    <w:rsid w:val="2863B7F5"/>
    <w:rsid w:val="28B174A8"/>
    <w:rsid w:val="295307CC"/>
    <w:rsid w:val="29C9FAF4"/>
    <w:rsid w:val="29CD4409"/>
    <w:rsid w:val="29D35481"/>
    <w:rsid w:val="2A24AFEC"/>
    <w:rsid w:val="2A60E390"/>
    <w:rsid w:val="2A96319C"/>
    <w:rsid w:val="2AE8D92D"/>
    <w:rsid w:val="2B023CE1"/>
    <w:rsid w:val="2B343408"/>
    <w:rsid w:val="2B58157C"/>
    <w:rsid w:val="2C4A6BC7"/>
    <w:rsid w:val="2D5CF9E7"/>
    <w:rsid w:val="2DC9717F"/>
    <w:rsid w:val="2DF380A9"/>
    <w:rsid w:val="2ED32552"/>
    <w:rsid w:val="2F5BADD8"/>
    <w:rsid w:val="2F952098"/>
    <w:rsid w:val="302E883D"/>
    <w:rsid w:val="3045823B"/>
    <w:rsid w:val="30A61089"/>
    <w:rsid w:val="31226D80"/>
    <w:rsid w:val="31234B4C"/>
    <w:rsid w:val="31AA13F0"/>
    <w:rsid w:val="323314AD"/>
    <w:rsid w:val="337358D0"/>
    <w:rsid w:val="34498035"/>
    <w:rsid w:val="346936B1"/>
    <w:rsid w:val="34A2A245"/>
    <w:rsid w:val="34D40FCD"/>
    <w:rsid w:val="3558C79F"/>
    <w:rsid w:val="35BF44B0"/>
    <w:rsid w:val="36E2E10C"/>
    <w:rsid w:val="376154A3"/>
    <w:rsid w:val="37DB5F4B"/>
    <w:rsid w:val="386EEAD4"/>
    <w:rsid w:val="38BF2BBA"/>
    <w:rsid w:val="3909A95F"/>
    <w:rsid w:val="39954684"/>
    <w:rsid w:val="3AA411AA"/>
    <w:rsid w:val="3B85AB33"/>
    <w:rsid w:val="3BB2AD8A"/>
    <w:rsid w:val="3C432D6A"/>
    <w:rsid w:val="3D4BAA4D"/>
    <w:rsid w:val="3D87E46F"/>
    <w:rsid w:val="3DB0B461"/>
    <w:rsid w:val="3DD7ADEF"/>
    <w:rsid w:val="3E2106B3"/>
    <w:rsid w:val="3E5E91BB"/>
    <w:rsid w:val="3ED07017"/>
    <w:rsid w:val="3FCC9FA8"/>
    <w:rsid w:val="404026BF"/>
    <w:rsid w:val="40498325"/>
    <w:rsid w:val="40954BA1"/>
    <w:rsid w:val="40D17702"/>
    <w:rsid w:val="411A73FF"/>
    <w:rsid w:val="4189AB71"/>
    <w:rsid w:val="41CDE710"/>
    <w:rsid w:val="41DF0BB7"/>
    <w:rsid w:val="423968A5"/>
    <w:rsid w:val="426E9960"/>
    <w:rsid w:val="42A9E4BA"/>
    <w:rsid w:val="42B4057D"/>
    <w:rsid w:val="43C790BB"/>
    <w:rsid w:val="43CDADBB"/>
    <w:rsid w:val="43F97E44"/>
    <w:rsid w:val="441F35E2"/>
    <w:rsid w:val="44ACF24C"/>
    <w:rsid w:val="457A5E3A"/>
    <w:rsid w:val="459994FC"/>
    <w:rsid w:val="4689B7E9"/>
    <w:rsid w:val="471FF335"/>
    <w:rsid w:val="47EAA459"/>
    <w:rsid w:val="48334531"/>
    <w:rsid w:val="48344345"/>
    <w:rsid w:val="483984CC"/>
    <w:rsid w:val="4924740B"/>
    <w:rsid w:val="492EEBEF"/>
    <w:rsid w:val="497C4B97"/>
    <w:rsid w:val="4A0F069E"/>
    <w:rsid w:val="4A42D0F6"/>
    <w:rsid w:val="4A4307BD"/>
    <w:rsid w:val="4A739581"/>
    <w:rsid w:val="4AA67D4A"/>
    <w:rsid w:val="4B774BA8"/>
    <w:rsid w:val="4BC2CF0C"/>
    <w:rsid w:val="4BDC4095"/>
    <w:rsid w:val="4CA73A58"/>
    <w:rsid w:val="4CECD421"/>
    <w:rsid w:val="4CFE7E51"/>
    <w:rsid w:val="4DD9B88E"/>
    <w:rsid w:val="4E820B33"/>
    <w:rsid w:val="4FB50A8D"/>
    <w:rsid w:val="502D977F"/>
    <w:rsid w:val="503D9B30"/>
    <w:rsid w:val="5052B881"/>
    <w:rsid w:val="5086F9CA"/>
    <w:rsid w:val="50E179E0"/>
    <w:rsid w:val="50F9023C"/>
    <w:rsid w:val="5243898D"/>
    <w:rsid w:val="524408E1"/>
    <w:rsid w:val="526E661B"/>
    <w:rsid w:val="526F4EA6"/>
    <w:rsid w:val="52BADA4D"/>
    <w:rsid w:val="530664BA"/>
    <w:rsid w:val="53078CD9"/>
    <w:rsid w:val="5327755A"/>
    <w:rsid w:val="533E2252"/>
    <w:rsid w:val="53619919"/>
    <w:rsid w:val="53B426F1"/>
    <w:rsid w:val="54AD9350"/>
    <w:rsid w:val="564F6DFD"/>
    <w:rsid w:val="580966D8"/>
    <w:rsid w:val="58245E58"/>
    <w:rsid w:val="58A08DEA"/>
    <w:rsid w:val="59314239"/>
    <w:rsid w:val="59439F2E"/>
    <w:rsid w:val="5945F01B"/>
    <w:rsid w:val="59591AA0"/>
    <w:rsid w:val="5966E356"/>
    <w:rsid w:val="599ADAFA"/>
    <w:rsid w:val="5A405B2D"/>
    <w:rsid w:val="5AD82188"/>
    <w:rsid w:val="5B85A79C"/>
    <w:rsid w:val="5BECBAB5"/>
    <w:rsid w:val="5C95A3AF"/>
    <w:rsid w:val="5CBD05D0"/>
    <w:rsid w:val="5D0AEC89"/>
    <w:rsid w:val="5D9EC2A1"/>
    <w:rsid w:val="5DA38A9D"/>
    <w:rsid w:val="5DD8ACD9"/>
    <w:rsid w:val="5DDAFBA8"/>
    <w:rsid w:val="5E29383A"/>
    <w:rsid w:val="5EFAC899"/>
    <w:rsid w:val="5EFBEDEE"/>
    <w:rsid w:val="5EFFC77A"/>
    <w:rsid w:val="5F30143C"/>
    <w:rsid w:val="5F48442A"/>
    <w:rsid w:val="5FC16B37"/>
    <w:rsid w:val="60283654"/>
    <w:rsid w:val="6033C044"/>
    <w:rsid w:val="603D838E"/>
    <w:rsid w:val="6050832B"/>
    <w:rsid w:val="60918E62"/>
    <w:rsid w:val="60E15219"/>
    <w:rsid w:val="60EBDF94"/>
    <w:rsid w:val="61243C4E"/>
    <w:rsid w:val="6145557A"/>
    <w:rsid w:val="61778C5B"/>
    <w:rsid w:val="61CB5073"/>
    <w:rsid w:val="62581B94"/>
    <w:rsid w:val="62ADAF9A"/>
    <w:rsid w:val="62BF66AA"/>
    <w:rsid w:val="6320BD01"/>
    <w:rsid w:val="635B739A"/>
    <w:rsid w:val="64173DB7"/>
    <w:rsid w:val="64872EC6"/>
    <w:rsid w:val="649AC732"/>
    <w:rsid w:val="65090184"/>
    <w:rsid w:val="650E4FDF"/>
    <w:rsid w:val="6548210E"/>
    <w:rsid w:val="6549E499"/>
    <w:rsid w:val="65B6573E"/>
    <w:rsid w:val="65C09BDC"/>
    <w:rsid w:val="660300EF"/>
    <w:rsid w:val="6677F0B6"/>
    <w:rsid w:val="66BA2BF1"/>
    <w:rsid w:val="66DC43EA"/>
    <w:rsid w:val="676FDFA6"/>
    <w:rsid w:val="67EA27FF"/>
    <w:rsid w:val="68134261"/>
    <w:rsid w:val="686C4EB6"/>
    <w:rsid w:val="68A1C325"/>
    <w:rsid w:val="68B92891"/>
    <w:rsid w:val="699CF3D8"/>
    <w:rsid w:val="6A00AD41"/>
    <w:rsid w:val="6A05992F"/>
    <w:rsid w:val="6A540705"/>
    <w:rsid w:val="6A89883C"/>
    <w:rsid w:val="6B933663"/>
    <w:rsid w:val="6BCC0E4B"/>
    <w:rsid w:val="6BE372F8"/>
    <w:rsid w:val="6C04867A"/>
    <w:rsid w:val="6C126873"/>
    <w:rsid w:val="6C17B8DA"/>
    <w:rsid w:val="6C19E889"/>
    <w:rsid w:val="6CFF707C"/>
    <w:rsid w:val="6D0F2F31"/>
    <w:rsid w:val="6D420BB4"/>
    <w:rsid w:val="6DB9ACAD"/>
    <w:rsid w:val="6DC366DC"/>
    <w:rsid w:val="6DCBBB59"/>
    <w:rsid w:val="6E46DF5D"/>
    <w:rsid w:val="6E79F10E"/>
    <w:rsid w:val="6F164EDD"/>
    <w:rsid w:val="6F4C65FD"/>
    <w:rsid w:val="6F6D9909"/>
    <w:rsid w:val="6F8ADC4B"/>
    <w:rsid w:val="6F9B8F5D"/>
    <w:rsid w:val="70B78095"/>
    <w:rsid w:val="70D92D26"/>
    <w:rsid w:val="71371389"/>
    <w:rsid w:val="714EF813"/>
    <w:rsid w:val="7175D18C"/>
    <w:rsid w:val="71E1C966"/>
    <w:rsid w:val="720BE558"/>
    <w:rsid w:val="72305665"/>
    <w:rsid w:val="72C520D3"/>
    <w:rsid w:val="7320CAFD"/>
    <w:rsid w:val="7350C527"/>
    <w:rsid w:val="7355B3A2"/>
    <w:rsid w:val="7357D47A"/>
    <w:rsid w:val="739CAA62"/>
    <w:rsid w:val="73E7CB29"/>
    <w:rsid w:val="73FE5821"/>
    <w:rsid w:val="743DF971"/>
    <w:rsid w:val="74B5C091"/>
    <w:rsid w:val="74BE6D97"/>
    <w:rsid w:val="7528EA2A"/>
    <w:rsid w:val="752A4909"/>
    <w:rsid w:val="75BF7241"/>
    <w:rsid w:val="760B300A"/>
    <w:rsid w:val="761BFD49"/>
    <w:rsid w:val="764AB58B"/>
    <w:rsid w:val="76537816"/>
    <w:rsid w:val="7654CE71"/>
    <w:rsid w:val="765C822F"/>
    <w:rsid w:val="76B8F578"/>
    <w:rsid w:val="770A8ABA"/>
    <w:rsid w:val="7717FA75"/>
    <w:rsid w:val="77553D33"/>
    <w:rsid w:val="7758B6B9"/>
    <w:rsid w:val="77A36ACC"/>
    <w:rsid w:val="77BD3CA2"/>
    <w:rsid w:val="77E06F4A"/>
    <w:rsid w:val="77FF42D5"/>
    <w:rsid w:val="786B947B"/>
    <w:rsid w:val="78786F2A"/>
    <w:rsid w:val="78D59014"/>
    <w:rsid w:val="790A6D73"/>
    <w:rsid w:val="79594FC3"/>
    <w:rsid w:val="79D7B040"/>
    <w:rsid w:val="79EB9303"/>
    <w:rsid w:val="7A44EFEF"/>
    <w:rsid w:val="7A55E283"/>
    <w:rsid w:val="7A83A387"/>
    <w:rsid w:val="7A9CC879"/>
    <w:rsid w:val="7B75AE45"/>
    <w:rsid w:val="7BB15C37"/>
    <w:rsid w:val="7BD2BF7C"/>
    <w:rsid w:val="7BDA2858"/>
    <w:rsid w:val="7C4AE099"/>
    <w:rsid w:val="7C554C6E"/>
    <w:rsid w:val="7C92AF3C"/>
    <w:rsid w:val="7CD9E547"/>
    <w:rsid w:val="7D5752A0"/>
    <w:rsid w:val="7DC24773"/>
    <w:rsid w:val="7DEB8EC0"/>
    <w:rsid w:val="7DFE29E5"/>
    <w:rsid w:val="7E09153E"/>
    <w:rsid w:val="7E655773"/>
    <w:rsid w:val="7EA33BCA"/>
    <w:rsid w:val="7F06C3E5"/>
    <w:rsid w:val="7F17432E"/>
    <w:rsid w:val="7F7FCA6D"/>
    <w:rsid w:val="7F986BFD"/>
    <w:rsid w:val="7FBA0203"/>
    <w:rsid w:val="7FE07630"/>
    <w:rsid w:val="7FEF1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A3C46"/>
  <w15:docId w15:val="{DE911117-A49E-42A6-B6F0-CDD53C0A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FD6"/>
    <w:rPr>
      <w:rFonts w:eastAsiaTheme="minorEastAsia"/>
    </w:rPr>
  </w:style>
  <w:style w:type="paragraph" w:styleId="Heading1">
    <w:name w:val="heading 1"/>
    <w:basedOn w:val="Normal"/>
    <w:next w:val="Normal"/>
    <w:link w:val="Heading1Char"/>
    <w:uiPriority w:val="9"/>
    <w:qFormat/>
    <w:rsid w:val="0060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2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2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2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02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2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2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2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02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836"/>
    <w:rPr>
      <w:rFonts w:eastAsiaTheme="majorEastAsia" w:cstheme="majorBidi"/>
      <w:color w:val="272727" w:themeColor="text1" w:themeTint="D8"/>
    </w:rPr>
  </w:style>
  <w:style w:type="paragraph" w:styleId="Title">
    <w:name w:val="Title"/>
    <w:basedOn w:val="Normal"/>
    <w:next w:val="Normal"/>
    <w:link w:val="TitleChar"/>
    <w:uiPriority w:val="10"/>
    <w:qFormat/>
    <w:rsid w:val="0060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836"/>
    <w:pPr>
      <w:spacing w:before="160"/>
      <w:jc w:val="center"/>
    </w:pPr>
    <w:rPr>
      <w:i/>
      <w:iCs/>
      <w:color w:val="404040" w:themeColor="text1" w:themeTint="BF"/>
    </w:rPr>
  </w:style>
  <w:style w:type="character" w:customStyle="1" w:styleId="QuoteChar">
    <w:name w:val="Quote Char"/>
    <w:basedOn w:val="DefaultParagraphFont"/>
    <w:link w:val="Quote"/>
    <w:uiPriority w:val="29"/>
    <w:rsid w:val="00602836"/>
    <w:rPr>
      <w:i/>
      <w:iCs/>
      <w:color w:val="404040" w:themeColor="text1" w:themeTint="BF"/>
    </w:rPr>
  </w:style>
  <w:style w:type="paragraph" w:styleId="ListParagraph">
    <w:name w:val="List Paragraph"/>
    <w:basedOn w:val="Normal"/>
    <w:uiPriority w:val="34"/>
    <w:qFormat/>
    <w:rsid w:val="00602836"/>
    <w:pPr>
      <w:ind w:left="720"/>
      <w:contextualSpacing/>
    </w:pPr>
  </w:style>
  <w:style w:type="character" w:styleId="IntenseEmphasis">
    <w:name w:val="Intense Emphasis"/>
    <w:basedOn w:val="DefaultParagraphFont"/>
    <w:uiPriority w:val="21"/>
    <w:qFormat/>
    <w:rsid w:val="00602836"/>
    <w:rPr>
      <w:i/>
      <w:iCs/>
      <w:color w:val="0F4761" w:themeColor="accent1" w:themeShade="BF"/>
    </w:rPr>
  </w:style>
  <w:style w:type="paragraph" w:styleId="IntenseQuote">
    <w:name w:val="Intense Quote"/>
    <w:basedOn w:val="Normal"/>
    <w:next w:val="Normal"/>
    <w:link w:val="IntenseQuoteChar"/>
    <w:uiPriority w:val="30"/>
    <w:qFormat/>
    <w:rsid w:val="0060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836"/>
    <w:rPr>
      <w:i/>
      <w:iCs/>
      <w:color w:val="0F4761" w:themeColor="accent1" w:themeShade="BF"/>
    </w:rPr>
  </w:style>
  <w:style w:type="character" w:styleId="IntenseReference">
    <w:name w:val="Intense Reference"/>
    <w:basedOn w:val="DefaultParagraphFont"/>
    <w:uiPriority w:val="32"/>
    <w:qFormat/>
    <w:rsid w:val="00602836"/>
    <w:rPr>
      <w:b/>
      <w:bCs/>
      <w:smallCaps/>
      <w:color w:val="0F4761" w:themeColor="accent1" w:themeShade="BF"/>
      <w:spacing w:val="5"/>
    </w:rPr>
  </w:style>
  <w:style w:type="character" w:styleId="CommentReference">
    <w:name w:val="annotation reference"/>
    <w:basedOn w:val="DefaultParagraphFont"/>
    <w:uiPriority w:val="99"/>
    <w:semiHidden/>
    <w:unhideWhenUsed/>
    <w:rsid w:val="00EC1CE1"/>
    <w:rPr>
      <w:sz w:val="16"/>
      <w:szCs w:val="16"/>
    </w:rPr>
  </w:style>
  <w:style w:type="paragraph" w:styleId="CommentText">
    <w:name w:val="annotation text"/>
    <w:basedOn w:val="Normal"/>
    <w:link w:val="CommentTextChar"/>
    <w:uiPriority w:val="99"/>
    <w:unhideWhenUsed/>
    <w:rsid w:val="00EC1CE1"/>
    <w:pPr>
      <w:spacing w:line="240" w:lineRule="auto"/>
    </w:pPr>
    <w:rPr>
      <w:sz w:val="20"/>
      <w:szCs w:val="20"/>
    </w:rPr>
  </w:style>
  <w:style w:type="character" w:customStyle="1" w:styleId="CommentTextChar">
    <w:name w:val="Comment Text Char"/>
    <w:basedOn w:val="DefaultParagraphFont"/>
    <w:link w:val="CommentText"/>
    <w:uiPriority w:val="99"/>
    <w:rsid w:val="00EC1CE1"/>
    <w:rPr>
      <w:sz w:val="20"/>
      <w:szCs w:val="20"/>
    </w:rPr>
  </w:style>
  <w:style w:type="paragraph" w:styleId="CommentSubject">
    <w:name w:val="annotation subject"/>
    <w:basedOn w:val="CommentText"/>
    <w:next w:val="CommentText"/>
    <w:link w:val="CommentSubjectChar"/>
    <w:uiPriority w:val="99"/>
    <w:semiHidden/>
    <w:unhideWhenUsed/>
    <w:rsid w:val="00EC1CE1"/>
    <w:rPr>
      <w:b/>
      <w:bCs/>
    </w:rPr>
  </w:style>
  <w:style w:type="character" w:customStyle="1" w:styleId="CommentSubjectChar">
    <w:name w:val="Comment Subject Char"/>
    <w:basedOn w:val="CommentTextChar"/>
    <w:link w:val="CommentSubject"/>
    <w:uiPriority w:val="99"/>
    <w:semiHidden/>
    <w:rsid w:val="00EC1CE1"/>
    <w:rPr>
      <w:b/>
      <w:bCs/>
      <w:sz w:val="20"/>
      <w:szCs w:val="20"/>
    </w:rPr>
  </w:style>
  <w:style w:type="paragraph" w:customStyle="1" w:styleId="p">
    <w:name w:val="p"/>
    <w:basedOn w:val="Normal"/>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styleId="Hyperlink">
    <w:name w:val="Hyperlink"/>
    <w:basedOn w:val="DefaultParagraphFont"/>
    <w:uiPriority w:val="99"/>
    <w:unhideWhenUsed/>
    <w:rsid w:val="00EC1CE1"/>
    <w:rPr>
      <w:color w:val="0000FF"/>
      <w:u w:val="single"/>
    </w:rPr>
  </w:style>
  <w:style w:type="paragraph" w:styleId="NormalWeb">
    <w:name w:val="Normal (Web)"/>
    <w:basedOn w:val="Normal"/>
    <w:uiPriority w:val="99"/>
    <w:semiHidden/>
    <w:unhideWhenUsed/>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customStyle="1" w:styleId="anchor-text">
    <w:name w:val="anchor-text"/>
    <w:basedOn w:val="DefaultParagraphFont"/>
    <w:rsid w:val="00EC1CE1"/>
  </w:style>
  <w:style w:type="paragraph" w:styleId="Bibliography">
    <w:name w:val="Bibliography"/>
    <w:basedOn w:val="Normal"/>
    <w:next w:val="Normal"/>
    <w:uiPriority w:val="37"/>
    <w:unhideWhenUsed/>
    <w:rsid w:val="00BE1A11"/>
    <w:pPr>
      <w:tabs>
        <w:tab w:val="left" w:pos="384"/>
      </w:tabs>
      <w:spacing w:after="240" w:line="240" w:lineRule="auto"/>
      <w:ind w:left="720" w:hanging="720"/>
    </w:pPr>
  </w:style>
  <w:style w:type="character" w:styleId="FollowedHyperlink">
    <w:name w:val="FollowedHyperlink"/>
    <w:basedOn w:val="DefaultParagraphFont"/>
    <w:uiPriority w:val="99"/>
    <w:semiHidden/>
    <w:unhideWhenUsed/>
    <w:rsid w:val="00BE1A11"/>
    <w:rPr>
      <w:color w:val="96607D" w:themeColor="followedHyperlink"/>
      <w:u w:val="single"/>
    </w:rPr>
  </w:style>
  <w:style w:type="paragraph" w:styleId="Revision">
    <w:name w:val="Revision"/>
    <w:hidden/>
    <w:uiPriority w:val="99"/>
    <w:semiHidden/>
    <w:rsid w:val="005D03A7"/>
    <w:pPr>
      <w:spacing w:after="0" w:line="240" w:lineRule="auto"/>
    </w:pPr>
  </w:style>
  <w:style w:type="paragraph" w:styleId="NoSpacing">
    <w:name w:val="No Spacing"/>
    <w:uiPriority w:val="1"/>
    <w:qFormat/>
    <w:rsid w:val="001B4381"/>
    <w:pPr>
      <w:spacing w:after="0" w:line="240" w:lineRule="auto"/>
    </w:pPr>
  </w:style>
  <w:style w:type="character" w:customStyle="1" w:styleId="MenoNoResolvida1">
    <w:name w:val="Menção Não Resolvida1"/>
    <w:basedOn w:val="DefaultParagraphFont"/>
    <w:uiPriority w:val="99"/>
    <w:semiHidden/>
    <w:unhideWhenUsed/>
    <w:rsid w:val="0076331B"/>
    <w:rPr>
      <w:color w:val="605E5C"/>
      <w:shd w:val="clear" w:color="auto" w:fill="E1DFDD"/>
    </w:rPr>
  </w:style>
  <w:style w:type="table" w:styleId="TableGrid">
    <w:name w:val="Table Grid"/>
    <w:basedOn w:val="TableNormal"/>
    <w:uiPriority w:val="39"/>
    <w:rsid w:val="002A1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135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5C5"/>
    <w:rPr>
      <w:rFonts w:ascii="Segoe UI" w:hAnsi="Segoe UI" w:cs="Segoe UI"/>
      <w:sz w:val="18"/>
      <w:szCs w:val="18"/>
    </w:rPr>
  </w:style>
  <w:style w:type="paragraph" w:styleId="HTMLPreformatted">
    <w:name w:val="HTML Preformatted"/>
    <w:basedOn w:val="Normal"/>
    <w:link w:val="HTMLPreformattedChar"/>
    <w:uiPriority w:val="99"/>
    <w:semiHidden/>
    <w:unhideWhenUsed/>
    <w:rsid w:val="00A056F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56FB"/>
    <w:rPr>
      <w:rFonts w:ascii="Consolas" w:hAnsi="Consolas"/>
      <w:sz w:val="20"/>
      <w:szCs w:val="20"/>
    </w:rPr>
  </w:style>
  <w:style w:type="character" w:styleId="UnresolvedMention">
    <w:name w:val="Unresolved Mention"/>
    <w:basedOn w:val="DefaultParagraphFont"/>
    <w:uiPriority w:val="99"/>
    <w:semiHidden/>
    <w:unhideWhenUsed/>
    <w:rsid w:val="0096738B"/>
    <w:rPr>
      <w:color w:val="605E5C"/>
      <w:shd w:val="clear" w:color="auto" w:fill="E1DFDD"/>
    </w:rPr>
  </w:style>
  <w:style w:type="character" w:styleId="PlaceholderText">
    <w:name w:val="Placeholder Text"/>
    <w:basedOn w:val="DefaultParagraphFont"/>
    <w:uiPriority w:val="99"/>
    <w:semiHidden/>
    <w:rsid w:val="0010149F"/>
    <w:rPr>
      <w:color w:val="666666"/>
    </w:rPr>
  </w:style>
  <w:style w:type="character" w:styleId="LineNumber">
    <w:name w:val="line number"/>
    <w:basedOn w:val="DefaultParagraphFont"/>
    <w:uiPriority w:val="99"/>
    <w:semiHidden/>
    <w:unhideWhenUsed/>
    <w:rsid w:val="00CE6E0D"/>
  </w:style>
  <w:style w:type="paragraph" w:styleId="Header">
    <w:name w:val="header"/>
    <w:basedOn w:val="Normal"/>
    <w:link w:val="HeaderChar"/>
    <w:uiPriority w:val="99"/>
    <w:unhideWhenUsed/>
    <w:rsid w:val="00921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7DF"/>
    <w:rPr>
      <w:rFonts w:eastAsiaTheme="minorEastAsia"/>
    </w:rPr>
  </w:style>
  <w:style w:type="paragraph" w:styleId="Footer">
    <w:name w:val="footer"/>
    <w:basedOn w:val="Normal"/>
    <w:link w:val="FooterChar"/>
    <w:uiPriority w:val="99"/>
    <w:unhideWhenUsed/>
    <w:rsid w:val="00921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7DF"/>
    <w:rPr>
      <w:rFonts w:eastAsiaTheme="minorEastAsia"/>
    </w:rPr>
  </w:style>
  <w:style w:type="character" w:customStyle="1" w:styleId="apple-converted-space">
    <w:name w:val="apple-converted-space"/>
    <w:basedOn w:val="DefaultParagraphFont"/>
    <w:rsid w:val="00C80FBA"/>
  </w:style>
  <w:style w:type="character" w:styleId="Emphasis">
    <w:name w:val="Emphasis"/>
    <w:basedOn w:val="DefaultParagraphFont"/>
    <w:uiPriority w:val="20"/>
    <w:qFormat/>
    <w:rsid w:val="00C80FBA"/>
    <w:rPr>
      <w:i/>
      <w:iCs/>
    </w:rPr>
  </w:style>
  <w:style w:type="character" w:styleId="HTMLCode">
    <w:name w:val="HTML Code"/>
    <w:basedOn w:val="DefaultParagraphFont"/>
    <w:uiPriority w:val="99"/>
    <w:semiHidden/>
    <w:unhideWhenUsed/>
    <w:rsid w:val="00991481"/>
    <w:rPr>
      <w:rFonts w:ascii="Courier New" w:eastAsia="Times New Roman" w:hAnsi="Courier New" w:cs="Courier New"/>
      <w:sz w:val="20"/>
      <w:szCs w:val="20"/>
    </w:rPr>
  </w:style>
  <w:style w:type="character" w:styleId="Strong">
    <w:name w:val="Strong"/>
    <w:basedOn w:val="DefaultParagraphFont"/>
    <w:uiPriority w:val="22"/>
    <w:qFormat/>
    <w:rsid w:val="00F03426"/>
    <w:rPr>
      <w:b/>
      <w:bCs/>
    </w:rPr>
  </w:style>
  <w:style w:type="character" w:customStyle="1" w:styleId="katex-mathml">
    <w:name w:val="katex-mathml"/>
    <w:basedOn w:val="DefaultParagraphFont"/>
    <w:rsid w:val="00241DFB"/>
  </w:style>
  <w:style w:type="character" w:customStyle="1" w:styleId="mord">
    <w:name w:val="mord"/>
    <w:basedOn w:val="DefaultParagraphFont"/>
    <w:rsid w:val="00241DFB"/>
  </w:style>
  <w:style w:type="character" w:customStyle="1" w:styleId="mrel">
    <w:name w:val="mrel"/>
    <w:basedOn w:val="DefaultParagraphFont"/>
    <w:rsid w:val="00241DFB"/>
  </w:style>
  <w:style w:type="character" w:customStyle="1" w:styleId="mbin">
    <w:name w:val="mbin"/>
    <w:basedOn w:val="DefaultParagraphFont"/>
    <w:rsid w:val="00241DFB"/>
  </w:style>
  <w:style w:type="character" w:customStyle="1" w:styleId="vlist-s">
    <w:name w:val="vlist-s"/>
    <w:basedOn w:val="DefaultParagraphFont"/>
    <w:rsid w:val="00241DFB"/>
  </w:style>
  <w:style w:type="table" w:styleId="GridTable4">
    <w:name w:val="Grid Table 4"/>
    <w:basedOn w:val="TableNormal"/>
    <w:uiPriority w:val="49"/>
    <w:rsid w:val="002411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411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2411E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2411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urful">
    <w:name w:val="Grid Table 7 Colorful"/>
    <w:basedOn w:val="TableNormal"/>
    <w:uiPriority w:val="52"/>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urful">
    <w:name w:val="Grid Table 6 Colorful"/>
    <w:basedOn w:val="TableNormal"/>
    <w:uiPriority w:val="51"/>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A604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042A"/>
    <w:rPr>
      <w:rFonts w:eastAsiaTheme="minorEastAsia"/>
      <w:sz w:val="20"/>
      <w:szCs w:val="20"/>
    </w:rPr>
  </w:style>
  <w:style w:type="character" w:styleId="FootnoteReference">
    <w:name w:val="footnote reference"/>
    <w:basedOn w:val="DefaultParagraphFont"/>
    <w:uiPriority w:val="99"/>
    <w:semiHidden/>
    <w:unhideWhenUsed/>
    <w:rsid w:val="00A6042A"/>
    <w:rPr>
      <w:vertAlign w:val="superscript"/>
    </w:rPr>
  </w:style>
  <w:style w:type="character" w:styleId="PageNumber">
    <w:name w:val="page number"/>
    <w:basedOn w:val="DefaultParagraphFont"/>
    <w:uiPriority w:val="99"/>
    <w:semiHidden/>
    <w:unhideWhenUsed/>
    <w:rsid w:val="006E1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554707">
      <w:bodyDiv w:val="1"/>
      <w:marLeft w:val="0"/>
      <w:marRight w:val="0"/>
      <w:marTop w:val="0"/>
      <w:marBottom w:val="0"/>
      <w:divBdr>
        <w:top w:val="none" w:sz="0" w:space="0" w:color="auto"/>
        <w:left w:val="none" w:sz="0" w:space="0" w:color="auto"/>
        <w:bottom w:val="none" w:sz="0" w:space="0" w:color="auto"/>
        <w:right w:val="none" w:sz="0" w:space="0" w:color="auto"/>
      </w:divBdr>
    </w:div>
    <w:div w:id="69893152">
      <w:bodyDiv w:val="1"/>
      <w:marLeft w:val="0"/>
      <w:marRight w:val="0"/>
      <w:marTop w:val="0"/>
      <w:marBottom w:val="0"/>
      <w:divBdr>
        <w:top w:val="none" w:sz="0" w:space="0" w:color="auto"/>
        <w:left w:val="none" w:sz="0" w:space="0" w:color="auto"/>
        <w:bottom w:val="none" w:sz="0" w:space="0" w:color="auto"/>
        <w:right w:val="none" w:sz="0" w:space="0" w:color="auto"/>
      </w:divBdr>
    </w:div>
    <w:div w:id="96097646">
      <w:bodyDiv w:val="1"/>
      <w:marLeft w:val="0"/>
      <w:marRight w:val="0"/>
      <w:marTop w:val="0"/>
      <w:marBottom w:val="0"/>
      <w:divBdr>
        <w:top w:val="none" w:sz="0" w:space="0" w:color="auto"/>
        <w:left w:val="none" w:sz="0" w:space="0" w:color="auto"/>
        <w:bottom w:val="none" w:sz="0" w:space="0" w:color="auto"/>
        <w:right w:val="none" w:sz="0" w:space="0" w:color="auto"/>
      </w:divBdr>
    </w:div>
    <w:div w:id="112989313">
      <w:bodyDiv w:val="1"/>
      <w:marLeft w:val="0"/>
      <w:marRight w:val="0"/>
      <w:marTop w:val="0"/>
      <w:marBottom w:val="0"/>
      <w:divBdr>
        <w:top w:val="none" w:sz="0" w:space="0" w:color="auto"/>
        <w:left w:val="none" w:sz="0" w:space="0" w:color="auto"/>
        <w:bottom w:val="none" w:sz="0" w:space="0" w:color="auto"/>
        <w:right w:val="none" w:sz="0" w:space="0" w:color="auto"/>
      </w:divBdr>
    </w:div>
    <w:div w:id="120074161">
      <w:bodyDiv w:val="1"/>
      <w:marLeft w:val="0"/>
      <w:marRight w:val="0"/>
      <w:marTop w:val="0"/>
      <w:marBottom w:val="0"/>
      <w:divBdr>
        <w:top w:val="none" w:sz="0" w:space="0" w:color="auto"/>
        <w:left w:val="none" w:sz="0" w:space="0" w:color="auto"/>
        <w:bottom w:val="none" w:sz="0" w:space="0" w:color="auto"/>
        <w:right w:val="none" w:sz="0" w:space="0" w:color="auto"/>
      </w:divBdr>
      <w:divsChild>
        <w:div w:id="1166673283">
          <w:marLeft w:val="0"/>
          <w:marRight w:val="0"/>
          <w:marTop w:val="0"/>
          <w:marBottom w:val="0"/>
          <w:divBdr>
            <w:top w:val="none" w:sz="0" w:space="0" w:color="auto"/>
            <w:left w:val="none" w:sz="0" w:space="0" w:color="auto"/>
            <w:bottom w:val="none" w:sz="0" w:space="0" w:color="auto"/>
            <w:right w:val="none" w:sz="0" w:space="0" w:color="auto"/>
          </w:divBdr>
          <w:divsChild>
            <w:div w:id="2055349336">
              <w:marLeft w:val="0"/>
              <w:marRight w:val="0"/>
              <w:marTop w:val="0"/>
              <w:marBottom w:val="0"/>
              <w:divBdr>
                <w:top w:val="none" w:sz="0" w:space="0" w:color="auto"/>
                <w:left w:val="none" w:sz="0" w:space="0" w:color="auto"/>
                <w:bottom w:val="none" w:sz="0" w:space="0" w:color="auto"/>
                <w:right w:val="none" w:sz="0" w:space="0" w:color="auto"/>
              </w:divBdr>
              <w:divsChild>
                <w:div w:id="740062870">
                  <w:marLeft w:val="0"/>
                  <w:marRight w:val="0"/>
                  <w:marTop w:val="0"/>
                  <w:marBottom w:val="0"/>
                  <w:divBdr>
                    <w:top w:val="none" w:sz="0" w:space="0" w:color="auto"/>
                    <w:left w:val="none" w:sz="0" w:space="0" w:color="auto"/>
                    <w:bottom w:val="none" w:sz="0" w:space="0" w:color="auto"/>
                    <w:right w:val="none" w:sz="0" w:space="0" w:color="auto"/>
                  </w:divBdr>
                  <w:divsChild>
                    <w:div w:id="1731077991">
                      <w:marLeft w:val="0"/>
                      <w:marRight w:val="0"/>
                      <w:marTop w:val="0"/>
                      <w:marBottom w:val="0"/>
                      <w:divBdr>
                        <w:top w:val="none" w:sz="0" w:space="0" w:color="auto"/>
                        <w:left w:val="none" w:sz="0" w:space="0" w:color="auto"/>
                        <w:bottom w:val="none" w:sz="0" w:space="0" w:color="auto"/>
                        <w:right w:val="none" w:sz="0" w:space="0" w:color="auto"/>
                      </w:divBdr>
                      <w:divsChild>
                        <w:div w:id="617183083">
                          <w:marLeft w:val="0"/>
                          <w:marRight w:val="0"/>
                          <w:marTop w:val="0"/>
                          <w:marBottom w:val="0"/>
                          <w:divBdr>
                            <w:top w:val="none" w:sz="0" w:space="0" w:color="auto"/>
                            <w:left w:val="none" w:sz="0" w:space="0" w:color="auto"/>
                            <w:bottom w:val="none" w:sz="0" w:space="0" w:color="auto"/>
                            <w:right w:val="none" w:sz="0" w:space="0" w:color="auto"/>
                          </w:divBdr>
                          <w:divsChild>
                            <w:div w:id="5570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2377">
      <w:bodyDiv w:val="1"/>
      <w:marLeft w:val="0"/>
      <w:marRight w:val="0"/>
      <w:marTop w:val="0"/>
      <w:marBottom w:val="0"/>
      <w:divBdr>
        <w:top w:val="none" w:sz="0" w:space="0" w:color="auto"/>
        <w:left w:val="none" w:sz="0" w:space="0" w:color="auto"/>
        <w:bottom w:val="none" w:sz="0" w:space="0" w:color="auto"/>
        <w:right w:val="none" w:sz="0" w:space="0" w:color="auto"/>
      </w:divBdr>
    </w:div>
    <w:div w:id="193420439">
      <w:bodyDiv w:val="1"/>
      <w:marLeft w:val="0"/>
      <w:marRight w:val="0"/>
      <w:marTop w:val="0"/>
      <w:marBottom w:val="0"/>
      <w:divBdr>
        <w:top w:val="none" w:sz="0" w:space="0" w:color="auto"/>
        <w:left w:val="none" w:sz="0" w:space="0" w:color="auto"/>
        <w:bottom w:val="none" w:sz="0" w:space="0" w:color="auto"/>
        <w:right w:val="none" w:sz="0" w:space="0" w:color="auto"/>
      </w:divBdr>
    </w:div>
    <w:div w:id="193690084">
      <w:bodyDiv w:val="1"/>
      <w:marLeft w:val="0"/>
      <w:marRight w:val="0"/>
      <w:marTop w:val="0"/>
      <w:marBottom w:val="0"/>
      <w:divBdr>
        <w:top w:val="none" w:sz="0" w:space="0" w:color="auto"/>
        <w:left w:val="none" w:sz="0" w:space="0" w:color="auto"/>
        <w:bottom w:val="none" w:sz="0" w:space="0" w:color="auto"/>
        <w:right w:val="none" w:sz="0" w:space="0" w:color="auto"/>
      </w:divBdr>
    </w:div>
    <w:div w:id="205333292">
      <w:bodyDiv w:val="1"/>
      <w:marLeft w:val="0"/>
      <w:marRight w:val="0"/>
      <w:marTop w:val="0"/>
      <w:marBottom w:val="0"/>
      <w:divBdr>
        <w:top w:val="none" w:sz="0" w:space="0" w:color="auto"/>
        <w:left w:val="none" w:sz="0" w:space="0" w:color="auto"/>
        <w:bottom w:val="none" w:sz="0" w:space="0" w:color="auto"/>
        <w:right w:val="none" w:sz="0" w:space="0" w:color="auto"/>
      </w:divBdr>
    </w:div>
    <w:div w:id="245841731">
      <w:bodyDiv w:val="1"/>
      <w:marLeft w:val="0"/>
      <w:marRight w:val="0"/>
      <w:marTop w:val="0"/>
      <w:marBottom w:val="0"/>
      <w:divBdr>
        <w:top w:val="none" w:sz="0" w:space="0" w:color="auto"/>
        <w:left w:val="none" w:sz="0" w:space="0" w:color="auto"/>
        <w:bottom w:val="none" w:sz="0" w:space="0" w:color="auto"/>
        <w:right w:val="none" w:sz="0" w:space="0" w:color="auto"/>
      </w:divBdr>
      <w:divsChild>
        <w:div w:id="1227184174">
          <w:marLeft w:val="0"/>
          <w:marRight w:val="0"/>
          <w:marTop w:val="0"/>
          <w:marBottom w:val="0"/>
          <w:divBdr>
            <w:top w:val="none" w:sz="0" w:space="0" w:color="auto"/>
            <w:left w:val="none" w:sz="0" w:space="0" w:color="auto"/>
            <w:bottom w:val="none" w:sz="0" w:space="0" w:color="auto"/>
            <w:right w:val="none" w:sz="0" w:space="0" w:color="auto"/>
          </w:divBdr>
          <w:divsChild>
            <w:div w:id="627316599">
              <w:marLeft w:val="0"/>
              <w:marRight w:val="0"/>
              <w:marTop w:val="0"/>
              <w:marBottom w:val="0"/>
              <w:divBdr>
                <w:top w:val="none" w:sz="0" w:space="0" w:color="auto"/>
                <w:left w:val="none" w:sz="0" w:space="0" w:color="auto"/>
                <w:bottom w:val="none" w:sz="0" w:space="0" w:color="auto"/>
                <w:right w:val="none" w:sz="0" w:space="0" w:color="auto"/>
              </w:divBdr>
              <w:divsChild>
                <w:div w:id="1001544224">
                  <w:marLeft w:val="0"/>
                  <w:marRight w:val="0"/>
                  <w:marTop w:val="0"/>
                  <w:marBottom w:val="0"/>
                  <w:divBdr>
                    <w:top w:val="none" w:sz="0" w:space="0" w:color="auto"/>
                    <w:left w:val="none" w:sz="0" w:space="0" w:color="auto"/>
                    <w:bottom w:val="none" w:sz="0" w:space="0" w:color="auto"/>
                    <w:right w:val="none" w:sz="0" w:space="0" w:color="auto"/>
                  </w:divBdr>
                  <w:divsChild>
                    <w:div w:id="1237209455">
                      <w:marLeft w:val="0"/>
                      <w:marRight w:val="0"/>
                      <w:marTop w:val="0"/>
                      <w:marBottom w:val="0"/>
                      <w:divBdr>
                        <w:top w:val="none" w:sz="0" w:space="0" w:color="auto"/>
                        <w:left w:val="none" w:sz="0" w:space="0" w:color="auto"/>
                        <w:bottom w:val="none" w:sz="0" w:space="0" w:color="auto"/>
                        <w:right w:val="none" w:sz="0" w:space="0" w:color="auto"/>
                      </w:divBdr>
                      <w:divsChild>
                        <w:div w:id="470489662">
                          <w:marLeft w:val="0"/>
                          <w:marRight w:val="0"/>
                          <w:marTop w:val="0"/>
                          <w:marBottom w:val="0"/>
                          <w:divBdr>
                            <w:top w:val="none" w:sz="0" w:space="0" w:color="auto"/>
                            <w:left w:val="none" w:sz="0" w:space="0" w:color="auto"/>
                            <w:bottom w:val="none" w:sz="0" w:space="0" w:color="auto"/>
                            <w:right w:val="none" w:sz="0" w:space="0" w:color="auto"/>
                          </w:divBdr>
                          <w:divsChild>
                            <w:div w:id="1466780521">
                              <w:marLeft w:val="0"/>
                              <w:marRight w:val="0"/>
                              <w:marTop w:val="0"/>
                              <w:marBottom w:val="0"/>
                              <w:divBdr>
                                <w:top w:val="none" w:sz="0" w:space="0" w:color="auto"/>
                                <w:left w:val="none" w:sz="0" w:space="0" w:color="auto"/>
                                <w:bottom w:val="none" w:sz="0" w:space="0" w:color="auto"/>
                                <w:right w:val="none" w:sz="0" w:space="0" w:color="auto"/>
                              </w:divBdr>
                              <w:divsChild>
                                <w:div w:id="669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7318">
                          <w:marLeft w:val="0"/>
                          <w:marRight w:val="0"/>
                          <w:marTop w:val="0"/>
                          <w:marBottom w:val="0"/>
                          <w:divBdr>
                            <w:top w:val="none" w:sz="0" w:space="0" w:color="auto"/>
                            <w:left w:val="none" w:sz="0" w:space="0" w:color="auto"/>
                            <w:bottom w:val="none" w:sz="0" w:space="0" w:color="auto"/>
                            <w:right w:val="none" w:sz="0" w:space="0" w:color="auto"/>
                          </w:divBdr>
                          <w:divsChild>
                            <w:div w:id="481698831">
                              <w:marLeft w:val="0"/>
                              <w:marRight w:val="0"/>
                              <w:marTop w:val="0"/>
                              <w:marBottom w:val="0"/>
                              <w:divBdr>
                                <w:top w:val="none" w:sz="0" w:space="0" w:color="auto"/>
                                <w:left w:val="none" w:sz="0" w:space="0" w:color="auto"/>
                                <w:bottom w:val="none" w:sz="0" w:space="0" w:color="auto"/>
                                <w:right w:val="none" w:sz="0" w:space="0" w:color="auto"/>
                              </w:divBdr>
                              <w:divsChild>
                                <w:div w:id="776028158">
                                  <w:marLeft w:val="0"/>
                                  <w:marRight w:val="0"/>
                                  <w:marTop w:val="0"/>
                                  <w:marBottom w:val="0"/>
                                  <w:divBdr>
                                    <w:top w:val="none" w:sz="0" w:space="0" w:color="auto"/>
                                    <w:left w:val="none" w:sz="0" w:space="0" w:color="auto"/>
                                    <w:bottom w:val="none" w:sz="0" w:space="0" w:color="auto"/>
                                    <w:right w:val="none" w:sz="0" w:space="0" w:color="auto"/>
                                  </w:divBdr>
                                  <w:divsChild>
                                    <w:div w:id="7957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133080">
      <w:bodyDiv w:val="1"/>
      <w:marLeft w:val="0"/>
      <w:marRight w:val="0"/>
      <w:marTop w:val="0"/>
      <w:marBottom w:val="0"/>
      <w:divBdr>
        <w:top w:val="none" w:sz="0" w:space="0" w:color="auto"/>
        <w:left w:val="none" w:sz="0" w:space="0" w:color="auto"/>
        <w:bottom w:val="none" w:sz="0" w:space="0" w:color="auto"/>
        <w:right w:val="none" w:sz="0" w:space="0" w:color="auto"/>
      </w:divBdr>
    </w:div>
    <w:div w:id="265311014">
      <w:bodyDiv w:val="1"/>
      <w:marLeft w:val="0"/>
      <w:marRight w:val="0"/>
      <w:marTop w:val="0"/>
      <w:marBottom w:val="0"/>
      <w:divBdr>
        <w:top w:val="none" w:sz="0" w:space="0" w:color="auto"/>
        <w:left w:val="none" w:sz="0" w:space="0" w:color="auto"/>
        <w:bottom w:val="none" w:sz="0" w:space="0" w:color="auto"/>
        <w:right w:val="none" w:sz="0" w:space="0" w:color="auto"/>
      </w:divBdr>
      <w:divsChild>
        <w:div w:id="703138627">
          <w:marLeft w:val="0"/>
          <w:marRight w:val="0"/>
          <w:marTop w:val="0"/>
          <w:marBottom w:val="0"/>
          <w:divBdr>
            <w:top w:val="none" w:sz="0" w:space="0" w:color="auto"/>
            <w:left w:val="none" w:sz="0" w:space="0" w:color="auto"/>
            <w:bottom w:val="none" w:sz="0" w:space="0" w:color="auto"/>
            <w:right w:val="none" w:sz="0" w:space="0" w:color="auto"/>
          </w:divBdr>
          <w:divsChild>
            <w:div w:id="1410611438">
              <w:marLeft w:val="0"/>
              <w:marRight w:val="0"/>
              <w:marTop w:val="0"/>
              <w:marBottom w:val="0"/>
              <w:divBdr>
                <w:top w:val="none" w:sz="0" w:space="0" w:color="auto"/>
                <w:left w:val="none" w:sz="0" w:space="0" w:color="auto"/>
                <w:bottom w:val="none" w:sz="0" w:space="0" w:color="auto"/>
                <w:right w:val="none" w:sz="0" w:space="0" w:color="auto"/>
              </w:divBdr>
              <w:divsChild>
                <w:div w:id="16068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090">
          <w:marLeft w:val="0"/>
          <w:marRight w:val="0"/>
          <w:marTop w:val="0"/>
          <w:marBottom w:val="0"/>
          <w:divBdr>
            <w:top w:val="none" w:sz="0" w:space="0" w:color="auto"/>
            <w:left w:val="none" w:sz="0" w:space="0" w:color="auto"/>
            <w:bottom w:val="none" w:sz="0" w:space="0" w:color="auto"/>
            <w:right w:val="none" w:sz="0" w:space="0" w:color="auto"/>
          </w:divBdr>
          <w:divsChild>
            <w:div w:id="751202311">
              <w:marLeft w:val="0"/>
              <w:marRight w:val="0"/>
              <w:marTop w:val="0"/>
              <w:marBottom w:val="0"/>
              <w:divBdr>
                <w:top w:val="none" w:sz="0" w:space="0" w:color="auto"/>
                <w:left w:val="none" w:sz="0" w:space="0" w:color="auto"/>
                <w:bottom w:val="none" w:sz="0" w:space="0" w:color="auto"/>
                <w:right w:val="none" w:sz="0" w:space="0" w:color="auto"/>
              </w:divBdr>
              <w:divsChild>
                <w:div w:id="683558391">
                  <w:marLeft w:val="0"/>
                  <w:marRight w:val="0"/>
                  <w:marTop w:val="0"/>
                  <w:marBottom w:val="0"/>
                  <w:divBdr>
                    <w:top w:val="none" w:sz="0" w:space="0" w:color="auto"/>
                    <w:left w:val="none" w:sz="0" w:space="0" w:color="auto"/>
                    <w:bottom w:val="none" w:sz="0" w:space="0" w:color="auto"/>
                    <w:right w:val="none" w:sz="0" w:space="0" w:color="auto"/>
                  </w:divBdr>
                  <w:divsChild>
                    <w:div w:id="14577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60989">
      <w:bodyDiv w:val="1"/>
      <w:marLeft w:val="0"/>
      <w:marRight w:val="0"/>
      <w:marTop w:val="0"/>
      <w:marBottom w:val="0"/>
      <w:divBdr>
        <w:top w:val="none" w:sz="0" w:space="0" w:color="auto"/>
        <w:left w:val="none" w:sz="0" w:space="0" w:color="auto"/>
        <w:bottom w:val="none" w:sz="0" w:space="0" w:color="auto"/>
        <w:right w:val="none" w:sz="0" w:space="0" w:color="auto"/>
      </w:divBdr>
    </w:div>
    <w:div w:id="280841947">
      <w:bodyDiv w:val="1"/>
      <w:marLeft w:val="0"/>
      <w:marRight w:val="0"/>
      <w:marTop w:val="0"/>
      <w:marBottom w:val="0"/>
      <w:divBdr>
        <w:top w:val="none" w:sz="0" w:space="0" w:color="auto"/>
        <w:left w:val="none" w:sz="0" w:space="0" w:color="auto"/>
        <w:bottom w:val="none" w:sz="0" w:space="0" w:color="auto"/>
        <w:right w:val="none" w:sz="0" w:space="0" w:color="auto"/>
      </w:divBdr>
    </w:div>
    <w:div w:id="357777556">
      <w:bodyDiv w:val="1"/>
      <w:marLeft w:val="0"/>
      <w:marRight w:val="0"/>
      <w:marTop w:val="0"/>
      <w:marBottom w:val="0"/>
      <w:divBdr>
        <w:top w:val="none" w:sz="0" w:space="0" w:color="auto"/>
        <w:left w:val="none" w:sz="0" w:space="0" w:color="auto"/>
        <w:bottom w:val="none" w:sz="0" w:space="0" w:color="auto"/>
        <w:right w:val="none" w:sz="0" w:space="0" w:color="auto"/>
      </w:divBdr>
    </w:div>
    <w:div w:id="373507157">
      <w:bodyDiv w:val="1"/>
      <w:marLeft w:val="0"/>
      <w:marRight w:val="0"/>
      <w:marTop w:val="0"/>
      <w:marBottom w:val="0"/>
      <w:divBdr>
        <w:top w:val="none" w:sz="0" w:space="0" w:color="auto"/>
        <w:left w:val="none" w:sz="0" w:space="0" w:color="auto"/>
        <w:bottom w:val="none" w:sz="0" w:space="0" w:color="auto"/>
        <w:right w:val="none" w:sz="0" w:space="0" w:color="auto"/>
      </w:divBdr>
    </w:div>
    <w:div w:id="376779398">
      <w:bodyDiv w:val="1"/>
      <w:marLeft w:val="0"/>
      <w:marRight w:val="0"/>
      <w:marTop w:val="0"/>
      <w:marBottom w:val="0"/>
      <w:divBdr>
        <w:top w:val="none" w:sz="0" w:space="0" w:color="auto"/>
        <w:left w:val="none" w:sz="0" w:space="0" w:color="auto"/>
        <w:bottom w:val="none" w:sz="0" w:space="0" w:color="auto"/>
        <w:right w:val="none" w:sz="0" w:space="0" w:color="auto"/>
      </w:divBdr>
      <w:divsChild>
        <w:div w:id="5151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5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17024">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2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35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90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439375">
      <w:bodyDiv w:val="1"/>
      <w:marLeft w:val="0"/>
      <w:marRight w:val="0"/>
      <w:marTop w:val="0"/>
      <w:marBottom w:val="0"/>
      <w:divBdr>
        <w:top w:val="none" w:sz="0" w:space="0" w:color="auto"/>
        <w:left w:val="none" w:sz="0" w:space="0" w:color="auto"/>
        <w:bottom w:val="none" w:sz="0" w:space="0" w:color="auto"/>
        <w:right w:val="none" w:sz="0" w:space="0" w:color="auto"/>
      </w:divBdr>
    </w:div>
    <w:div w:id="504247304">
      <w:bodyDiv w:val="1"/>
      <w:marLeft w:val="0"/>
      <w:marRight w:val="0"/>
      <w:marTop w:val="0"/>
      <w:marBottom w:val="0"/>
      <w:divBdr>
        <w:top w:val="none" w:sz="0" w:space="0" w:color="auto"/>
        <w:left w:val="none" w:sz="0" w:space="0" w:color="auto"/>
        <w:bottom w:val="none" w:sz="0" w:space="0" w:color="auto"/>
        <w:right w:val="none" w:sz="0" w:space="0" w:color="auto"/>
      </w:divBdr>
    </w:div>
    <w:div w:id="516501458">
      <w:bodyDiv w:val="1"/>
      <w:marLeft w:val="0"/>
      <w:marRight w:val="0"/>
      <w:marTop w:val="0"/>
      <w:marBottom w:val="0"/>
      <w:divBdr>
        <w:top w:val="none" w:sz="0" w:space="0" w:color="auto"/>
        <w:left w:val="none" w:sz="0" w:space="0" w:color="auto"/>
        <w:bottom w:val="none" w:sz="0" w:space="0" w:color="auto"/>
        <w:right w:val="none" w:sz="0" w:space="0" w:color="auto"/>
      </w:divBdr>
    </w:div>
    <w:div w:id="522328922">
      <w:bodyDiv w:val="1"/>
      <w:marLeft w:val="0"/>
      <w:marRight w:val="0"/>
      <w:marTop w:val="0"/>
      <w:marBottom w:val="0"/>
      <w:divBdr>
        <w:top w:val="none" w:sz="0" w:space="0" w:color="auto"/>
        <w:left w:val="none" w:sz="0" w:space="0" w:color="auto"/>
        <w:bottom w:val="none" w:sz="0" w:space="0" w:color="auto"/>
        <w:right w:val="none" w:sz="0" w:space="0" w:color="auto"/>
      </w:divBdr>
    </w:div>
    <w:div w:id="547490819">
      <w:bodyDiv w:val="1"/>
      <w:marLeft w:val="0"/>
      <w:marRight w:val="0"/>
      <w:marTop w:val="0"/>
      <w:marBottom w:val="0"/>
      <w:divBdr>
        <w:top w:val="none" w:sz="0" w:space="0" w:color="auto"/>
        <w:left w:val="none" w:sz="0" w:space="0" w:color="auto"/>
        <w:bottom w:val="none" w:sz="0" w:space="0" w:color="auto"/>
        <w:right w:val="none" w:sz="0" w:space="0" w:color="auto"/>
      </w:divBdr>
    </w:div>
    <w:div w:id="575553047">
      <w:bodyDiv w:val="1"/>
      <w:marLeft w:val="0"/>
      <w:marRight w:val="0"/>
      <w:marTop w:val="0"/>
      <w:marBottom w:val="0"/>
      <w:divBdr>
        <w:top w:val="none" w:sz="0" w:space="0" w:color="auto"/>
        <w:left w:val="none" w:sz="0" w:space="0" w:color="auto"/>
        <w:bottom w:val="none" w:sz="0" w:space="0" w:color="auto"/>
        <w:right w:val="none" w:sz="0" w:space="0" w:color="auto"/>
      </w:divBdr>
    </w:div>
    <w:div w:id="580023177">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30400768">
      <w:bodyDiv w:val="1"/>
      <w:marLeft w:val="0"/>
      <w:marRight w:val="0"/>
      <w:marTop w:val="0"/>
      <w:marBottom w:val="0"/>
      <w:divBdr>
        <w:top w:val="none" w:sz="0" w:space="0" w:color="auto"/>
        <w:left w:val="none" w:sz="0" w:space="0" w:color="auto"/>
        <w:bottom w:val="none" w:sz="0" w:space="0" w:color="auto"/>
        <w:right w:val="none" w:sz="0" w:space="0" w:color="auto"/>
      </w:divBdr>
    </w:div>
    <w:div w:id="791170785">
      <w:bodyDiv w:val="1"/>
      <w:marLeft w:val="0"/>
      <w:marRight w:val="0"/>
      <w:marTop w:val="0"/>
      <w:marBottom w:val="0"/>
      <w:divBdr>
        <w:top w:val="none" w:sz="0" w:space="0" w:color="auto"/>
        <w:left w:val="none" w:sz="0" w:space="0" w:color="auto"/>
        <w:bottom w:val="none" w:sz="0" w:space="0" w:color="auto"/>
        <w:right w:val="none" w:sz="0" w:space="0" w:color="auto"/>
      </w:divBdr>
    </w:div>
    <w:div w:id="809060536">
      <w:bodyDiv w:val="1"/>
      <w:marLeft w:val="0"/>
      <w:marRight w:val="0"/>
      <w:marTop w:val="0"/>
      <w:marBottom w:val="0"/>
      <w:divBdr>
        <w:top w:val="none" w:sz="0" w:space="0" w:color="auto"/>
        <w:left w:val="none" w:sz="0" w:space="0" w:color="auto"/>
        <w:bottom w:val="none" w:sz="0" w:space="0" w:color="auto"/>
        <w:right w:val="none" w:sz="0" w:space="0" w:color="auto"/>
      </w:divBdr>
    </w:div>
    <w:div w:id="856893035">
      <w:bodyDiv w:val="1"/>
      <w:marLeft w:val="0"/>
      <w:marRight w:val="0"/>
      <w:marTop w:val="0"/>
      <w:marBottom w:val="0"/>
      <w:divBdr>
        <w:top w:val="none" w:sz="0" w:space="0" w:color="auto"/>
        <w:left w:val="none" w:sz="0" w:space="0" w:color="auto"/>
        <w:bottom w:val="none" w:sz="0" w:space="0" w:color="auto"/>
        <w:right w:val="none" w:sz="0" w:space="0" w:color="auto"/>
      </w:divBdr>
    </w:div>
    <w:div w:id="911238651">
      <w:bodyDiv w:val="1"/>
      <w:marLeft w:val="0"/>
      <w:marRight w:val="0"/>
      <w:marTop w:val="0"/>
      <w:marBottom w:val="0"/>
      <w:divBdr>
        <w:top w:val="none" w:sz="0" w:space="0" w:color="auto"/>
        <w:left w:val="none" w:sz="0" w:space="0" w:color="auto"/>
        <w:bottom w:val="none" w:sz="0" w:space="0" w:color="auto"/>
        <w:right w:val="none" w:sz="0" w:space="0" w:color="auto"/>
      </w:divBdr>
      <w:divsChild>
        <w:div w:id="1077440318">
          <w:marLeft w:val="0"/>
          <w:marRight w:val="0"/>
          <w:marTop w:val="0"/>
          <w:marBottom w:val="0"/>
          <w:divBdr>
            <w:top w:val="none" w:sz="0" w:space="0" w:color="auto"/>
            <w:left w:val="none" w:sz="0" w:space="0" w:color="auto"/>
            <w:bottom w:val="none" w:sz="0" w:space="0" w:color="auto"/>
            <w:right w:val="none" w:sz="0" w:space="0" w:color="auto"/>
          </w:divBdr>
        </w:div>
      </w:divsChild>
    </w:div>
    <w:div w:id="982588407">
      <w:bodyDiv w:val="1"/>
      <w:marLeft w:val="0"/>
      <w:marRight w:val="0"/>
      <w:marTop w:val="0"/>
      <w:marBottom w:val="0"/>
      <w:divBdr>
        <w:top w:val="none" w:sz="0" w:space="0" w:color="auto"/>
        <w:left w:val="none" w:sz="0" w:space="0" w:color="auto"/>
        <w:bottom w:val="none" w:sz="0" w:space="0" w:color="auto"/>
        <w:right w:val="none" w:sz="0" w:space="0" w:color="auto"/>
      </w:divBdr>
    </w:div>
    <w:div w:id="1008368682">
      <w:bodyDiv w:val="1"/>
      <w:marLeft w:val="0"/>
      <w:marRight w:val="0"/>
      <w:marTop w:val="0"/>
      <w:marBottom w:val="0"/>
      <w:divBdr>
        <w:top w:val="none" w:sz="0" w:space="0" w:color="auto"/>
        <w:left w:val="none" w:sz="0" w:space="0" w:color="auto"/>
        <w:bottom w:val="none" w:sz="0" w:space="0" w:color="auto"/>
        <w:right w:val="none" w:sz="0" w:space="0" w:color="auto"/>
      </w:divBdr>
    </w:div>
    <w:div w:id="1012611461">
      <w:bodyDiv w:val="1"/>
      <w:marLeft w:val="0"/>
      <w:marRight w:val="0"/>
      <w:marTop w:val="0"/>
      <w:marBottom w:val="0"/>
      <w:divBdr>
        <w:top w:val="none" w:sz="0" w:space="0" w:color="auto"/>
        <w:left w:val="none" w:sz="0" w:space="0" w:color="auto"/>
        <w:bottom w:val="none" w:sz="0" w:space="0" w:color="auto"/>
        <w:right w:val="none" w:sz="0" w:space="0" w:color="auto"/>
      </w:divBdr>
    </w:div>
    <w:div w:id="1070885052">
      <w:bodyDiv w:val="1"/>
      <w:marLeft w:val="0"/>
      <w:marRight w:val="0"/>
      <w:marTop w:val="0"/>
      <w:marBottom w:val="0"/>
      <w:divBdr>
        <w:top w:val="none" w:sz="0" w:space="0" w:color="auto"/>
        <w:left w:val="none" w:sz="0" w:space="0" w:color="auto"/>
        <w:bottom w:val="none" w:sz="0" w:space="0" w:color="auto"/>
        <w:right w:val="none" w:sz="0" w:space="0" w:color="auto"/>
      </w:divBdr>
      <w:divsChild>
        <w:div w:id="24641784">
          <w:marLeft w:val="0"/>
          <w:marRight w:val="0"/>
          <w:marTop w:val="0"/>
          <w:marBottom w:val="0"/>
          <w:divBdr>
            <w:top w:val="none" w:sz="0" w:space="0" w:color="auto"/>
            <w:left w:val="none" w:sz="0" w:space="0" w:color="auto"/>
            <w:bottom w:val="none" w:sz="0" w:space="0" w:color="auto"/>
            <w:right w:val="none" w:sz="0" w:space="0" w:color="auto"/>
          </w:divBdr>
          <w:divsChild>
            <w:div w:id="1663310176">
              <w:marLeft w:val="0"/>
              <w:marRight w:val="0"/>
              <w:marTop w:val="0"/>
              <w:marBottom w:val="0"/>
              <w:divBdr>
                <w:top w:val="none" w:sz="0" w:space="0" w:color="auto"/>
                <w:left w:val="none" w:sz="0" w:space="0" w:color="auto"/>
                <w:bottom w:val="none" w:sz="0" w:space="0" w:color="auto"/>
                <w:right w:val="none" w:sz="0" w:space="0" w:color="auto"/>
              </w:divBdr>
              <w:divsChild>
                <w:div w:id="595134374">
                  <w:marLeft w:val="0"/>
                  <w:marRight w:val="0"/>
                  <w:marTop w:val="0"/>
                  <w:marBottom w:val="0"/>
                  <w:divBdr>
                    <w:top w:val="none" w:sz="0" w:space="0" w:color="auto"/>
                    <w:left w:val="none" w:sz="0" w:space="0" w:color="auto"/>
                    <w:bottom w:val="none" w:sz="0" w:space="0" w:color="auto"/>
                    <w:right w:val="none" w:sz="0" w:space="0" w:color="auto"/>
                  </w:divBdr>
                  <w:divsChild>
                    <w:div w:id="1923644038">
                      <w:marLeft w:val="0"/>
                      <w:marRight w:val="0"/>
                      <w:marTop w:val="0"/>
                      <w:marBottom w:val="0"/>
                      <w:divBdr>
                        <w:top w:val="none" w:sz="0" w:space="0" w:color="auto"/>
                        <w:left w:val="none" w:sz="0" w:space="0" w:color="auto"/>
                        <w:bottom w:val="none" w:sz="0" w:space="0" w:color="auto"/>
                        <w:right w:val="none" w:sz="0" w:space="0" w:color="auto"/>
                      </w:divBdr>
                      <w:divsChild>
                        <w:div w:id="2468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942553">
          <w:marLeft w:val="0"/>
          <w:marRight w:val="0"/>
          <w:marTop w:val="0"/>
          <w:marBottom w:val="0"/>
          <w:divBdr>
            <w:top w:val="none" w:sz="0" w:space="0" w:color="auto"/>
            <w:left w:val="none" w:sz="0" w:space="0" w:color="auto"/>
            <w:bottom w:val="none" w:sz="0" w:space="0" w:color="auto"/>
            <w:right w:val="none" w:sz="0" w:space="0" w:color="auto"/>
          </w:divBdr>
          <w:divsChild>
            <w:div w:id="1200126177">
              <w:marLeft w:val="0"/>
              <w:marRight w:val="0"/>
              <w:marTop w:val="0"/>
              <w:marBottom w:val="0"/>
              <w:divBdr>
                <w:top w:val="none" w:sz="0" w:space="0" w:color="auto"/>
                <w:left w:val="none" w:sz="0" w:space="0" w:color="auto"/>
                <w:bottom w:val="none" w:sz="0" w:space="0" w:color="auto"/>
                <w:right w:val="none" w:sz="0" w:space="0" w:color="auto"/>
              </w:divBdr>
              <w:divsChild>
                <w:div w:id="2022467550">
                  <w:marLeft w:val="0"/>
                  <w:marRight w:val="0"/>
                  <w:marTop w:val="0"/>
                  <w:marBottom w:val="0"/>
                  <w:divBdr>
                    <w:top w:val="none" w:sz="0" w:space="0" w:color="auto"/>
                    <w:left w:val="none" w:sz="0" w:space="0" w:color="auto"/>
                    <w:bottom w:val="none" w:sz="0" w:space="0" w:color="auto"/>
                    <w:right w:val="none" w:sz="0" w:space="0" w:color="auto"/>
                  </w:divBdr>
                  <w:divsChild>
                    <w:div w:id="46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21216">
      <w:bodyDiv w:val="1"/>
      <w:marLeft w:val="0"/>
      <w:marRight w:val="0"/>
      <w:marTop w:val="0"/>
      <w:marBottom w:val="0"/>
      <w:divBdr>
        <w:top w:val="none" w:sz="0" w:space="0" w:color="auto"/>
        <w:left w:val="none" w:sz="0" w:space="0" w:color="auto"/>
        <w:bottom w:val="none" w:sz="0" w:space="0" w:color="auto"/>
        <w:right w:val="none" w:sz="0" w:space="0" w:color="auto"/>
      </w:divBdr>
    </w:div>
    <w:div w:id="1131244690">
      <w:bodyDiv w:val="1"/>
      <w:marLeft w:val="0"/>
      <w:marRight w:val="0"/>
      <w:marTop w:val="0"/>
      <w:marBottom w:val="0"/>
      <w:divBdr>
        <w:top w:val="none" w:sz="0" w:space="0" w:color="auto"/>
        <w:left w:val="none" w:sz="0" w:space="0" w:color="auto"/>
        <w:bottom w:val="none" w:sz="0" w:space="0" w:color="auto"/>
        <w:right w:val="none" w:sz="0" w:space="0" w:color="auto"/>
      </w:divBdr>
    </w:div>
    <w:div w:id="1266039452">
      <w:bodyDiv w:val="1"/>
      <w:marLeft w:val="0"/>
      <w:marRight w:val="0"/>
      <w:marTop w:val="0"/>
      <w:marBottom w:val="0"/>
      <w:divBdr>
        <w:top w:val="none" w:sz="0" w:space="0" w:color="auto"/>
        <w:left w:val="none" w:sz="0" w:space="0" w:color="auto"/>
        <w:bottom w:val="none" w:sz="0" w:space="0" w:color="auto"/>
        <w:right w:val="none" w:sz="0" w:space="0" w:color="auto"/>
      </w:divBdr>
    </w:div>
    <w:div w:id="1266421349">
      <w:bodyDiv w:val="1"/>
      <w:marLeft w:val="0"/>
      <w:marRight w:val="0"/>
      <w:marTop w:val="0"/>
      <w:marBottom w:val="0"/>
      <w:divBdr>
        <w:top w:val="none" w:sz="0" w:space="0" w:color="auto"/>
        <w:left w:val="none" w:sz="0" w:space="0" w:color="auto"/>
        <w:bottom w:val="none" w:sz="0" w:space="0" w:color="auto"/>
        <w:right w:val="none" w:sz="0" w:space="0" w:color="auto"/>
      </w:divBdr>
    </w:div>
    <w:div w:id="1293440735">
      <w:bodyDiv w:val="1"/>
      <w:marLeft w:val="0"/>
      <w:marRight w:val="0"/>
      <w:marTop w:val="0"/>
      <w:marBottom w:val="0"/>
      <w:divBdr>
        <w:top w:val="none" w:sz="0" w:space="0" w:color="auto"/>
        <w:left w:val="none" w:sz="0" w:space="0" w:color="auto"/>
        <w:bottom w:val="none" w:sz="0" w:space="0" w:color="auto"/>
        <w:right w:val="none" w:sz="0" w:space="0" w:color="auto"/>
      </w:divBdr>
    </w:div>
    <w:div w:id="1302268746">
      <w:bodyDiv w:val="1"/>
      <w:marLeft w:val="0"/>
      <w:marRight w:val="0"/>
      <w:marTop w:val="0"/>
      <w:marBottom w:val="0"/>
      <w:divBdr>
        <w:top w:val="none" w:sz="0" w:space="0" w:color="auto"/>
        <w:left w:val="none" w:sz="0" w:space="0" w:color="auto"/>
        <w:bottom w:val="none" w:sz="0" w:space="0" w:color="auto"/>
        <w:right w:val="none" w:sz="0" w:space="0" w:color="auto"/>
      </w:divBdr>
    </w:div>
    <w:div w:id="1321156515">
      <w:bodyDiv w:val="1"/>
      <w:marLeft w:val="0"/>
      <w:marRight w:val="0"/>
      <w:marTop w:val="0"/>
      <w:marBottom w:val="0"/>
      <w:divBdr>
        <w:top w:val="none" w:sz="0" w:space="0" w:color="auto"/>
        <w:left w:val="none" w:sz="0" w:space="0" w:color="auto"/>
        <w:bottom w:val="none" w:sz="0" w:space="0" w:color="auto"/>
        <w:right w:val="none" w:sz="0" w:space="0" w:color="auto"/>
      </w:divBdr>
      <w:divsChild>
        <w:div w:id="1204245435">
          <w:marLeft w:val="0"/>
          <w:marRight w:val="0"/>
          <w:marTop w:val="0"/>
          <w:marBottom w:val="0"/>
          <w:divBdr>
            <w:top w:val="none" w:sz="0" w:space="0" w:color="auto"/>
            <w:left w:val="none" w:sz="0" w:space="0" w:color="auto"/>
            <w:bottom w:val="none" w:sz="0" w:space="0" w:color="auto"/>
            <w:right w:val="none" w:sz="0" w:space="0" w:color="auto"/>
          </w:divBdr>
          <w:divsChild>
            <w:div w:id="110711585">
              <w:marLeft w:val="0"/>
              <w:marRight w:val="0"/>
              <w:marTop w:val="0"/>
              <w:marBottom w:val="0"/>
              <w:divBdr>
                <w:top w:val="none" w:sz="0" w:space="0" w:color="auto"/>
                <w:left w:val="none" w:sz="0" w:space="0" w:color="auto"/>
                <w:bottom w:val="none" w:sz="0" w:space="0" w:color="auto"/>
                <w:right w:val="none" w:sz="0" w:space="0" w:color="auto"/>
              </w:divBdr>
              <w:divsChild>
                <w:div w:id="1450777745">
                  <w:marLeft w:val="0"/>
                  <w:marRight w:val="0"/>
                  <w:marTop w:val="0"/>
                  <w:marBottom w:val="0"/>
                  <w:divBdr>
                    <w:top w:val="none" w:sz="0" w:space="0" w:color="auto"/>
                    <w:left w:val="none" w:sz="0" w:space="0" w:color="auto"/>
                    <w:bottom w:val="none" w:sz="0" w:space="0" w:color="auto"/>
                    <w:right w:val="none" w:sz="0" w:space="0" w:color="auto"/>
                  </w:divBdr>
                  <w:divsChild>
                    <w:div w:id="531114933">
                      <w:marLeft w:val="0"/>
                      <w:marRight w:val="0"/>
                      <w:marTop w:val="0"/>
                      <w:marBottom w:val="0"/>
                      <w:divBdr>
                        <w:top w:val="none" w:sz="0" w:space="0" w:color="auto"/>
                        <w:left w:val="none" w:sz="0" w:space="0" w:color="auto"/>
                        <w:bottom w:val="none" w:sz="0" w:space="0" w:color="auto"/>
                        <w:right w:val="none" w:sz="0" w:space="0" w:color="auto"/>
                      </w:divBdr>
                      <w:divsChild>
                        <w:div w:id="214587446">
                          <w:marLeft w:val="0"/>
                          <w:marRight w:val="0"/>
                          <w:marTop w:val="0"/>
                          <w:marBottom w:val="0"/>
                          <w:divBdr>
                            <w:top w:val="none" w:sz="0" w:space="0" w:color="auto"/>
                            <w:left w:val="none" w:sz="0" w:space="0" w:color="auto"/>
                            <w:bottom w:val="none" w:sz="0" w:space="0" w:color="auto"/>
                            <w:right w:val="none" w:sz="0" w:space="0" w:color="auto"/>
                          </w:divBdr>
                          <w:divsChild>
                            <w:div w:id="9602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47821">
      <w:bodyDiv w:val="1"/>
      <w:marLeft w:val="0"/>
      <w:marRight w:val="0"/>
      <w:marTop w:val="0"/>
      <w:marBottom w:val="0"/>
      <w:divBdr>
        <w:top w:val="none" w:sz="0" w:space="0" w:color="auto"/>
        <w:left w:val="none" w:sz="0" w:space="0" w:color="auto"/>
        <w:bottom w:val="none" w:sz="0" w:space="0" w:color="auto"/>
        <w:right w:val="none" w:sz="0" w:space="0" w:color="auto"/>
      </w:divBdr>
    </w:div>
    <w:div w:id="1326323496">
      <w:bodyDiv w:val="1"/>
      <w:marLeft w:val="0"/>
      <w:marRight w:val="0"/>
      <w:marTop w:val="0"/>
      <w:marBottom w:val="0"/>
      <w:divBdr>
        <w:top w:val="none" w:sz="0" w:space="0" w:color="auto"/>
        <w:left w:val="none" w:sz="0" w:space="0" w:color="auto"/>
        <w:bottom w:val="none" w:sz="0" w:space="0" w:color="auto"/>
        <w:right w:val="none" w:sz="0" w:space="0" w:color="auto"/>
      </w:divBdr>
    </w:div>
    <w:div w:id="1380780076">
      <w:bodyDiv w:val="1"/>
      <w:marLeft w:val="0"/>
      <w:marRight w:val="0"/>
      <w:marTop w:val="0"/>
      <w:marBottom w:val="0"/>
      <w:divBdr>
        <w:top w:val="none" w:sz="0" w:space="0" w:color="auto"/>
        <w:left w:val="none" w:sz="0" w:space="0" w:color="auto"/>
        <w:bottom w:val="none" w:sz="0" w:space="0" w:color="auto"/>
        <w:right w:val="none" w:sz="0" w:space="0" w:color="auto"/>
      </w:divBdr>
    </w:div>
    <w:div w:id="1386026754">
      <w:bodyDiv w:val="1"/>
      <w:marLeft w:val="0"/>
      <w:marRight w:val="0"/>
      <w:marTop w:val="0"/>
      <w:marBottom w:val="0"/>
      <w:divBdr>
        <w:top w:val="none" w:sz="0" w:space="0" w:color="auto"/>
        <w:left w:val="none" w:sz="0" w:space="0" w:color="auto"/>
        <w:bottom w:val="none" w:sz="0" w:space="0" w:color="auto"/>
        <w:right w:val="none" w:sz="0" w:space="0" w:color="auto"/>
      </w:divBdr>
    </w:div>
    <w:div w:id="1401639171">
      <w:bodyDiv w:val="1"/>
      <w:marLeft w:val="0"/>
      <w:marRight w:val="0"/>
      <w:marTop w:val="0"/>
      <w:marBottom w:val="0"/>
      <w:divBdr>
        <w:top w:val="none" w:sz="0" w:space="0" w:color="auto"/>
        <w:left w:val="none" w:sz="0" w:space="0" w:color="auto"/>
        <w:bottom w:val="none" w:sz="0" w:space="0" w:color="auto"/>
        <w:right w:val="none" w:sz="0" w:space="0" w:color="auto"/>
      </w:divBdr>
    </w:div>
    <w:div w:id="1409964877">
      <w:bodyDiv w:val="1"/>
      <w:marLeft w:val="0"/>
      <w:marRight w:val="0"/>
      <w:marTop w:val="0"/>
      <w:marBottom w:val="0"/>
      <w:divBdr>
        <w:top w:val="none" w:sz="0" w:space="0" w:color="auto"/>
        <w:left w:val="none" w:sz="0" w:space="0" w:color="auto"/>
        <w:bottom w:val="none" w:sz="0" w:space="0" w:color="auto"/>
        <w:right w:val="none" w:sz="0" w:space="0" w:color="auto"/>
      </w:divBdr>
    </w:div>
    <w:div w:id="1418358675">
      <w:bodyDiv w:val="1"/>
      <w:marLeft w:val="0"/>
      <w:marRight w:val="0"/>
      <w:marTop w:val="0"/>
      <w:marBottom w:val="0"/>
      <w:divBdr>
        <w:top w:val="none" w:sz="0" w:space="0" w:color="auto"/>
        <w:left w:val="none" w:sz="0" w:space="0" w:color="auto"/>
        <w:bottom w:val="none" w:sz="0" w:space="0" w:color="auto"/>
        <w:right w:val="none" w:sz="0" w:space="0" w:color="auto"/>
      </w:divBdr>
    </w:div>
    <w:div w:id="1422944989">
      <w:bodyDiv w:val="1"/>
      <w:marLeft w:val="0"/>
      <w:marRight w:val="0"/>
      <w:marTop w:val="0"/>
      <w:marBottom w:val="0"/>
      <w:divBdr>
        <w:top w:val="none" w:sz="0" w:space="0" w:color="auto"/>
        <w:left w:val="none" w:sz="0" w:space="0" w:color="auto"/>
        <w:bottom w:val="none" w:sz="0" w:space="0" w:color="auto"/>
        <w:right w:val="none" w:sz="0" w:space="0" w:color="auto"/>
      </w:divBdr>
      <w:divsChild>
        <w:div w:id="14113938">
          <w:marLeft w:val="0"/>
          <w:marRight w:val="0"/>
          <w:marTop w:val="0"/>
          <w:marBottom w:val="0"/>
          <w:divBdr>
            <w:top w:val="none" w:sz="0" w:space="0" w:color="auto"/>
            <w:left w:val="none" w:sz="0" w:space="0" w:color="auto"/>
            <w:bottom w:val="none" w:sz="0" w:space="0" w:color="auto"/>
            <w:right w:val="none" w:sz="0" w:space="0" w:color="auto"/>
          </w:divBdr>
          <w:divsChild>
            <w:div w:id="240453590">
              <w:marLeft w:val="0"/>
              <w:marRight w:val="0"/>
              <w:marTop w:val="0"/>
              <w:marBottom w:val="0"/>
              <w:divBdr>
                <w:top w:val="none" w:sz="0" w:space="0" w:color="auto"/>
                <w:left w:val="none" w:sz="0" w:space="0" w:color="auto"/>
                <w:bottom w:val="none" w:sz="0" w:space="0" w:color="auto"/>
                <w:right w:val="none" w:sz="0" w:space="0" w:color="auto"/>
              </w:divBdr>
            </w:div>
            <w:div w:id="873150114">
              <w:marLeft w:val="0"/>
              <w:marRight w:val="0"/>
              <w:marTop w:val="0"/>
              <w:marBottom w:val="0"/>
              <w:divBdr>
                <w:top w:val="none" w:sz="0" w:space="0" w:color="auto"/>
                <w:left w:val="none" w:sz="0" w:space="0" w:color="auto"/>
                <w:bottom w:val="none" w:sz="0" w:space="0" w:color="auto"/>
                <w:right w:val="none" w:sz="0" w:space="0" w:color="auto"/>
              </w:divBdr>
            </w:div>
            <w:div w:id="960692375">
              <w:marLeft w:val="0"/>
              <w:marRight w:val="0"/>
              <w:marTop w:val="0"/>
              <w:marBottom w:val="0"/>
              <w:divBdr>
                <w:top w:val="none" w:sz="0" w:space="0" w:color="auto"/>
                <w:left w:val="none" w:sz="0" w:space="0" w:color="auto"/>
                <w:bottom w:val="none" w:sz="0" w:space="0" w:color="auto"/>
                <w:right w:val="none" w:sz="0" w:space="0" w:color="auto"/>
              </w:divBdr>
            </w:div>
            <w:div w:id="2065518674">
              <w:marLeft w:val="0"/>
              <w:marRight w:val="0"/>
              <w:marTop w:val="0"/>
              <w:marBottom w:val="0"/>
              <w:divBdr>
                <w:top w:val="none" w:sz="0" w:space="0" w:color="auto"/>
                <w:left w:val="none" w:sz="0" w:space="0" w:color="auto"/>
                <w:bottom w:val="none" w:sz="0" w:space="0" w:color="auto"/>
                <w:right w:val="none" w:sz="0" w:space="0" w:color="auto"/>
              </w:divBdr>
            </w:div>
          </w:divsChild>
        </w:div>
        <w:div w:id="94519979">
          <w:marLeft w:val="0"/>
          <w:marRight w:val="0"/>
          <w:marTop w:val="0"/>
          <w:marBottom w:val="0"/>
          <w:divBdr>
            <w:top w:val="none" w:sz="0" w:space="0" w:color="auto"/>
            <w:left w:val="none" w:sz="0" w:space="0" w:color="auto"/>
            <w:bottom w:val="none" w:sz="0" w:space="0" w:color="auto"/>
            <w:right w:val="none" w:sz="0" w:space="0" w:color="auto"/>
          </w:divBdr>
          <w:divsChild>
            <w:div w:id="104427147">
              <w:marLeft w:val="0"/>
              <w:marRight w:val="0"/>
              <w:marTop w:val="0"/>
              <w:marBottom w:val="0"/>
              <w:divBdr>
                <w:top w:val="none" w:sz="0" w:space="0" w:color="auto"/>
                <w:left w:val="none" w:sz="0" w:space="0" w:color="auto"/>
                <w:bottom w:val="none" w:sz="0" w:space="0" w:color="auto"/>
                <w:right w:val="none" w:sz="0" w:space="0" w:color="auto"/>
              </w:divBdr>
            </w:div>
            <w:div w:id="290744830">
              <w:marLeft w:val="0"/>
              <w:marRight w:val="0"/>
              <w:marTop w:val="0"/>
              <w:marBottom w:val="0"/>
              <w:divBdr>
                <w:top w:val="none" w:sz="0" w:space="0" w:color="auto"/>
                <w:left w:val="none" w:sz="0" w:space="0" w:color="auto"/>
                <w:bottom w:val="none" w:sz="0" w:space="0" w:color="auto"/>
                <w:right w:val="none" w:sz="0" w:space="0" w:color="auto"/>
              </w:divBdr>
            </w:div>
            <w:div w:id="302783455">
              <w:marLeft w:val="0"/>
              <w:marRight w:val="0"/>
              <w:marTop w:val="0"/>
              <w:marBottom w:val="0"/>
              <w:divBdr>
                <w:top w:val="none" w:sz="0" w:space="0" w:color="auto"/>
                <w:left w:val="none" w:sz="0" w:space="0" w:color="auto"/>
                <w:bottom w:val="none" w:sz="0" w:space="0" w:color="auto"/>
                <w:right w:val="none" w:sz="0" w:space="0" w:color="auto"/>
              </w:divBdr>
            </w:div>
            <w:div w:id="426771695">
              <w:marLeft w:val="0"/>
              <w:marRight w:val="0"/>
              <w:marTop w:val="0"/>
              <w:marBottom w:val="0"/>
              <w:divBdr>
                <w:top w:val="none" w:sz="0" w:space="0" w:color="auto"/>
                <w:left w:val="none" w:sz="0" w:space="0" w:color="auto"/>
                <w:bottom w:val="none" w:sz="0" w:space="0" w:color="auto"/>
                <w:right w:val="none" w:sz="0" w:space="0" w:color="auto"/>
              </w:divBdr>
            </w:div>
            <w:div w:id="462968875">
              <w:marLeft w:val="0"/>
              <w:marRight w:val="0"/>
              <w:marTop w:val="0"/>
              <w:marBottom w:val="0"/>
              <w:divBdr>
                <w:top w:val="none" w:sz="0" w:space="0" w:color="auto"/>
                <w:left w:val="none" w:sz="0" w:space="0" w:color="auto"/>
                <w:bottom w:val="none" w:sz="0" w:space="0" w:color="auto"/>
                <w:right w:val="none" w:sz="0" w:space="0" w:color="auto"/>
              </w:divBdr>
            </w:div>
            <w:div w:id="465778740">
              <w:marLeft w:val="0"/>
              <w:marRight w:val="0"/>
              <w:marTop w:val="0"/>
              <w:marBottom w:val="0"/>
              <w:divBdr>
                <w:top w:val="none" w:sz="0" w:space="0" w:color="auto"/>
                <w:left w:val="none" w:sz="0" w:space="0" w:color="auto"/>
                <w:bottom w:val="none" w:sz="0" w:space="0" w:color="auto"/>
                <w:right w:val="none" w:sz="0" w:space="0" w:color="auto"/>
              </w:divBdr>
            </w:div>
            <w:div w:id="517737249">
              <w:marLeft w:val="0"/>
              <w:marRight w:val="0"/>
              <w:marTop w:val="0"/>
              <w:marBottom w:val="0"/>
              <w:divBdr>
                <w:top w:val="none" w:sz="0" w:space="0" w:color="auto"/>
                <w:left w:val="none" w:sz="0" w:space="0" w:color="auto"/>
                <w:bottom w:val="none" w:sz="0" w:space="0" w:color="auto"/>
                <w:right w:val="none" w:sz="0" w:space="0" w:color="auto"/>
              </w:divBdr>
            </w:div>
            <w:div w:id="571161691">
              <w:marLeft w:val="0"/>
              <w:marRight w:val="0"/>
              <w:marTop w:val="0"/>
              <w:marBottom w:val="0"/>
              <w:divBdr>
                <w:top w:val="none" w:sz="0" w:space="0" w:color="auto"/>
                <w:left w:val="none" w:sz="0" w:space="0" w:color="auto"/>
                <w:bottom w:val="none" w:sz="0" w:space="0" w:color="auto"/>
                <w:right w:val="none" w:sz="0" w:space="0" w:color="auto"/>
              </w:divBdr>
            </w:div>
            <w:div w:id="641737374">
              <w:marLeft w:val="0"/>
              <w:marRight w:val="0"/>
              <w:marTop w:val="0"/>
              <w:marBottom w:val="0"/>
              <w:divBdr>
                <w:top w:val="none" w:sz="0" w:space="0" w:color="auto"/>
                <w:left w:val="none" w:sz="0" w:space="0" w:color="auto"/>
                <w:bottom w:val="none" w:sz="0" w:space="0" w:color="auto"/>
                <w:right w:val="none" w:sz="0" w:space="0" w:color="auto"/>
              </w:divBdr>
            </w:div>
            <w:div w:id="726493977">
              <w:marLeft w:val="0"/>
              <w:marRight w:val="0"/>
              <w:marTop w:val="0"/>
              <w:marBottom w:val="0"/>
              <w:divBdr>
                <w:top w:val="none" w:sz="0" w:space="0" w:color="auto"/>
                <w:left w:val="none" w:sz="0" w:space="0" w:color="auto"/>
                <w:bottom w:val="none" w:sz="0" w:space="0" w:color="auto"/>
                <w:right w:val="none" w:sz="0" w:space="0" w:color="auto"/>
              </w:divBdr>
            </w:div>
            <w:div w:id="759183791">
              <w:marLeft w:val="0"/>
              <w:marRight w:val="0"/>
              <w:marTop w:val="0"/>
              <w:marBottom w:val="0"/>
              <w:divBdr>
                <w:top w:val="none" w:sz="0" w:space="0" w:color="auto"/>
                <w:left w:val="none" w:sz="0" w:space="0" w:color="auto"/>
                <w:bottom w:val="none" w:sz="0" w:space="0" w:color="auto"/>
                <w:right w:val="none" w:sz="0" w:space="0" w:color="auto"/>
              </w:divBdr>
            </w:div>
            <w:div w:id="818227843">
              <w:marLeft w:val="0"/>
              <w:marRight w:val="0"/>
              <w:marTop w:val="0"/>
              <w:marBottom w:val="0"/>
              <w:divBdr>
                <w:top w:val="none" w:sz="0" w:space="0" w:color="auto"/>
                <w:left w:val="none" w:sz="0" w:space="0" w:color="auto"/>
                <w:bottom w:val="none" w:sz="0" w:space="0" w:color="auto"/>
                <w:right w:val="none" w:sz="0" w:space="0" w:color="auto"/>
              </w:divBdr>
            </w:div>
            <w:div w:id="832262363">
              <w:marLeft w:val="0"/>
              <w:marRight w:val="0"/>
              <w:marTop w:val="0"/>
              <w:marBottom w:val="0"/>
              <w:divBdr>
                <w:top w:val="none" w:sz="0" w:space="0" w:color="auto"/>
                <w:left w:val="none" w:sz="0" w:space="0" w:color="auto"/>
                <w:bottom w:val="none" w:sz="0" w:space="0" w:color="auto"/>
                <w:right w:val="none" w:sz="0" w:space="0" w:color="auto"/>
              </w:divBdr>
            </w:div>
            <w:div w:id="867182452">
              <w:marLeft w:val="0"/>
              <w:marRight w:val="0"/>
              <w:marTop w:val="0"/>
              <w:marBottom w:val="0"/>
              <w:divBdr>
                <w:top w:val="none" w:sz="0" w:space="0" w:color="auto"/>
                <w:left w:val="none" w:sz="0" w:space="0" w:color="auto"/>
                <w:bottom w:val="none" w:sz="0" w:space="0" w:color="auto"/>
                <w:right w:val="none" w:sz="0" w:space="0" w:color="auto"/>
              </w:divBdr>
            </w:div>
            <w:div w:id="924612005">
              <w:marLeft w:val="0"/>
              <w:marRight w:val="0"/>
              <w:marTop w:val="0"/>
              <w:marBottom w:val="0"/>
              <w:divBdr>
                <w:top w:val="none" w:sz="0" w:space="0" w:color="auto"/>
                <w:left w:val="none" w:sz="0" w:space="0" w:color="auto"/>
                <w:bottom w:val="none" w:sz="0" w:space="0" w:color="auto"/>
                <w:right w:val="none" w:sz="0" w:space="0" w:color="auto"/>
              </w:divBdr>
            </w:div>
            <w:div w:id="1198813099">
              <w:marLeft w:val="0"/>
              <w:marRight w:val="0"/>
              <w:marTop w:val="0"/>
              <w:marBottom w:val="0"/>
              <w:divBdr>
                <w:top w:val="none" w:sz="0" w:space="0" w:color="auto"/>
                <w:left w:val="none" w:sz="0" w:space="0" w:color="auto"/>
                <w:bottom w:val="none" w:sz="0" w:space="0" w:color="auto"/>
                <w:right w:val="none" w:sz="0" w:space="0" w:color="auto"/>
              </w:divBdr>
            </w:div>
            <w:div w:id="1362706957">
              <w:marLeft w:val="0"/>
              <w:marRight w:val="0"/>
              <w:marTop w:val="0"/>
              <w:marBottom w:val="0"/>
              <w:divBdr>
                <w:top w:val="none" w:sz="0" w:space="0" w:color="auto"/>
                <w:left w:val="none" w:sz="0" w:space="0" w:color="auto"/>
                <w:bottom w:val="none" w:sz="0" w:space="0" w:color="auto"/>
                <w:right w:val="none" w:sz="0" w:space="0" w:color="auto"/>
              </w:divBdr>
            </w:div>
            <w:div w:id="1367103921">
              <w:marLeft w:val="0"/>
              <w:marRight w:val="0"/>
              <w:marTop w:val="0"/>
              <w:marBottom w:val="0"/>
              <w:divBdr>
                <w:top w:val="none" w:sz="0" w:space="0" w:color="auto"/>
                <w:left w:val="none" w:sz="0" w:space="0" w:color="auto"/>
                <w:bottom w:val="none" w:sz="0" w:space="0" w:color="auto"/>
                <w:right w:val="none" w:sz="0" w:space="0" w:color="auto"/>
              </w:divBdr>
            </w:div>
            <w:div w:id="1580677210">
              <w:marLeft w:val="0"/>
              <w:marRight w:val="0"/>
              <w:marTop w:val="0"/>
              <w:marBottom w:val="0"/>
              <w:divBdr>
                <w:top w:val="none" w:sz="0" w:space="0" w:color="auto"/>
                <w:left w:val="none" w:sz="0" w:space="0" w:color="auto"/>
                <w:bottom w:val="none" w:sz="0" w:space="0" w:color="auto"/>
                <w:right w:val="none" w:sz="0" w:space="0" w:color="auto"/>
              </w:divBdr>
            </w:div>
            <w:div w:id="1708603460">
              <w:marLeft w:val="0"/>
              <w:marRight w:val="0"/>
              <w:marTop w:val="0"/>
              <w:marBottom w:val="0"/>
              <w:divBdr>
                <w:top w:val="none" w:sz="0" w:space="0" w:color="auto"/>
                <w:left w:val="none" w:sz="0" w:space="0" w:color="auto"/>
                <w:bottom w:val="none" w:sz="0" w:space="0" w:color="auto"/>
                <w:right w:val="none" w:sz="0" w:space="0" w:color="auto"/>
              </w:divBdr>
            </w:div>
            <w:div w:id="1885939957">
              <w:marLeft w:val="0"/>
              <w:marRight w:val="0"/>
              <w:marTop w:val="0"/>
              <w:marBottom w:val="0"/>
              <w:divBdr>
                <w:top w:val="none" w:sz="0" w:space="0" w:color="auto"/>
                <w:left w:val="none" w:sz="0" w:space="0" w:color="auto"/>
                <w:bottom w:val="none" w:sz="0" w:space="0" w:color="auto"/>
                <w:right w:val="none" w:sz="0" w:space="0" w:color="auto"/>
              </w:divBdr>
            </w:div>
            <w:div w:id="1890141026">
              <w:marLeft w:val="0"/>
              <w:marRight w:val="0"/>
              <w:marTop w:val="0"/>
              <w:marBottom w:val="0"/>
              <w:divBdr>
                <w:top w:val="none" w:sz="0" w:space="0" w:color="auto"/>
                <w:left w:val="none" w:sz="0" w:space="0" w:color="auto"/>
                <w:bottom w:val="none" w:sz="0" w:space="0" w:color="auto"/>
                <w:right w:val="none" w:sz="0" w:space="0" w:color="auto"/>
              </w:divBdr>
            </w:div>
            <w:div w:id="1895501826">
              <w:marLeft w:val="0"/>
              <w:marRight w:val="0"/>
              <w:marTop w:val="0"/>
              <w:marBottom w:val="0"/>
              <w:divBdr>
                <w:top w:val="none" w:sz="0" w:space="0" w:color="auto"/>
                <w:left w:val="none" w:sz="0" w:space="0" w:color="auto"/>
                <w:bottom w:val="none" w:sz="0" w:space="0" w:color="auto"/>
                <w:right w:val="none" w:sz="0" w:space="0" w:color="auto"/>
              </w:divBdr>
            </w:div>
            <w:div w:id="1916040751">
              <w:marLeft w:val="0"/>
              <w:marRight w:val="0"/>
              <w:marTop w:val="0"/>
              <w:marBottom w:val="0"/>
              <w:divBdr>
                <w:top w:val="none" w:sz="0" w:space="0" w:color="auto"/>
                <w:left w:val="none" w:sz="0" w:space="0" w:color="auto"/>
                <w:bottom w:val="none" w:sz="0" w:space="0" w:color="auto"/>
                <w:right w:val="none" w:sz="0" w:space="0" w:color="auto"/>
              </w:divBdr>
            </w:div>
            <w:div w:id="1940330604">
              <w:marLeft w:val="0"/>
              <w:marRight w:val="0"/>
              <w:marTop w:val="0"/>
              <w:marBottom w:val="0"/>
              <w:divBdr>
                <w:top w:val="none" w:sz="0" w:space="0" w:color="auto"/>
                <w:left w:val="none" w:sz="0" w:space="0" w:color="auto"/>
                <w:bottom w:val="none" w:sz="0" w:space="0" w:color="auto"/>
                <w:right w:val="none" w:sz="0" w:space="0" w:color="auto"/>
              </w:divBdr>
            </w:div>
          </w:divsChild>
        </w:div>
        <w:div w:id="304967546">
          <w:marLeft w:val="0"/>
          <w:marRight w:val="0"/>
          <w:marTop w:val="0"/>
          <w:marBottom w:val="0"/>
          <w:divBdr>
            <w:top w:val="none" w:sz="0" w:space="0" w:color="auto"/>
            <w:left w:val="none" w:sz="0" w:space="0" w:color="auto"/>
            <w:bottom w:val="none" w:sz="0" w:space="0" w:color="auto"/>
            <w:right w:val="none" w:sz="0" w:space="0" w:color="auto"/>
          </w:divBdr>
          <w:divsChild>
            <w:div w:id="930552808">
              <w:marLeft w:val="0"/>
              <w:marRight w:val="0"/>
              <w:marTop w:val="0"/>
              <w:marBottom w:val="0"/>
              <w:divBdr>
                <w:top w:val="none" w:sz="0" w:space="0" w:color="auto"/>
                <w:left w:val="none" w:sz="0" w:space="0" w:color="auto"/>
                <w:bottom w:val="none" w:sz="0" w:space="0" w:color="auto"/>
                <w:right w:val="none" w:sz="0" w:space="0" w:color="auto"/>
              </w:divBdr>
            </w:div>
          </w:divsChild>
        </w:div>
        <w:div w:id="1032149634">
          <w:marLeft w:val="0"/>
          <w:marRight w:val="0"/>
          <w:marTop w:val="0"/>
          <w:marBottom w:val="0"/>
          <w:divBdr>
            <w:top w:val="none" w:sz="0" w:space="0" w:color="auto"/>
            <w:left w:val="none" w:sz="0" w:space="0" w:color="auto"/>
            <w:bottom w:val="none" w:sz="0" w:space="0" w:color="auto"/>
            <w:right w:val="none" w:sz="0" w:space="0" w:color="auto"/>
          </w:divBdr>
          <w:divsChild>
            <w:div w:id="552350700">
              <w:marLeft w:val="0"/>
              <w:marRight w:val="0"/>
              <w:marTop w:val="0"/>
              <w:marBottom w:val="0"/>
              <w:divBdr>
                <w:top w:val="none" w:sz="0" w:space="0" w:color="auto"/>
                <w:left w:val="none" w:sz="0" w:space="0" w:color="auto"/>
                <w:bottom w:val="none" w:sz="0" w:space="0" w:color="auto"/>
                <w:right w:val="none" w:sz="0" w:space="0" w:color="auto"/>
              </w:divBdr>
            </w:div>
            <w:div w:id="1702322884">
              <w:marLeft w:val="0"/>
              <w:marRight w:val="0"/>
              <w:marTop w:val="0"/>
              <w:marBottom w:val="0"/>
              <w:divBdr>
                <w:top w:val="none" w:sz="0" w:space="0" w:color="auto"/>
                <w:left w:val="none" w:sz="0" w:space="0" w:color="auto"/>
                <w:bottom w:val="none" w:sz="0" w:space="0" w:color="auto"/>
                <w:right w:val="none" w:sz="0" w:space="0" w:color="auto"/>
              </w:divBdr>
            </w:div>
            <w:div w:id="2056389167">
              <w:marLeft w:val="0"/>
              <w:marRight w:val="0"/>
              <w:marTop w:val="0"/>
              <w:marBottom w:val="0"/>
              <w:divBdr>
                <w:top w:val="none" w:sz="0" w:space="0" w:color="auto"/>
                <w:left w:val="none" w:sz="0" w:space="0" w:color="auto"/>
                <w:bottom w:val="none" w:sz="0" w:space="0" w:color="auto"/>
                <w:right w:val="none" w:sz="0" w:space="0" w:color="auto"/>
              </w:divBdr>
            </w:div>
          </w:divsChild>
        </w:div>
        <w:div w:id="1630473842">
          <w:marLeft w:val="0"/>
          <w:marRight w:val="0"/>
          <w:marTop w:val="0"/>
          <w:marBottom w:val="0"/>
          <w:divBdr>
            <w:top w:val="none" w:sz="0" w:space="0" w:color="auto"/>
            <w:left w:val="none" w:sz="0" w:space="0" w:color="auto"/>
            <w:bottom w:val="none" w:sz="0" w:space="0" w:color="auto"/>
            <w:right w:val="none" w:sz="0" w:space="0" w:color="auto"/>
          </w:divBdr>
        </w:div>
      </w:divsChild>
    </w:div>
    <w:div w:id="1445685286">
      <w:bodyDiv w:val="1"/>
      <w:marLeft w:val="0"/>
      <w:marRight w:val="0"/>
      <w:marTop w:val="0"/>
      <w:marBottom w:val="0"/>
      <w:divBdr>
        <w:top w:val="none" w:sz="0" w:space="0" w:color="auto"/>
        <w:left w:val="none" w:sz="0" w:space="0" w:color="auto"/>
        <w:bottom w:val="none" w:sz="0" w:space="0" w:color="auto"/>
        <w:right w:val="none" w:sz="0" w:space="0" w:color="auto"/>
      </w:divBdr>
      <w:divsChild>
        <w:div w:id="17873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3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5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68598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41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1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96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735031">
      <w:bodyDiv w:val="1"/>
      <w:marLeft w:val="0"/>
      <w:marRight w:val="0"/>
      <w:marTop w:val="0"/>
      <w:marBottom w:val="0"/>
      <w:divBdr>
        <w:top w:val="none" w:sz="0" w:space="0" w:color="auto"/>
        <w:left w:val="none" w:sz="0" w:space="0" w:color="auto"/>
        <w:bottom w:val="none" w:sz="0" w:space="0" w:color="auto"/>
        <w:right w:val="none" w:sz="0" w:space="0" w:color="auto"/>
      </w:divBdr>
    </w:div>
    <w:div w:id="1462915455">
      <w:bodyDiv w:val="1"/>
      <w:marLeft w:val="0"/>
      <w:marRight w:val="0"/>
      <w:marTop w:val="0"/>
      <w:marBottom w:val="0"/>
      <w:divBdr>
        <w:top w:val="none" w:sz="0" w:space="0" w:color="auto"/>
        <w:left w:val="none" w:sz="0" w:space="0" w:color="auto"/>
        <w:bottom w:val="none" w:sz="0" w:space="0" w:color="auto"/>
        <w:right w:val="none" w:sz="0" w:space="0" w:color="auto"/>
      </w:divBdr>
    </w:div>
    <w:div w:id="1473594361">
      <w:bodyDiv w:val="1"/>
      <w:marLeft w:val="0"/>
      <w:marRight w:val="0"/>
      <w:marTop w:val="0"/>
      <w:marBottom w:val="0"/>
      <w:divBdr>
        <w:top w:val="none" w:sz="0" w:space="0" w:color="auto"/>
        <w:left w:val="none" w:sz="0" w:space="0" w:color="auto"/>
        <w:bottom w:val="none" w:sz="0" w:space="0" w:color="auto"/>
        <w:right w:val="none" w:sz="0" w:space="0" w:color="auto"/>
      </w:divBdr>
    </w:div>
    <w:div w:id="1489325474">
      <w:bodyDiv w:val="1"/>
      <w:marLeft w:val="0"/>
      <w:marRight w:val="0"/>
      <w:marTop w:val="0"/>
      <w:marBottom w:val="0"/>
      <w:divBdr>
        <w:top w:val="none" w:sz="0" w:space="0" w:color="auto"/>
        <w:left w:val="none" w:sz="0" w:space="0" w:color="auto"/>
        <w:bottom w:val="none" w:sz="0" w:space="0" w:color="auto"/>
        <w:right w:val="none" w:sz="0" w:space="0" w:color="auto"/>
      </w:divBdr>
    </w:div>
    <w:div w:id="1524830924">
      <w:bodyDiv w:val="1"/>
      <w:marLeft w:val="0"/>
      <w:marRight w:val="0"/>
      <w:marTop w:val="0"/>
      <w:marBottom w:val="0"/>
      <w:divBdr>
        <w:top w:val="none" w:sz="0" w:space="0" w:color="auto"/>
        <w:left w:val="none" w:sz="0" w:space="0" w:color="auto"/>
        <w:bottom w:val="none" w:sz="0" w:space="0" w:color="auto"/>
        <w:right w:val="none" w:sz="0" w:space="0" w:color="auto"/>
      </w:divBdr>
    </w:div>
    <w:div w:id="1642230727">
      <w:bodyDiv w:val="1"/>
      <w:marLeft w:val="0"/>
      <w:marRight w:val="0"/>
      <w:marTop w:val="0"/>
      <w:marBottom w:val="0"/>
      <w:divBdr>
        <w:top w:val="none" w:sz="0" w:space="0" w:color="auto"/>
        <w:left w:val="none" w:sz="0" w:space="0" w:color="auto"/>
        <w:bottom w:val="none" w:sz="0" w:space="0" w:color="auto"/>
        <w:right w:val="none" w:sz="0" w:space="0" w:color="auto"/>
      </w:divBdr>
    </w:div>
    <w:div w:id="1702513041">
      <w:bodyDiv w:val="1"/>
      <w:marLeft w:val="0"/>
      <w:marRight w:val="0"/>
      <w:marTop w:val="0"/>
      <w:marBottom w:val="0"/>
      <w:divBdr>
        <w:top w:val="none" w:sz="0" w:space="0" w:color="auto"/>
        <w:left w:val="none" w:sz="0" w:space="0" w:color="auto"/>
        <w:bottom w:val="none" w:sz="0" w:space="0" w:color="auto"/>
        <w:right w:val="none" w:sz="0" w:space="0" w:color="auto"/>
      </w:divBdr>
    </w:div>
    <w:div w:id="1744375856">
      <w:bodyDiv w:val="1"/>
      <w:marLeft w:val="0"/>
      <w:marRight w:val="0"/>
      <w:marTop w:val="0"/>
      <w:marBottom w:val="0"/>
      <w:divBdr>
        <w:top w:val="none" w:sz="0" w:space="0" w:color="auto"/>
        <w:left w:val="none" w:sz="0" w:space="0" w:color="auto"/>
        <w:bottom w:val="none" w:sz="0" w:space="0" w:color="auto"/>
        <w:right w:val="none" w:sz="0" w:space="0" w:color="auto"/>
      </w:divBdr>
    </w:div>
    <w:div w:id="1750421542">
      <w:bodyDiv w:val="1"/>
      <w:marLeft w:val="0"/>
      <w:marRight w:val="0"/>
      <w:marTop w:val="0"/>
      <w:marBottom w:val="0"/>
      <w:divBdr>
        <w:top w:val="none" w:sz="0" w:space="0" w:color="auto"/>
        <w:left w:val="none" w:sz="0" w:space="0" w:color="auto"/>
        <w:bottom w:val="none" w:sz="0" w:space="0" w:color="auto"/>
        <w:right w:val="none" w:sz="0" w:space="0" w:color="auto"/>
      </w:divBdr>
    </w:div>
    <w:div w:id="1814760008">
      <w:bodyDiv w:val="1"/>
      <w:marLeft w:val="0"/>
      <w:marRight w:val="0"/>
      <w:marTop w:val="0"/>
      <w:marBottom w:val="0"/>
      <w:divBdr>
        <w:top w:val="none" w:sz="0" w:space="0" w:color="auto"/>
        <w:left w:val="none" w:sz="0" w:space="0" w:color="auto"/>
        <w:bottom w:val="none" w:sz="0" w:space="0" w:color="auto"/>
        <w:right w:val="none" w:sz="0" w:space="0" w:color="auto"/>
      </w:divBdr>
    </w:div>
    <w:div w:id="1825120771">
      <w:bodyDiv w:val="1"/>
      <w:marLeft w:val="0"/>
      <w:marRight w:val="0"/>
      <w:marTop w:val="0"/>
      <w:marBottom w:val="0"/>
      <w:divBdr>
        <w:top w:val="none" w:sz="0" w:space="0" w:color="auto"/>
        <w:left w:val="none" w:sz="0" w:space="0" w:color="auto"/>
        <w:bottom w:val="none" w:sz="0" w:space="0" w:color="auto"/>
        <w:right w:val="none" w:sz="0" w:space="0" w:color="auto"/>
      </w:divBdr>
      <w:divsChild>
        <w:div w:id="507982194">
          <w:marLeft w:val="0"/>
          <w:marRight w:val="0"/>
          <w:marTop w:val="0"/>
          <w:marBottom w:val="0"/>
          <w:divBdr>
            <w:top w:val="none" w:sz="0" w:space="0" w:color="auto"/>
            <w:left w:val="none" w:sz="0" w:space="0" w:color="auto"/>
            <w:bottom w:val="none" w:sz="0" w:space="0" w:color="auto"/>
            <w:right w:val="none" w:sz="0" w:space="0" w:color="auto"/>
          </w:divBdr>
          <w:divsChild>
            <w:div w:id="1249851003">
              <w:marLeft w:val="0"/>
              <w:marRight w:val="0"/>
              <w:marTop w:val="0"/>
              <w:marBottom w:val="0"/>
              <w:divBdr>
                <w:top w:val="none" w:sz="0" w:space="0" w:color="auto"/>
                <w:left w:val="none" w:sz="0" w:space="0" w:color="auto"/>
                <w:bottom w:val="none" w:sz="0" w:space="0" w:color="auto"/>
                <w:right w:val="none" w:sz="0" w:space="0" w:color="auto"/>
              </w:divBdr>
              <w:divsChild>
                <w:div w:id="1764452224">
                  <w:marLeft w:val="0"/>
                  <w:marRight w:val="0"/>
                  <w:marTop w:val="0"/>
                  <w:marBottom w:val="0"/>
                  <w:divBdr>
                    <w:top w:val="none" w:sz="0" w:space="0" w:color="auto"/>
                    <w:left w:val="none" w:sz="0" w:space="0" w:color="auto"/>
                    <w:bottom w:val="none" w:sz="0" w:space="0" w:color="auto"/>
                    <w:right w:val="none" w:sz="0" w:space="0" w:color="auto"/>
                  </w:divBdr>
                  <w:divsChild>
                    <w:div w:id="20472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1913">
          <w:marLeft w:val="0"/>
          <w:marRight w:val="0"/>
          <w:marTop w:val="0"/>
          <w:marBottom w:val="0"/>
          <w:divBdr>
            <w:top w:val="none" w:sz="0" w:space="0" w:color="auto"/>
            <w:left w:val="none" w:sz="0" w:space="0" w:color="auto"/>
            <w:bottom w:val="none" w:sz="0" w:space="0" w:color="auto"/>
            <w:right w:val="none" w:sz="0" w:space="0" w:color="auto"/>
          </w:divBdr>
          <w:divsChild>
            <w:div w:id="1386561816">
              <w:marLeft w:val="0"/>
              <w:marRight w:val="0"/>
              <w:marTop w:val="0"/>
              <w:marBottom w:val="0"/>
              <w:divBdr>
                <w:top w:val="none" w:sz="0" w:space="0" w:color="auto"/>
                <w:left w:val="none" w:sz="0" w:space="0" w:color="auto"/>
                <w:bottom w:val="none" w:sz="0" w:space="0" w:color="auto"/>
                <w:right w:val="none" w:sz="0" w:space="0" w:color="auto"/>
              </w:divBdr>
              <w:divsChild>
                <w:div w:id="1738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35512">
      <w:bodyDiv w:val="1"/>
      <w:marLeft w:val="0"/>
      <w:marRight w:val="0"/>
      <w:marTop w:val="0"/>
      <w:marBottom w:val="0"/>
      <w:divBdr>
        <w:top w:val="none" w:sz="0" w:space="0" w:color="auto"/>
        <w:left w:val="none" w:sz="0" w:space="0" w:color="auto"/>
        <w:bottom w:val="none" w:sz="0" w:space="0" w:color="auto"/>
        <w:right w:val="none" w:sz="0" w:space="0" w:color="auto"/>
      </w:divBdr>
    </w:div>
    <w:div w:id="1839424492">
      <w:bodyDiv w:val="1"/>
      <w:marLeft w:val="0"/>
      <w:marRight w:val="0"/>
      <w:marTop w:val="0"/>
      <w:marBottom w:val="0"/>
      <w:divBdr>
        <w:top w:val="none" w:sz="0" w:space="0" w:color="auto"/>
        <w:left w:val="none" w:sz="0" w:space="0" w:color="auto"/>
        <w:bottom w:val="none" w:sz="0" w:space="0" w:color="auto"/>
        <w:right w:val="none" w:sz="0" w:space="0" w:color="auto"/>
      </w:divBdr>
    </w:div>
    <w:div w:id="1849252136">
      <w:bodyDiv w:val="1"/>
      <w:marLeft w:val="0"/>
      <w:marRight w:val="0"/>
      <w:marTop w:val="0"/>
      <w:marBottom w:val="0"/>
      <w:divBdr>
        <w:top w:val="none" w:sz="0" w:space="0" w:color="auto"/>
        <w:left w:val="none" w:sz="0" w:space="0" w:color="auto"/>
        <w:bottom w:val="none" w:sz="0" w:space="0" w:color="auto"/>
        <w:right w:val="none" w:sz="0" w:space="0" w:color="auto"/>
      </w:divBdr>
    </w:div>
    <w:div w:id="1900363953">
      <w:bodyDiv w:val="1"/>
      <w:marLeft w:val="0"/>
      <w:marRight w:val="0"/>
      <w:marTop w:val="0"/>
      <w:marBottom w:val="0"/>
      <w:divBdr>
        <w:top w:val="none" w:sz="0" w:space="0" w:color="auto"/>
        <w:left w:val="none" w:sz="0" w:space="0" w:color="auto"/>
        <w:bottom w:val="none" w:sz="0" w:space="0" w:color="auto"/>
        <w:right w:val="none" w:sz="0" w:space="0" w:color="auto"/>
      </w:divBdr>
    </w:div>
    <w:div w:id="1908343903">
      <w:bodyDiv w:val="1"/>
      <w:marLeft w:val="0"/>
      <w:marRight w:val="0"/>
      <w:marTop w:val="0"/>
      <w:marBottom w:val="0"/>
      <w:divBdr>
        <w:top w:val="none" w:sz="0" w:space="0" w:color="auto"/>
        <w:left w:val="none" w:sz="0" w:space="0" w:color="auto"/>
        <w:bottom w:val="none" w:sz="0" w:space="0" w:color="auto"/>
        <w:right w:val="none" w:sz="0" w:space="0" w:color="auto"/>
      </w:divBdr>
    </w:div>
    <w:div w:id="1928265803">
      <w:bodyDiv w:val="1"/>
      <w:marLeft w:val="0"/>
      <w:marRight w:val="0"/>
      <w:marTop w:val="0"/>
      <w:marBottom w:val="0"/>
      <w:divBdr>
        <w:top w:val="none" w:sz="0" w:space="0" w:color="auto"/>
        <w:left w:val="none" w:sz="0" w:space="0" w:color="auto"/>
        <w:bottom w:val="none" w:sz="0" w:space="0" w:color="auto"/>
        <w:right w:val="none" w:sz="0" w:space="0" w:color="auto"/>
      </w:divBdr>
    </w:div>
    <w:div w:id="2024939795">
      <w:bodyDiv w:val="1"/>
      <w:marLeft w:val="0"/>
      <w:marRight w:val="0"/>
      <w:marTop w:val="0"/>
      <w:marBottom w:val="0"/>
      <w:divBdr>
        <w:top w:val="none" w:sz="0" w:space="0" w:color="auto"/>
        <w:left w:val="none" w:sz="0" w:space="0" w:color="auto"/>
        <w:bottom w:val="none" w:sz="0" w:space="0" w:color="auto"/>
        <w:right w:val="none" w:sz="0" w:space="0" w:color="auto"/>
      </w:divBdr>
    </w:div>
    <w:div w:id="2031490903">
      <w:bodyDiv w:val="1"/>
      <w:marLeft w:val="0"/>
      <w:marRight w:val="0"/>
      <w:marTop w:val="0"/>
      <w:marBottom w:val="0"/>
      <w:divBdr>
        <w:top w:val="none" w:sz="0" w:space="0" w:color="auto"/>
        <w:left w:val="none" w:sz="0" w:space="0" w:color="auto"/>
        <w:bottom w:val="none" w:sz="0" w:space="0" w:color="auto"/>
        <w:right w:val="none" w:sz="0" w:space="0" w:color="auto"/>
      </w:divBdr>
    </w:div>
    <w:div w:id="2044938098">
      <w:bodyDiv w:val="1"/>
      <w:marLeft w:val="0"/>
      <w:marRight w:val="0"/>
      <w:marTop w:val="0"/>
      <w:marBottom w:val="0"/>
      <w:divBdr>
        <w:top w:val="none" w:sz="0" w:space="0" w:color="auto"/>
        <w:left w:val="none" w:sz="0" w:space="0" w:color="auto"/>
        <w:bottom w:val="none" w:sz="0" w:space="0" w:color="auto"/>
        <w:right w:val="none" w:sz="0" w:space="0" w:color="auto"/>
      </w:divBdr>
    </w:div>
    <w:div w:id="2050062113">
      <w:bodyDiv w:val="1"/>
      <w:marLeft w:val="0"/>
      <w:marRight w:val="0"/>
      <w:marTop w:val="0"/>
      <w:marBottom w:val="0"/>
      <w:divBdr>
        <w:top w:val="none" w:sz="0" w:space="0" w:color="auto"/>
        <w:left w:val="none" w:sz="0" w:space="0" w:color="auto"/>
        <w:bottom w:val="none" w:sz="0" w:space="0" w:color="auto"/>
        <w:right w:val="none" w:sz="0" w:space="0" w:color="auto"/>
      </w:divBdr>
      <w:divsChild>
        <w:div w:id="926228315">
          <w:marLeft w:val="0"/>
          <w:marRight w:val="0"/>
          <w:marTop w:val="0"/>
          <w:marBottom w:val="0"/>
          <w:divBdr>
            <w:top w:val="none" w:sz="0" w:space="0" w:color="auto"/>
            <w:left w:val="none" w:sz="0" w:space="0" w:color="auto"/>
            <w:bottom w:val="none" w:sz="0" w:space="0" w:color="auto"/>
            <w:right w:val="none" w:sz="0" w:space="0" w:color="auto"/>
          </w:divBdr>
          <w:divsChild>
            <w:div w:id="918290907">
              <w:marLeft w:val="0"/>
              <w:marRight w:val="0"/>
              <w:marTop w:val="0"/>
              <w:marBottom w:val="0"/>
              <w:divBdr>
                <w:top w:val="none" w:sz="0" w:space="0" w:color="auto"/>
                <w:left w:val="none" w:sz="0" w:space="0" w:color="auto"/>
                <w:bottom w:val="none" w:sz="0" w:space="0" w:color="auto"/>
                <w:right w:val="none" w:sz="0" w:space="0" w:color="auto"/>
              </w:divBdr>
              <w:divsChild>
                <w:div w:id="188182651">
                  <w:marLeft w:val="0"/>
                  <w:marRight w:val="0"/>
                  <w:marTop w:val="0"/>
                  <w:marBottom w:val="0"/>
                  <w:divBdr>
                    <w:top w:val="none" w:sz="0" w:space="0" w:color="auto"/>
                    <w:left w:val="none" w:sz="0" w:space="0" w:color="auto"/>
                    <w:bottom w:val="none" w:sz="0" w:space="0" w:color="auto"/>
                    <w:right w:val="none" w:sz="0" w:space="0" w:color="auto"/>
                  </w:divBdr>
                  <w:divsChild>
                    <w:div w:id="476651382">
                      <w:marLeft w:val="0"/>
                      <w:marRight w:val="0"/>
                      <w:marTop w:val="0"/>
                      <w:marBottom w:val="0"/>
                      <w:divBdr>
                        <w:top w:val="none" w:sz="0" w:space="0" w:color="auto"/>
                        <w:left w:val="none" w:sz="0" w:space="0" w:color="auto"/>
                        <w:bottom w:val="none" w:sz="0" w:space="0" w:color="auto"/>
                        <w:right w:val="none" w:sz="0" w:space="0" w:color="auto"/>
                      </w:divBdr>
                      <w:divsChild>
                        <w:div w:id="19794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9211">
          <w:marLeft w:val="0"/>
          <w:marRight w:val="0"/>
          <w:marTop w:val="0"/>
          <w:marBottom w:val="0"/>
          <w:divBdr>
            <w:top w:val="none" w:sz="0" w:space="0" w:color="auto"/>
            <w:left w:val="none" w:sz="0" w:space="0" w:color="auto"/>
            <w:bottom w:val="none" w:sz="0" w:space="0" w:color="auto"/>
            <w:right w:val="none" w:sz="0" w:space="0" w:color="auto"/>
          </w:divBdr>
          <w:divsChild>
            <w:div w:id="930818916">
              <w:marLeft w:val="0"/>
              <w:marRight w:val="0"/>
              <w:marTop w:val="0"/>
              <w:marBottom w:val="0"/>
              <w:divBdr>
                <w:top w:val="none" w:sz="0" w:space="0" w:color="auto"/>
                <w:left w:val="none" w:sz="0" w:space="0" w:color="auto"/>
                <w:bottom w:val="none" w:sz="0" w:space="0" w:color="auto"/>
                <w:right w:val="none" w:sz="0" w:space="0" w:color="auto"/>
              </w:divBdr>
              <w:divsChild>
                <w:div w:id="1160001121">
                  <w:marLeft w:val="0"/>
                  <w:marRight w:val="0"/>
                  <w:marTop w:val="0"/>
                  <w:marBottom w:val="0"/>
                  <w:divBdr>
                    <w:top w:val="none" w:sz="0" w:space="0" w:color="auto"/>
                    <w:left w:val="none" w:sz="0" w:space="0" w:color="auto"/>
                    <w:bottom w:val="none" w:sz="0" w:space="0" w:color="auto"/>
                    <w:right w:val="none" w:sz="0" w:space="0" w:color="auto"/>
                  </w:divBdr>
                  <w:divsChild>
                    <w:div w:id="1115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247020">
      <w:bodyDiv w:val="1"/>
      <w:marLeft w:val="0"/>
      <w:marRight w:val="0"/>
      <w:marTop w:val="0"/>
      <w:marBottom w:val="0"/>
      <w:divBdr>
        <w:top w:val="none" w:sz="0" w:space="0" w:color="auto"/>
        <w:left w:val="none" w:sz="0" w:space="0" w:color="auto"/>
        <w:bottom w:val="none" w:sz="0" w:space="0" w:color="auto"/>
        <w:right w:val="none" w:sz="0" w:space="0" w:color="auto"/>
      </w:divBdr>
      <w:divsChild>
        <w:div w:id="654576644">
          <w:marLeft w:val="0"/>
          <w:marRight w:val="0"/>
          <w:marTop w:val="0"/>
          <w:marBottom w:val="0"/>
          <w:divBdr>
            <w:top w:val="none" w:sz="0" w:space="0" w:color="auto"/>
            <w:left w:val="none" w:sz="0" w:space="0" w:color="auto"/>
            <w:bottom w:val="none" w:sz="0" w:space="0" w:color="auto"/>
            <w:right w:val="none" w:sz="0" w:space="0" w:color="auto"/>
          </w:divBdr>
          <w:divsChild>
            <w:div w:id="202444518">
              <w:marLeft w:val="0"/>
              <w:marRight w:val="0"/>
              <w:marTop w:val="0"/>
              <w:marBottom w:val="0"/>
              <w:divBdr>
                <w:top w:val="none" w:sz="0" w:space="0" w:color="auto"/>
                <w:left w:val="none" w:sz="0" w:space="0" w:color="auto"/>
                <w:bottom w:val="none" w:sz="0" w:space="0" w:color="auto"/>
                <w:right w:val="none" w:sz="0" w:space="0" w:color="auto"/>
              </w:divBdr>
              <w:divsChild>
                <w:div w:id="204173707">
                  <w:marLeft w:val="0"/>
                  <w:marRight w:val="0"/>
                  <w:marTop w:val="0"/>
                  <w:marBottom w:val="0"/>
                  <w:divBdr>
                    <w:top w:val="none" w:sz="0" w:space="0" w:color="auto"/>
                    <w:left w:val="none" w:sz="0" w:space="0" w:color="auto"/>
                    <w:bottom w:val="none" w:sz="0" w:space="0" w:color="auto"/>
                    <w:right w:val="none" w:sz="0" w:space="0" w:color="auto"/>
                  </w:divBdr>
                  <w:divsChild>
                    <w:div w:id="2007130893">
                      <w:marLeft w:val="0"/>
                      <w:marRight w:val="0"/>
                      <w:marTop w:val="0"/>
                      <w:marBottom w:val="0"/>
                      <w:divBdr>
                        <w:top w:val="none" w:sz="0" w:space="0" w:color="auto"/>
                        <w:left w:val="none" w:sz="0" w:space="0" w:color="auto"/>
                        <w:bottom w:val="none" w:sz="0" w:space="0" w:color="auto"/>
                        <w:right w:val="none" w:sz="0" w:space="0" w:color="auto"/>
                      </w:divBdr>
                      <w:divsChild>
                        <w:div w:id="744306735">
                          <w:marLeft w:val="0"/>
                          <w:marRight w:val="0"/>
                          <w:marTop w:val="0"/>
                          <w:marBottom w:val="0"/>
                          <w:divBdr>
                            <w:top w:val="none" w:sz="0" w:space="0" w:color="auto"/>
                            <w:left w:val="none" w:sz="0" w:space="0" w:color="auto"/>
                            <w:bottom w:val="none" w:sz="0" w:space="0" w:color="auto"/>
                            <w:right w:val="none" w:sz="0" w:space="0" w:color="auto"/>
                          </w:divBdr>
                          <w:divsChild>
                            <w:div w:id="209197669">
                              <w:marLeft w:val="0"/>
                              <w:marRight w:val="0"/>
                              <w:marTop w:val="0"/>
                              <w:marBottom w:val="0"/>
                              <w:divBdr>
                                <w:top w:val="none" w:sz="0" w:space="0" w:color="auto"/>
                                <w:left w:val="none" w:sz="0" w:space="0" w:color="auto"/>
                                <w:bottom w:val="none" w:sz="0" w:space="0" w:color="auto"/>
                                <w:right w:val="none" w:sz="0" w:space="0" w:color="auto"/>
                              </w:divBdr>
                              <w:divsChild>
                                <w:div w:id="1462917887">
                                  <w:marLeft w:val="0"/>
                                  <w:marRight w:val="0"/>
                                  <w:marTop w:val="0"/>
                                  <w:marBottom w:val="0"/>
                                  <w:divBdr>
                                    <w:top w:val="none" w:sz="0" w:space="0" w:color="auto"/>
                                    <w:left w:val="none" w:sz="0" w:space="0" w:color="auto"/>
                                    <w:bottom w:val="none" w:sz="0" w:space="0" w:color="auto"/>
                                    <w:right w:val="none" w:sz="0" w:space="0" w:color="auto"/>
                                  </w:divBdr>
                                  <w:divsChild>
                                    <w:div w:id="9383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8515">
                          <w:marLeft w:val="0"/>
                          <w:marRight w:val="0"/>
                          <w:marTop w:val="0"/>
                          <w:marBottom w:val="0"/>
                          <w:divBdr>
                            <w:top w:val="none" w:sz="0" w:space="0" w:color="auto"/>
                            <w:left w:val="none" w:sz="0" w:space="0" w:color="auto"/>
                            <w:bottom w:val="none" w:sz="0" w:space="0" w:color="auto"/>
                            <w:right w:val="none" w:sz="0" w:space="0" w:color="auto"/>
                          </w:divBdr>
                          <w:divsChild>
                            <w:div w:id="1593398057">
                              <w:marLeft w:val="0"/>
                              <w:marRight w:val="0"/>
                              <w:marTop w:val="0"/>
                              <w:marBottom w:val="0"/>
                              <w:divBdr>
                                <w:top w:val="none" w:sz="0" w:space="0" w:color="auto"/>
                                <w:left w:val="none" w:sz="0" w:space="0" w:color="auto"/>
                                <w:bottom w:val="none" w:sz="0" w:space="0" w:color="auto"/>
                                <w:right w:val="none" w:sz="0" w:space="0" w:color="auto"/>
                              </w:divBdr>
                              <w:divsChild>
                                <w:div w:id="1317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944212">
      <w:bodyDiv w:val="1"/>
      <w:marLeft w:val="0"/>
      <w:marRight w:val="0"/>
      <w:marTop w:val="0"/>
      <w:marBottom w:val="0"/>
      <w:divBdr>
        <w:top w:val="none" w:sz="0" w:space="0" w:color="auto"/>
        <w:left w:val="none" w:sz="0" w:space="0" w:color="auto"/>
        <w:bottom w:val="none" w:sz="0" w:space="0" w:color="auto"/>
        <w:right w:val="none" w:sz="0" w:space="0" w:color="auto"/>
      </w:divBdr>
    </w:div>
    <w:div w:id="2087720829">
      <w:bodyDiv w:val="1"/>
      <w:marLeft w:val="0"/>
      <w:marRight w:val="0"/>
      <w:marTop w:val="0"/>
      <w:marBottom w:val="0"/>
      <w:divBdr>
        <w:top w:val="none" w:sz="0" w:space="0" w:color="auto"/>
        <w:left w:val="none" w:sz="0" w:space="0" w:color="auto"/>
        <w:bottom w:val="none" w:sz="0" w:space="0" w:color="auto"/>
        <w:right w:val="none" w:sz="0" w:space="0" w:color="auto"/>
      </w:divBdr>
      <w:divsChild>
        <w:div w:id="494210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16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9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9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1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42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64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004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rmofisher.com/antibody/product/Donkey-anti-Chicken-IgY-H-L-Highly-Cross-Adsorbed-Secondary-Antibody-Polyclonal/A78950" TargetMode="External"/><Relationship Id="rId21" Type="http://schemas.openxmlformats.org/officeDocument/2006/relationships/hyperlink" Target="RRID:AB_3086708" TargetMode="External"/><Relationship Id="rId42" Type="http://schemas.openxmlformats.org/officeDocument/2006/relationships/hyperlink" Target="https://www.zeiss.com/microscopy/en/products/software/zeiss-zen.html" TargetMode="External"/><Relationship Id="rId47" Type="http://schemas.openxmlformats.org/officeDocument/2006/relationships/hyperlink" Target="https://bowtie-bio.sourceforge.net/index.shtml" TargetMode="External"/><Relationship Id="rId63" Type="http://schemas.openxmlformats.org/officeDocument/2006/relationships/hyperlink" Target="https://doi.org/10.5281/zenodo.21724125" TargetMode="External"/><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tlasantibodies.com/products/primary-antibodies/triple-a-polyclonals/anti-tia1-antibody-hpa056961/" TargetMode="External"/><Relationship Id="rId29" Type="http://schemas.openxmlformats.org/officeDocument/2006/relationships/hyperlink" Target="https://www.sigmaaldrich.com/PT/en/product/sigma/s6021" TargetMode="External"/><Relationship Id="rId11" Type="http://schemas.microsoft.com/office/2016/09/relationships/commentsIds" Target="commentsIds.xml"/><Relationship Id="rId24" Type="http://schemas.openxmlformats.org/officeDocument/2006/relationships/hyperlink" Target="https://www.thermofisher.com/antibody/product/Donkey-anti-Mouse-IgG-H-L-Highly-Cross-Adsorbed-Secondary-Antibody-Polyclonal/A-21202" TargetMode="External"/><Relationship Id="rId32" Type="http://schemas.openxmlformats.org/officeDocument/2006/relationships/hyperlink" Target="https://www.agilent.com/store/pt_BR/Prod-X090710-8/X090710-8" TargetMode="External"/><Relationship Id="rId37" Type="http://schemas.openxmlformats.org/officeDocument/2006/relationships/hyperlink" Target="https://vectorlabs.com/products/vectashield/?srsltid=AfmBOoqd3FPwDvjWnkaHs4-02AFcfNj2dIlr_zqlpEyMr5wXBmwR6FFE" TargetMode="External"/><Relationship Id="rId40" Type="http://schemas.openxmlformats.org/officeDocument/2006/relationships/hyperlink" Target="https://www.cellosaurus.org/CVCL_0042" TargetMode="External"/><Relationship Id="rId45" Type="http://schemas.openxmlformats.org/officeDocument/2006/relationships/hyperlink" Target="https://www.r-project.org/" TargetMode="External"/><Relationship Id="rId53" Type="http://schemas.openxmlformats.org/officeDocument/2006/relationships/hyperlink" Target="https://vastdb.crg.eu/wiki/Downloads" TargetMode="External"/><Relationship Id="rId58" Type="http://schemas.openxmlformats.org/officeDocument/2006/relationships/image" Target="media/image4.png"/><Relationship Id="rId66" Type="http://schemas.openxmlformats.org/officeDocument/2006/relationships/hyperlink" Target="https://github.com/DiseaseTranscriptomicsLab/CHARM" TargetMode="External"/><Relationship Id="rId5" Type="http://schemas.openxmlformats.org/officeDocument/2006/relationships/webSettings" Target="webSettings.xml"/><Relationship Id="rId61" Type="http://schemas.openxmlformats.org/officeDocument/2006/relationships/image" Target="media/image7.png"/><Relationship Id="rId19" Type="http://schemas.openxmlformats.org/officeDocument/2006/relationships/hyperlink" Target="https://www.antibodyregistry.org/AB_2922431" TargetMode="External"/><Relationship Id="rId14" Type="http://schemas.openxmlformats.org/officeDocument/2006/relationships/hyperlink" Target="https://www.sigmaaldrich.com/PT/en/product/sigma/hpa004052?srsltid=AfmBOoqfSwXW7nPM0OM0P4x5j5fc4xYyM8QhR_tEeujTy9vxy9YmkN1x" TargetMode="External"/><Relationship Id="rId22" Type="http://schemas.openxmlformats.org/officeDocument/2006/relationships/hyperlink" Target="https://www.thermofisher.com/antibody/product/Donkey-anti-Rabbit-IgG-H-L-Highly-Cross-Adsorbed-Secondary-Antibody-Polyclonal/A-31573" TargetMode="External"/><Relationship Id="rId27" Type="http://schemas.openxmlformats.org/officeDocument/2006/relationships/hyperlink" Target="https://www.antibodyregistry.org/AB_2921072" TargetMode="External"/><Relationship Id="rId30" Type="http://schemas.openxmlformats.org/officeDocument/2006/relationships/hyperlink" Target="https://www.sigmaaldrich.com/PT/en/product/mm/309795?srsltid=AfmBOoq26uSOiKaorwUeQSt1i4Riiz7YoBirNQzfddgxl3sjWRkbAueB" TargetMode="External"/><Relationship Id="rId35" Type="http://schemas.openxmlformats.org/officeDocument/2006/relationships/hyperlink" Target="https://www.emsdiasum.com/paraformaldehyde-16-aqueous-sol-em-grade-2?srsltid=AfmBOorc0_i288UIwY4A9xCxhHQJzgoW8otHLyiwyP3UU3oJdDGWTbdf" TargetMode="External"/><Relationship Id="rId43" Type="http://schemas.openxmlformats.org/officeDocument/2006/relationships/hyperlink" Target="https://imaris.oxinst.com/support/imaris-release-notes/" TargetMode="External"/><Relationship Id="rId48" Type="http://schemas.openxmlformats.org/officeDocument/2006/relationships/hyperlink" Target="https://github.com/alexdobin/STAR" TargetMode="External"/><Relationship Id="rId56" Type="http://schemas.openxmlformats.org/officeDocument/2006/relationships/image" Target="media/image2.png"/><Relationship Id="rId64" Type="http://schemas.openxmlformats.org/officeDocument/2006/relationships/hyperlink" Target="https://github.com/DiseaseTranscriptomicsLab/StressGranules" TargetMode="External"/><Relationship Id="rId69" Type="http://schemas.openxmlformats.org/officeDocument/2006/relationships/fontTable" Target="fontTable.xml"/><Relationship Id="rId8" Type="http://schemas.openxmlformats.org/officeDocument/2006/relationships/hyperlink" Target="mailto:alexandre.afonso@gimm.pt" TargetMode="External"/><Relationship Id="rId51" Type="http://schemas.openxmlformats.org/officeDocument/2006/relationships/hyperlink" Target="https://github.com/vastgroup/vast-tools?tab=readme-ov-file"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www.antibodyregistry.org/AB_2683289" TargetMode="External"/><Relationship Id="rId25" Type="http://schemas.openxmlformats.org/officeDocument/2006/relationships/hyperlink" Target="https://www.antibodyregistry.org/AB_141607" TargetMode="External"/><Relationship Id="rId33" Type="http://schemas.openxmlformats.org/officeDocument/2006/relationships/hyperlink" Target="https://www.thermofisher.com/order/catalog/product/21041025" TargetMode="External"/><Relationship Id="rId38" Type="http://schemas.openxmlformats.org/officeDocument/2006/relationships/hyperlink" Target="https://www.avantorsciences.com/no/en/product/564378/vwr-microscope-slides" TargetMode="External"/><Relationship Id="rId46" Type="http://schemas.openxmlformats.org/officeDocument/2006/relationships/hyperlink" Target="https://www.perl.org/" TargetMode="External"/><Relationship Id="rId59" Type="http://schemas.openxmlformats.org/officeDocument/2006/relationships/image" Target="media/image5.png"/><Relationship Id="rId67" Type="http://schemas.openxmlformats.org/officeDocument/2006/relationships/footer" Target="footer1.xml"/><Relationship Id="rId20" Type="http://schemas.openxmlformats.org/officeDocument/2006/relationships/hyperlink" Target="https://www.bio-techne.com/p/antibodies/hsp60-antibody_nbp3-05536" TargetMode="External"/><Relationship Id="rId41" Type="http://schemas.openxmlformats.org/officeDocument/2006/relationships/hyperlink" Target="https://imagej.net/ij/" TargetMode="External"/><Relationship Id="rId54" Type="http://schemas.openxmlformats.org/officeDocument/2006/relationships/hyperlink" Target="http://doi.org/10.5281/zenodo.21724194" TargetMode="External"/><Relationship Id="rId62" Type="http://schemas.openxmlformats.org/officeDocument/2006/relationships/image" Target="media/image8.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ntibodyregistry.org/AB_1849348" TargetMode="External"/><Relationship Id="rId23" Type="http://schemas.openxmlformats.org/officeDocument/2006/relationships/hyperlink" Target="https://www.antibodyregistry.org/AB_2536183" TargetMode="External"/><Relationship Id="rId28" Type="http://schemas.openxmlformats.org/officeDocument/2006/relationships/hyperlink" Target="https://www.sigmaaldrich.com/PT/en/product/sigma/d9542" TargetMode="External"/><Relationship Id="rId36" Type="http://schemas.openxmlformats.org/officeDocument/2006/relationships/hyperlink" Target="https://ecatalog.corning.com/life-sciences/b2c/US/en/Microplates/Assay-Microplates/96-Well-Microplates/Costar%C2%AE-Multiple-Well-Cell-Culture-Plates/p/3524" TargetMode="External"/><Relationship Id="rId49" Type="http://schemas.openxmlformats.org/officeDocument/2006/relationships/hyperlink" Target="http://www.usadellab.org/cms/index.php?page=trimmomatic" TargetMode="External"/><Relationship Id="rId57" Type="http://schemas.openxmlformats.org/officeDocument/2006/relationships/image" Target="media/image3.png"/><Relationship Id="rId10" Type="http://schemas.microsoft.com/office/2011/relationships/commentsExtended" Target="commentsExtended.xml"/><Relationship Id="rId31" Type="http://schemas.openxmlformats.org/officeDocument/2006/relationships/hyperlink" Target="https://www.sigmaaldrich.com/PT/en/product/sigma/t8787?srsltid=AfmBOooR8kid7G3fMSTLtCPQ86mrB7Zz47KyBVq4w50O5X_LJ9vNDqqX" TargetMode="External"/><Relationship Id="rId44" Type="http://schemas.openxmlformats.org/officeDocument/2006/relationships/hyperlink" Target="https://www.microsoft.com/pt-pt/microsoft-365/powerpoint?market=pt" TargetMode="External"/><Relationship Id="rId52" Type="http://schemas.openxmlformats.org/officeDocument/2006/relationships/hyperlink" Target="https://portal.gdc.cancer.gov/" TargetMode="External"/><Relationship Id="rId60" Type="http://schemas.openxmlformats.org/officeDocument/2006/relationships/image" Target="media/image6.png"/><Relationship Id="rId65" Type="http://schemas.openxmlformats.org/officeDocument/2006/relationships/hyperlink" Target="http://doi.org/10.5281/zenodo.21724194" TargetMode="Externa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yperlink" Target="https://www.jenabioscience.com/rna-technologies/rna-analysis-detection/dsrna-detection/rnt-sci-10010-anti-dsrna-monoclonal-j2" TargetMode="External"/><Relationship Id="rId39" Type="http://schemas.openxmlformats.org/officeDocument/2006/relationships/hyperlink" Target="https://www.marienfeld-superior.com/cover-glasses-thickness-no-1-circular.html" TargetMode="External"/><Relationship Id="rId34" Type="http://schemas.openxmlformats.org/officeDocument/2006/relationships/hyperlink" Target="https://www.thermofisher.com/order/catalog/product/A5209401" TargetMode="External"/><Relationship Id="rId50" Type="http://schemas.openxmlformats.org/officeDocument/2006/relationships/hyperlink" Target="https://subread.sourceforge.net/" TargetMode="External"/><Relationship Id="rId55" Type="http://schemas.openxmlformats.org/officeDocument/2006/relationships/hyperlink" Target="https://github.com/DiseaseTranscriptomicsLab/CH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C85E2-8D81-4B89-9A55-1BD7B5561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59</Pages>
  <Words>125745</Words>
  <Characters>716751</Characters>
  <Application>Microsoft Office Word</Application>
  <DocSecurity>0</DocSecurity>
  <Lines>5972</Lines>
  <Paragraphs>1681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de Medicina Molecular</Company>
  <LinksUpToDate>false</LinksUpToDate>
  <CharactersWithSpaces>840815</CharactersWithSpaces>
  <SharedDoc>false</SharedDoc>
  <HLinks>
    <vt:vector size="54" baseType="variant">
      <vt:variant>
        <vt:i4>6881402</vt:i4>
      </vt:variant>
      <vt:variant>
        <vt:i4>873</vt:i4>
      </vt:variant>
      <vt:variant>
        <vt:i4>0</vt:i4>
      </vt:variant>
      <vt:variant>
        <vt:i4>5</vt:i4>
      </vt:variant>
      <vt:variant>
        <vt:lpwstr>https://github.com/DiseaseTranscriptomicsLab/StressGranules</vt:lpwstr>
      </vt:variant>
      <vt:variant>
        <vt:lpwstr/>
      </vt:variant>
      <vt:variant>
        <vt:i4>4522015</vt:i4>
      </vt:variant>
      <vt:variant>
        <vt:i4>867</vt:i4>
      </vt:variant>
      <vt:variant>
        <vt:i4>0</vt:i4>
      </vt:variant>
      <vt:variant>
        <vt:i4>5</vt:i4>
      </vt:variant>
      <vt:variant>
        <vt:lpwstr>https://vastdb.crg.eu/wiki/Downloads</vt:lpwstr>
      </vt:variant>
      <vt:variant>
        <vt:lpwstr/>
      </vt:variant>
      <vt:variant>
        <vt:i4>2752635</vt:i4>
      </vt:variant>
      <vt:variant>
        <vt:i4>861</vt:i4>
      </vt:variant>
      <vt:variant>
        <vt:i4>0</vt:i4>
      </vt:variant>
      <vt:variant>
        <vt:i4>5</vt:i4>
      </vt:variant>
      <vt:variant>
        <vt:lpwstr>https://github.com/vastgroup/vast-tools</vt:lpwstr>
      </vt:variant>
      <vt:variant>
        <vt:lpwstr/>
      </vt:variant>
      <vt:variant>
        <vt:i4>5177391</vt:i4>
      </vt:variant>
      <vt:variant>
        <vt:i4>0</vt:i4>
      </vt:variant>
      <vt:variant>
        <vt:i4>0</vt:i4>
      </vt:variant>
      <vt:variant>
        <vt:i4>5</vt:i4>
      </vt:variant>
      <vt:variant>
        <vt:lpwstr>mailto:alexandre.afonso@gimm.pt</vt:lpwstr>
      </vt:variant>
      <vt:variant>
        <vt:lpwstr/>
      </vt:variant>
      <vt:variant>
        <vt:i4>196694</vt:i4>
      </vt:variant>
      <vt:variant>
        <vt:i4>12</vt:i4>
      </vt:variant>
      <vt:variant>
        <vt:i4>0</vt:i4>
      </vt:variant>
      <vt:variant>
        <vt:i4>5</vt:i4>
      </vt:variant>
      <vt:variant>
        <vt:lpwstr>https://journals.plos.org/plosbiology/article?id=10.1371/journal.pbio.3000481</vt:lpwstr>
      </vt:variant>
      <vt:variant>
        <vt:lpwstr/>
      </vt:variant>
      <vt:variant>
        <vt:i4>655361</vt:i4>
      </vt:variant>
      <vt:variant>
        <vt:i4>9</vt:i4>
      </vt:variant>
      <vt:variant>
        <vt:i4>0</vt:i4>
      </vt:variant>
      <vt:variant>
        <vt:i4>5</vt:i4>
      </vt:variant>
      <vt:variant>
        <vt:lpwstr>https://pubmed.ncbi.nlm.nih.gov/26771021/</vt:lpwstr>
      </vt:variant>
      <vt:variant>
        <vt:lpwstr/>
      </vt:variant>
      <vt:variant>
        <vt:i4>5767237</vt:i4>
      </vt:variant>
      <vt:variant>
        <vt:i4>6</vt:i4>
      </vt:variant>
      <vt:variant>
        <vt:i4>0</vt:i4>
      </vt:variant>
      <vt:variant>
        <vt:i4>5</vt:i4>
      </vt:variant>
      <vt:variant>
        <vt:lpwstr>https://www.biorxiv.org/content/10.1101/2024.04.15.589678v4.full</vt:lpwstr>
      </vt:variant>
      <vt:variant>
        <vt:lpwstr/>
      </vt:variant>
      <vt:variant>
        <vt:i4>5439555</vt:i4>
      </vt:variant>
      <vt:variant>
        <vt:i4>3</vt:i4>
      </vt:variant>
      <vt:variant>
        <vt:i4>0</vt:i4>
      </vt:variant>
      <vt:variant>
        <vt:i4>5</vt:i4>
      </vt:variant>
      <vt:variant>
        <vt:lpwstr>http://www.cell.com/figureguidelines</vt:lpwstr>
      </vt:variant>
      <vt:variant>
        <vt:lpwstr/>
      </vt:variant>
      <vt:variant>
        <vt:i4>6029312</vt:i4>
      </vt:variant>
      <vt:variant>
        <vt:i4>0</vt:i4>
      </vt:variant>
      <vt:variant>
        <vt:i4>0</vt:i4>
      </vt:variant>
      <vt:variant>
        <vt:i4>5</vt:i4>
      </vt:variant>
      <vt:variant>
        <vt:lpwstr>http://www.editorialmanager.com/cell/?__hstc=25856994.c83d2f60aa16a24070159a46c5ace125.1747485481899.1747904097690.1748087818811.3&amp;__hssc=25856994.1.1748087818811&amp;__hsfp=568536523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Guedes Da Silva Afonso</dc:creator>
  <cp:keywords/>
  <dc:description/>
  <cp:lastModifiedBy>Diana Vieira</cp:lastModifiedBy>
  <cp:revision>51</cp:revision>
  <cp:lastPrinted>2025-06-19T17:33:00Z</cp:lastPrinted>
  <dcterms:created xsi:type="dcterms:W3CDTF">2026-08-26T16:24:00Z</dcterms:created>
  <dcterms:modified xsi:type="dcterms:W3CDTF">2026-08-27T09:27:00Z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id="7QlDGlPw"/&gt;&lt;style id="http://www.zotero.org/styles/nucleic-acids-research" hasBibliography="1" bibliographyStyleHasBeenSet="1"/&gt;&lt;prefs&gt;&lt;pref name="fieldType" value="Field"/&gt;&lt;pref name="automaticJo</vt:lpwstr>
  </property>
  <property fmtid="{D5CDD505-2E9C-101B-9397-08002B2CF9AE}" pid="3" name="ZOTERO_PREF_2">
    <vt:lpwstr>urnalAbbreviations" value="true"/&gt;&lt;pref name="dontAskDelayCitationUpdates" value="true"/&gt;&lt;/prefs&gt;&lt;/data&gt;</vt:lpwstr>
  </property>
  <property fmtid="{D5CDD505-2E9C-101B-9397-08002B2CF9AE}" pid="4" name="MSIP_Label_defa4170-0d19-0005-0004-bc88714345d2_Enabled">
    <vt:lpwstr>true</vt:lpwstr>
  </property>
  <property fmtid="{D5CDD505-2E9C-101B-9397-08002B2CF9AE}" pid="5" name="MSIP_Label_defa4170-0d19-0005-0004-bc88714345d2_SetDate">
    <vt:lpwstr>2025-03-12T12:44:26Z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09839d39-20e6-405d-8c08-dbc5e1ab3b3b</vt:lpwstr>
  </property>
  <property fmtid="{D5CDD505-2E9C-101B-9397-08002B2CF9AE}" pid="9" name="MSIP_Label_defa4170-0d19-0005-0004-bc88714345d2_ActionId">
    <vt:lpwstr>d81ac54a-4cfe-4519-a1dc-5def7d9383cf</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y fmtid="{D5CDD505-2E9C-101B-9397-08002B2CF9AE}" pid="12" name="GrammarlyDocumentId">
    <vt:lpwstr>948bb585-d324-47cb-9360-acf385d6bd16</vt:lpwstr>
  </property>
</Properties>
</file>